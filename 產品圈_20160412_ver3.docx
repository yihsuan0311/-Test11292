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AE07F3" w14:textId="77777777" w:rsidR="007B403D" w:rsidRPr="00AC7FF6" w:rsidRDefault="007B403D" w:rsidP="007B403D">
      <w:pPr>
        <w:spacing w:line="360" w:lineRule="auto"/>
        <w:jc w:val="center"/>
        <w:rPr>
          <w:rFonts w:ascii="Times New Roman" w:eastAsia="標楷體" w:hAnsi="Times New Roman"/>
          <w:sz w:val="40"/>
          <w:szCs w:val="40"/>
        </w:rPr>
      </w:pPr>
      <w:r w:rsidRPr="00AC7FF6">
        <w:rPr>
          <w:rFonts w:ascii="Times New Roman" w:eastAsia="標楷體" w:hAnsi="Times New Roman" w:hint="eastAsia"/>
          <w:sz w:val="40"/>
          <w:szCs w:val="40"/>
        </w:rPr>
        <w:t>國　立　成　功　大　學</w:t>
      </w:r>
    </w:p>
    <w:p w14:paraId="7F73C167" w14:textId="77777777" w:rsidR="007B403D" w:rsidRPr="00AC7FF6" w:rsidRDefault="007B403D" w:rsidP="007B403D">
      <w:pPr>
        <w:spacing w:line="360" w:lineRule="auto"/>
        <w:jc w:val="center"/>
        <w:rPr>
          <w:rFonts w:ascii="Times New Roman" w:eastAsia="標楷體" w:hAnsi="Times New Roman"/>
          <w:sz w:val="40"/>
          <w:szCs w:val="40"/>
        </w:rPr>
      </w:pPr>
      <w:r w:rsidRPr="00AC7FF6">
        <w:rPr>
          <w:rFonts w:ascii="Times New Roman" w:eastAsia="標楷體" w:hAnsi="Times New Roman"/>
          <w:sz w:val="40"/>
          <w:szCs w:val="40"/>
        </w:rPr>
        <w:t>資</w:t>
      </w:r>
      <w:r w:rsidRPr="00AC7FF6">
        <w:rPr>
          <w:rFonts w:ascii="Times New Roman" w:eastAsia="標楷體" w:hAnsi="Times New Roman" w:hint="eastAsia"/>
          <w:sz w:val="40"/>
          <w:szCs w:val="40"/>
        </w:rPr>
        <w:t xml:space="preserve"> </w:t>
      </w:r>
      <w:r w:rsidRPr="00AC7FF6">
        <w:rPr>
          <w:rFonts w:ascii="Times New Roman" w:eastAsia="標楷體" w:hAnsi="Times New Roman"/>
          <w:sz w:val="40"/>
          <w:szCs w:val="40"/>
        </w:rPr>
        <w:t>訊</w:t>
      </w:r>
      <w:r w:rsidRPr="00AC7FF6">
        <w:rPr>
          <w:rFonts w:ascii="Times New Roman" w:eastAsia="標楷體" w:hAnsi="Times New Roman" w:hint="eastAsia"/>
          <w:sz w:val="40"/>
          <w:szCs w:val="40"/>
        </w:rPr>
        <w:t xml:space="preserve"> </w:t>
      </w:r>
      <w:r w:rsidRPr="00AC7FF6">
        <w:rPr>
          <w:rFonts w:ascii="Times New Roman" w:eastAsia="標楷體" w:hAnsi="Times New Roman"/>
          <w:sz w:val="40"/>
          <w:szCs w:val="40"/>
        </w:rPr>
        <w:t>管</w:t>
      </w:r>
      <w:r w:rsidRPr="00AC7FF6">
        <w:rPr>
          <w:rFonts w:ascii="Times New Roman" w:eastAsia="標楷體" w:hAnsi="Times New Roman" w:hint="eastAsia"/>
          <w:sz w:val="40"/>
          <w:szCs w:val="40"/>
        </w:rPr>
        <w:t xml:space="preserve"> </w:t>
      </w:r>
      <w:r w:rsidRPr="00AC7FF6">
        <w:rPr>
          <w:rFonts w:ascii="Times New Roman" w:eastAsia="標楷體" w:hAnsi="Times New Roman"/>
          <w:sz w:val="40"/>
          <w:szCs w:val="40"/>
        </w:rPr>
        <w:t>理</w:t>
      </w:r>
      <w:r w:rsidRPr="00AC7FF6">
        <w:rPr>
          <w:rFonts w:ascii="Times New Roman" w:eastAsia="標楷體" w:hAnsi="Times New Roman" w:hint="eastAsia"/>
          <w:sz w:val="40"/>
          <w:szCs w:val="40"/>
        </w:rPr>
        <w:t xml:space="preserve"> </w:t>
      </w:r>
      <w:proofErr w:type="gramStart"/>
      <w:r w:rsidRPr="00AC7FF6">
        <w:rPr>
          <w:rFonts w:ascii="Times New Roman" w:eastAsia="標楷體" w:hAnsi="Times New Roman" w:hint="eastAsia"/>
          <w:sz w:val="40"/>
          <w:szCs w:val="40"/>
        </w:rPr>
        <w:t>研</w:t>
      </w:r>
      <w:proofErr w:type="gramEnd"/>
      <w:r w:rsidRPr="00AC7FF6">
        <w:rPr>
          <w:rFonts w:ascii="Times New Roman" w:eastAsia="標楷體" w:hAnsi="Times New Roman" w:hint="eastAsia"/>
          <w:sz w:val="40"/>
          <w:szCs w:val="40"/>
        </w:rPr>
        <w:t xml:space="preserve"> </w:t>
      </w:r>
      <w:r w:rsidRPr="00AC7FF6">
        <w:rPr>
          <w:rFonts w:ascii="Times New Roman" w:eastAsia="標楷體" w:hAnsi="Times New Roman"/>
          <w:sz w:val="40"/>
          <w:szCs w:val="40"/>
        </w:rPr>
        <w:t>究</w:t>
      </w:r>
      <w:r w:rsidRPr="00AC7FF6">
        <w:rPr>
          <w:rFonts w:ascii="Times New Roman" w:eastAsia="標楷體" w:hAnsi="Times New Roman" w:hint="eastAsia"/>
          <w:sz w:val="40"/>
          <w:szCs w:val="40"/>
        </w:rPr>
        <w:t xml:space="preserve"> </w:t>
      </w:r>
      <w:r w:rsidRPr="00AC7FF6">
        <w:rPr>
          <w:rFonts w:ascii="Times New Roman" w:eastAsia="標楷體" w:hAnsi="Times New Roman"/>
          <w:sz w:val="40"/>
          <w:szCs w:val="40"/>
        </w:rPr>
        <w:t>所</w:t>
      </w:r>
    </w:p>
    <w:p w14:paraId="16CF7B3D" w14:textId="3D499AF0" w:rsidR="007B403D" w:rsidRPr="00AC7FF6" w:rsidRDefault="007B403D" w:rsidP="007B403D">
      <w:pPr>
        <w:spacing w:line="360" w:lineRule="auto"/>
        <w:jc w:val="center"/>
        <w:rPr>
          <w:rFonts w:ascii="Times New Roman" w:eastAsia="標楷體" w:hAnsi="Times New Roman"/>
          <w:sz w:val="40"/>
          <w:szCs w:val="40"/>
        </w:rPr>
      </w:pPr>
      <w:r w:rsidRPr="00AC7FF6">
        <w:rPr>
          <w:rFonts w:ascii="Times New Roman" w:eastAsia="標楷體" w:hAnsi="Times New Roman"/>
          <w:sz w:val="40"/>
          <w:szCs w:val="40"/>
        </w:rPr>
        <w:t>碩</w:t>
      </w:r>
      <w:r w:rsidRPr="00AC7FF6">
        <w:rPr>
          <w:rFonts w:ascii="Times New Roman" w:eastAsia="標楷體" w:hAnsi="Times New Roman" w:hint="eastAsia"/>
          <w:sz w:val="40"/>
          <w:szCs w:val="40"/>
        </w:rPr>
        <w:t xml:space="preserve"> </w:t>
      </w:r>
      <w:r w:rsidRPr="00AC7FF6">
        <w:rPr>
          <w:rFonts w:ascii="Times New Roman" w:eastAsia="標楷體" w:hAnsi="Times New Roman"/>
          <w:sz w:val="40"/>
          <w:szCs w:val="40"/>
        </w:rPr>
        <w:t>士</w:t>
      </w:r>
      <w:r w:rsidRPr="00AC7FF6">
        <w:rPr>
          <w:rFonts w:ascii="Times New Roman" w:eastAsia="標楷體" w:hAnsi="Times New Roman" w:hint="eastAsia"/>
          <w:sz w:val="40"/>
          <w:szCs w:val="40"/>
        </w:rPr>
        <w:t xml:space="preserve"> </w:t>
      </w:r>
      <w:r w:rsidRPr="00AC7FF6">
        <w:rPr>
          <w:rFonts w:ascii="Times New Roman" w:eastAsia="標楷體" w:hAnsi="Times New Roman" w:hint="eastAsia"/>
          <w:sz w:val="40"/>
          <w:szCs w:val="40"/>
        </w:rPr>
        <w:t>論</w:t>
      </w:r>
      <w:r w:rsidRPr="00AC7FF6">
        <w:rPr>
          <w:rFonts w:ascii="Times New Roman" w:eastAsia="標楷體" w:hAnsi="Times New Roman" w:hint="eastAsia"/>
          <w:sz w:val="40"/>
          <w:szCs w:val="40"/>
        </w:rPr>
        <w:t xml:space="preserve"> </w:t>
      </w:r>
      <w:r w:rsidRPr="00AC7FF6">
        <w:rPr>
          <w:rFonts w:ascii="Times New Roman" w:eastAsia="標楷體" w:hAnsi="Times New Roman" w:hint="eastAsia"/>
          <w:sz w:val="40"/>
          <w:szCs w:val="40"/>
        </w:rPr>
        <w:t>文</w:t>
      </w:r>
      <w:r w:rsidR="004947C1" w:rsidRPr="00AC7FF6">
        <w:rPr>
          <w:rFonts w:ascii="Times New Roman" w:eastAsia="標楷體" w:hAnsi="Times New Roman" w:hint="eastAsia"/>
          <w:sz w:val="40"/>
          <w:szCs w:val="40"/>
        </w:rPr>
        <w:t xml:space="preserve"> </w:t>
      </w:r>
      <w:r w:rsidR="004947C1" w:rsidRPr="00AC7FF6">
        <w:rPr>
          <w:rFonts w:ascii="Times New Roman" w:eastAsia="標楷體" w:hAnsi="Times New Roman" w:hint="eastAsia"/>
          <w:sz w:val="40"/>
          <w:szCs w:val="40"/>
        </w:rPr>
        <w:t>計</w:t>
      </w:r>
      <w:r w:rsidR="004947C1" w:rsidRPr="00AC7FF6">
        <w:rPr>
          <w:rFonts w:ascii="Times New Roman" w:eastAsia="標楷體" w:hAnsi="Times New Roman" w:hint="eastAsia"/>
          <w:sz w:val="40"/>
          <w:szCs w:val="40"/>
        </w:rPr>
        <w:t xml:space="preserve"> </w:t>
      </w:r>
      <w:r w:rsidR="004947C1" w:rsidRPr="00AC7FF6">
        <w:rPr>
          <w:rFonts w:ascii="Times New Roman" w:eastAsia="標楷體" w:hAnsi="Times New Roman" w:hint="eastAsia"/>
          <w:sz w:val="40"/>
          <w:szCs w:val="40"/>
        </w:rPr>
        <w:t>劃</w:t>
      </w:r>
      <w:r w:rsidR="004947C1" w:rsidRPr="00AC7FF6">
        <w:rPr>
          <w:rFonts w:ascii="Times New Roman" w:eastAsia="標楷體" w:hAnsi="Times New Roman" w:hint="eastAsia"/>
          <w:sz w:val="40"/>
          <w:szCs w:val="40"/>
        </w:rPr>
        <w:t xml:space="preserve"> </w:t>
      </w:r>
      <w:r w:rsidR="004947C1" w:rsidRPr="00AC7FF6">
        <w:rPr>
          <w:rFonts w:ascii="Times New Roman" w:eastAsia="標楷體" w:hAnsi="Times New Roman" w:hint="eastAsia"/>
          <w:sz w:val="40"/>
          <w:szCs w:val="40"/>
        </w:rPr>
        <w:t>書</w:t>
      </w:r>
    </w:p>
    <w:p w14:paraId="3A41ED8E" w14:textId="77777777" w:rsidR="007B403D" w:rsidRPr="00AC7FF6" w:rsidRDefault="007B403D" w:rsidP="007B403D">
      <w:pPr>
        <w:spacing w:line="360" w:lineRule="auto"/>
        <w:jc w:val="center"/>
        <w:rPr>
          <w:rFonts w:ascii="Times New Roman" w:eastAsia="標楷體" w:hAnsi="Times New Roman"/>
          <w:sz w:val="40"/>
          <w:szCs w:val="40"/>
        </w:rPr>
      </w:pPr>
    </w:p>
    <w:p w14:paraId="477EC26F" w14:textId="77777777" w:rsidR="004947C1" w:rsidRPr="00AC7FF6" w:rsidRDefault="004947C1" w:rsidP="007B403D">
      <w:pPr>
        <w:spacing w:line="360" w:lineRule="auto"/>
        <w:jc w:val="center"/>
        <w:rPr>
          <w:rFonts w:ascii="Times New Roman" w:eastAsia="標楷體" w:hAnsi="Times New Roman"/>
          <w:sz w:val="40"/>
          <w:szCs w:val="40"/>
        </w:rPr>
      </w:pPr>
    </w:p>
    <w:p w14:paraId="0E43381B" w14:textId="77777777" w:rsidR="007B403D" w:rsidRPr="009B3FDA" w:rsidRDefault="007B403D" w:rsidP="007B403D">
      <w:pPr>
        <w:spacing w:line="360" w:lineRule="auto"/>
        <w:jc w:val="center"/>
        <w:rPr>
          <w:rFonts w:ascii="Times New Roman" w:eastAsia="標楷體" w:hAnsi="Times New Roman"/>
          <w:sz w:val="40"/>
          <w:szCs w:val="40"/>
        </w:rPr>
      </w:pPr>
    </w:p>
    <w:p w14:paraId="14096545" w14:textId="1CEDBE21" w:rsidR="004947C1" w:rsidRPr="00AC7FF6" w:rsidRDefault="007B403D" w:rsidP="004947C1">
      <w:pPr>
        <w:spacing w:line="360" w:lineRule="auto"/>
        <w:jc w:val="center"/>
        <w:rPr>
          <w:rFonts w:ascii="Times New Roman" w:eastAsia="標楷體" w:hAnsi="Times New Roman"/>
          <w:spacing w:val="-10"/>
          <w:sz w:val="40"/>
          <w:szCs w:val="40"/>
        </w:rPr>
      </w:pPr>
      <w:r w:rsidRPr="00AC7FF6">
        <w:rPr>
          <w:rFonts w:ascii="Times New Roman" w:eastAsia="標楷體" w:hAnsi="Times New Roman" w:hint="eastAsia"/>
          <w:bCs/>
          <w:spacing w:val="-10"/>
          <w:sz w:val="40"/>
          <w:szCs w:val="40"/>
        </w:rPr>
        <w:t>產品集的個人化推薦：以美妝保養社群網站為例</w:t>
      </w:r>
    </w:p>
    <w:p w14:paraId="67A3B414" w14:textId="77777777" w:rsidR="004947C1" w:rsidRDefault="004947C1" w:rsidP="004947C1">
      <w:pPr>
        <w:spacing w:line="360" w:lineRule="auto"/>
        <w:jc w:val="center"/>
        <w:rPr>
          <w:rFonts w:ascii="Times New Roman" w:eastAsia="標楷體" w:hAnsi="Times New Roman"/>
          <w:spacing w:val="-10"/>
          <w:sz w:val="36"/>
          <w:szCs w:val="36"/>
        </w:rPr>
      </w:pPr>
    </w:p>
    <w:p w14:paraId="0E405708" w14:textId="77777777" w:rsidR="004947C1" w:rsidRDefault="004947C1" w:rsidP="004947C1">
      <w:pPr>
        <w:spacing w:line="360" w:lineRule="auto"/>
        <w:jc w:val="center"/>
        <w:rPr>
          <w:rFonts w:ascii="Times New Roman" w:eastAsia="標楷體" w:hAnsi="Times New Roman"/>
          <w:spacing w:val="-10"/>
          <w:sz w:val="36"/>
          <w:szCs w:val="36"/>
        </w:rPr>
      </w:pPr>
    </w:p>
    <w:p w14:paraId="555799BC" w14:textId="77777777" w:rsidR="004947C1" w:rsidRDefault="004947C1" w:rsidP="004947C1">
      <w:pPr>
        <w:spacing w:line="360" w:lineRule="auto"/>
        <w:jc w:val="center"/>
        <w:rPr>
          <w:rFonts w:ascii="Times New Roman" w:eastAsia="標楷體" w:hAnsi="Times New Roman"/>
          <w:spacing w:val="-10"/>
          <w:sz w:val="36"/>
          <w:szCs w:val="36"/>
        </w:rPr>
      </w:pPr>
    </w:p>
    <w:p w14:paraId="1CB1943F" w14:textId="2485F93E" w:rsidR="004947C1" w:rsidRPr="00AC7FF6" w:rsidRDefault="004947C1" w:rsidP="004947C1">
      <w:pPr>
        <w:spacing w:line="360" w:lineRule="auto"/>
        <w:jc w:val="center"/>
        <w:rPr>
          <w:rFonts w:ascii="Times New Roman" w:eastAsia="標楷體" w:hAnsi="Times New Roman"/>
          <w:spacing w:val="-10"/>
          <w:sz w:val="32"/>
          <w:szCs w:val="36"/>
        </w:rPr>
      </w:pPr>
      <w:r w:rsidRPr="00AC7FF6">
        <w:rPr>
          <w:rFonts w:ascii="Times New Roman" w:eastAsia="標楷體" w:hAnsi="Times New Roman" w:hint="eastAsia"/>
          <w:spacing w:val="-10"/>
          <w:sz w:val="32"/>
          <w:szCs w:val="36"/>
        </w:rPr>
        <w:t>審查委員：</w:t>
      </w:r>
    </w:p>
    <w:p w14:paraId="42B7983D" w14:textId="5B1D0B84" w:rsidR="004947C1" w:rsidRPr="00AC7FF6" w:rsidRDefault="004947C1" w:rsidP="00ED2756">
      <w:pPr>
        <w:spacing w:line="360" w:lineRule="auto"/>
        <w:jc w:val="center"/>
        <w:rPr>
          <w:rFonts w:ascii="Times New Roman" w:eastAsia="標楷體" w:hAnsi="Times New Roman"/>
          <w:spacing w:val="-10"/>
          <w:sz w:val="32"/>
          <w:szCs w:val="36"/>
          <w:u w:val="single"/>
        </w:rPr>
      </w:pPr>
      <w:r w:rsidRPr="00AC7FF6">
        <w:rPr>
          <w:rFonts w:ascii="Times New Roman" w:eastAsia="標楷體" w:hAnsi="Times New Roman" w:hint="eastAsia"/>
          <w:spacing w:val="-10"/>
          <w:sz w:val="32"/>
          <w:szCs w:val="36"/>
          <w:u w:val="single"/>
        </w:rPr>
        <w:t>林明毅博士</w:t>
      </w:r>
      <w:r w:rsidRPr="00AC7FF6">
        <w:rPr>
          <w:rFonts w:ascii="Times New Roman" w:eastAsia="標楷體" w:hAnsi="Times New Roman" w:hint="eastAsia"/>
          <w:spacing w:val="-10"/>
          <w:sz w:val="32"/>
          <w:szCs w:val="36"/>
        </w:rPr>
        <w:t xml:space="preserve">　</w:t>
      </w:r>
      <w:r w:rsidRPr="00AC7FF6">
        <w:rPr>
          <w:rFonts w:ascii="Times New Roman" w:eastAsia="標楷體" w:hAnsi="Times New Roman" w:hint="eastAsia"/>
          <w:spacing w:val="-10"/>
          <w:sz w:val="32"/>
          <w:szCs w:val="36"/>
          <w:u w:val="single"/>
        </w:rPr>
        <w:t>劉任修博士</w:t>
      </w:r>
    </w:p>
    <w:p w14:paraId="32E37F29" w14:textId="77777777" w:rsidR="004947C1" w:rsidRPr="00AC7FF6" w:rsidRDefault="004947C1" w:rsidP="004947C1">
      <w:pPr>
        <w:spacing w:line="360" w:lineRule="auto"/>
        <w:jc w:val="center"/>
        <w:rPr>
          <w:rFonts w:ascii="Times New Roman" w:eastAsia="標楷體" w:hAnsi="Times New Roman"/>
          <w:spacing w:val="-10"/>
          <w:sz w:val="40"/>
          <w:szCs w:val="36"/>
          <w:u w:val="single"/>
        </w:rPr>
      </w:pPr>
    </w:p>
    <w:p w14:paraId="69D2213F" w14:textId="77777777" w:rsidR="004947C1" w:rsidRPr="00AC7FF6" w:rsidRDefault="004947C1" w:rsidP="004947C1">
      <w:pPr>
        <w:spacing w:line="360" w:lineRule="auto"/>
        <w:jc w:val="center"/>
        <w:rPr>
          <w:rFonts w:ascii="Times New Roman" w:eastAsia="標楷體" w:hAnsi="Times New Roman"/>
          <w:spacing w:val="-10"/>
          <w:sz w:val="40"/>
          <w:szCs w:val="36"/>
        </w:rPr>
      </w:pPr>
    </w:p>
    <w:p w14:paraId="34AB8062" w14:textId="77777777" w:rsidR="001F2457" w:rsidRDefault="007B403D" w:rsidP="00774196">
      <w:pPr>
        <w:spacing w:line="360" w:lineRule="auto"/>
        <w:ind w:right="-1" w:firstLineChars="1550" w:firstLine="4960"/>
        <w:rPr>
          <w:rFonts w:ascii="Times New Roman" w:eastAsia="標楷體" w:hAnsi="Times New Roman"/>
          <w:sz w:val="32"/>
          <w:szCs w:val="32"/>
        </w:rPr>
      </w:pPr>
      <w:proofErr w:type="gramStart"/>
      <w:r w:rsidRPr="00AC7FF6">
        <w:rPr>
          <w:rFonts w:ascii="Times New Roman" w:eastAsia="標楷體" w:hAnsi="Times New Roman" w:hint="eastAsia"/>
          <w:sz w:val="32"/>
          <w:szCs w:val="32"/>
        </w:rPr>
        <w:t>研</w:t>
      </w:r>
      <w:proofErr w:type="gramEnd"/>
      <w:r w:rsidRPr="00AC7FF6">
        <w:rPr>
          <w:rFonts w:ascii="Times New Roman" w:eastAsia="標楷體" w:hAnsi="Times New Roman" w:hint="eastAsia"/>
          <w:sz w:val="32"/>
          <w:szCs w:val="32"/>
        </w:rPr>
        <w:t xml:space="preserve"> </w:t>
      </w:r>
      <w:r w:rsidRPr="00AC7FF6">
        <w:rPr>
          <w:rFonts w:ascii="Times New Roman" w:eastAsia="標楷體" w:hAnsi="Times New Roman" w:hint="eastAsia"/>
          <w:sz w:val="32"/>
          <w:szCs w:val="32"/>
        </w:rPr>
        <w:t>究</w:t>
      </w:r>
      <w:r w:rsidRPr="00AC7FF6">
        <w:rPr>
          <w:rFonts w:ascii="Times New Roman" w:eastAsia="標楷體" w:hAnsi="Times New Roman" w:hint="eastAsia"/>
          <w:sz w:val="32"/>
          <w:szCs w:val="32"/>
        </w:rPr>
        <w:t xml:space="preserve"> </w:t>
      </w:r>
      <w:r w:rsidRPr="00AC7FF6">
        <w:rPr>
          <w:rFonts w:ascii="Times New Roman" w:eastAsia="標楷體" w:hAnsi="Times New Roman" w:hint="eastAsia"/>
          <w:sz w:val="32"/>
          <w:szCs w:val="32"/>
        </w:rPr>
        <w:t>生：黃琬玲</w:t>
      </w:r>
    </w:p>
    <w:p w14:paraId="3B3BF779" w14:textId="77777777" w:rsidR="001F2457" w:rsidRDefault="007B403D" w:rsidP="00774196">
      <w:pPr>
        <w:spacing w:line="360" w:lineRule="auto"/>
        <w:ind w:right="-1" w:firstLineChars="1550" w:firstLine="4960"/>
        <w:rPr>
          <w:rFonts w:ascii="Times New Roman" w:eastAsia="標楷體" w:hAnsi="Times New Roman"/>
          <w:sz w:val="32"/>
          <w:szCs w:val="32"/>
        </w:rPr>
      </w:pPr>
      <w:r w:rsidRPr="00AC7FF6">
        <w:rPr>
          <w:rFonts w:ascii="Times New Roman" w:eastAsia="標楷體" w:hAnsi="Times New Roman" w:hint="eastAsia"/>
          <w:sz w:val="32"/>
          <w:szCs w:val="32"/>
        </w:rPr>
        <w:t>指導教授：王</w:t>
      </w:r>
      <w:r w:rsidRPr="00AC7FF6">
        <w:rPr>
          <w:rFonts w:ascii="Times New Roman" w:eastAsia="標楷體" w:hAnsi="Times New Roman"/>
          <w:sz w:val="32"/>
          <w:szCs w:val="32"/>
        </w:rPr>
        <w:t>惠嘉</w:t>
      </w:r>
      <w:r w:rsidRPr="00AC7FF6">
        <w:rPr>
          <w:rFonts w:ascii="Times New Roman" w:eastAsia="標楷體" w:hAnsi="Times New Roman" w:hint="eastAsia"/>
          <w:sz w:val="32"/>
          <w:szCs w:val="32"/>
        </w:rPr>
        <w:t xml:space="preserve"> </w:t>
      </w:r>
      <w:r w:rsidRPr="00AC7FF6">
        <w:rPr>
          <w:rFonts w:ascii="Times New Roman" w:eastAsia="標楷體" w:hAnsi="Times New Roman" w:hint="eastAsia"/>
          <w:sz w:val="32"/>
          <w:szCs w:val="32"/>
        </w:rPr>
        <w:t>博</w:t>
      </w:r>
      <w:r w:rsidRPr="00AC7FF6">
        <w:rPr>
          <w:rFonts w:ascii="Times New Roman" w:eastAsia="標楷體" w:hAnsi="Times New Roman"/>
          <w:sz w:val="32"/>
          <w:szCs w:val="32"/>
        </w:rPr>
        <w:t>士</w:t>
      </w:r>
    </w:p>
    <w:p w14:paraId="52E5693B" w14:textId="52D5E4B3" w:rsidR="001F2457" w:rsidRDefault="00AC7FF6" w:rsidP="00774196">
      <w:pPr>
        <w:spacing w:line="360" w:lineRule="auto"/>
        <w:ind w:right="1280" w:firstLineChars="1550" w:firstLine="4960"/>
        <w:rPr>
          <w:rFonts w:ascii="Times New Roman" w:eastAsia="標楷體" w:hAnsi="Times New Roman"/>
          <w:sz w:val="32"/>
          <w:szCs w:val="32"/>
        </w:rPr>
      </w:pPr>
      <w:r w:rsidRPr="00AC7FF6">
        <w:rPr>
          <w:rFonts w:ascii="Times New Roman" w:eastAsia="標楷體" w:hAnsi="Times New Roman" w:hint="eastAsia"/>
          <w:sz w:val="32"/>
          <w:szCs w:val="32"/>
        </w:rPr>
        <w:t>地</w:t>
      </w:r>
      <w:r>
        <w:rPr>
          <w:rFonts w:ascii="Times New Roman" w:eastAsia="標楷體" w:hAnsi="Times New Roman" w:hint="eastAsia"/>
          <w:sz w:val="32"/>
          <w:szCs w:val="32"/>
        </w:rPr>
        <w:t xml:space="preserve"> </w:t>
      </w:r>
      <w:r w:rsidR="00774196">
        <w:rPr>
          <w:rFonts w:ascii="Times New Roman" w:eastAsia="標楷體" w:hAnsi="Times New Roman"/>
          <w:sz w:val="32"/>
          <w:szCs w:val="32"/>
        </w:rPr>
        <w:t xml:space="preserve">  </w:t>
      </w:r>
      <w:r>
        <w:rPr>
          <w:rFonts w:ascii="Times New Roman" w:eastAsia="標楷體" w:hAnsi="Times New Roman" w:hint="eastAsia"/>
          <w:sz w:val="32"/>
          <w:szCs w:val="32"/>
        </w:rPr>
        <w:t xml:space="preserve"> </w:t>
      </w:r>
      <w:r w:rsidRPr="00AC7FF6">
        <w:rPr>
          <w:rFonts w:ascii="Times New Roman" w:eastAsia="標楷體" w:hAnsi="Times New Roman" w:hint="eastAsia"/>
          <w:sz w:val="32"/>
          <w:szCs w:val="32"/>
        </w:rPr>
        <w:t>點：</w:t>
      </w:r>
      <w:r w:rsidRPr="00AC7FF6">
        <w:rPr>
          <w:rFonts w:ascii="Times New Roman" w:eastAsia="標楷體" w:hAnsi="Times New Roman" w:hint="eastAsia"/>
          <w:sz w:val="32"/>
          <w:szCs w:val="32"/>
        </w:rPr>
        <w:t>61208</w:t>
      </w:r>
      <w:r w:rsidRPr="00AC7FF6">
        <w:rPr>
          <w:rFonts w:ascii="Times New Roman" w:eastAsia="標楷體" w:hAnsi="Times New Roman" w:hint="eastAsia"/>
          <w:sz w:val="32"/>
          <w:szCs w:val="32"/>
        </w:rPr>
        <w:t>教室</w:t>
      </w:r>
    </w:p>
    <w:p w14:paraId="7312CC73" w14:textId="27B76EC3" w:rsidR="007B403D" w:rsidRPr="00AC7FF6" w:rsidRDefault="00AC7FF6" w:rsidP="00774196">
      <w:pPr>
        <w:spacing w:line="360" w:lineRule="auto"/>
        <w:ind w:right="-1" w:firstLineChars="1550" w:firstLine="4960"/>
        <w:rPr>
          <w:rFonts w:ascii="Times New Roman" w:eastAsia="標楷體" w:hAnsi="Times New Roman"/>
          <w:sz w:val="32"/>
          <w:szCs w:val="32"/>
        </w:rPr>
        <w:sectPr w:rsidR="007B403D" w:rsidRPr="00AC7FF6" w:rsidSect="006B569C">
          <w:headerReference w:type="even" r:id="rId9"/>
          <w:headerReference w:type="default" r:id="rId10"/>
          <w:footerReference w:type="even" r:id="rId11"/>
          <w:footerReference w:type="default" r:id="rId12"/>
          <w:headerReference w:type="first" r:id="rId13"/>
          <w:footerReference w:type="first" r:id="rId14"/>
          <w:pgSz w:w="11906" w:h="16838"/>
          <w:pgMar w:top="1304" w:right="1134" w:bottom="1701" w:left="1134" w:header="851" w:footer="992" w:gutter="0"/>
          <w:pgNumType w:fmt="lowerRoman" w:start="1"/>
          <w:cols w:space="425"/>
          <w:titlePg/>
          <w:docGrid w:type="linesAndChars" w:linePitch="360"/>
        </w:sectPr>
      </w:pPr>
      <w:r>
        <w:rPr>
          <w:rFonts w:ascii="Times New Roman" w:eastAsia="標楷體" w:hAnsi="Times New Roman" w:hint="eastAsia"/>
          <w:sz w:val="32"/>
          <w:szCs w:val="32"/>
        </w:rPr>
        <w:t>日</w:t>
      </w:r>
      <w:r>
        <w:rPr>
          <w:rFonts w:ascii="Times New Roman" w:eastAsia="標楷體" w:hAnsi="Times New Roman" w:hint="eastAsia"/>
          <w:sz w:val="32"/>
          <w:szCs w:val="32"/>
        </w:rPr>
        <w:t xml:space="preserve">  </w:t>
      </w:r>
      <w:r w:rsidR="00774196">
        <w:rPr>
          <w:rFonts w:ascii="Times New Roman" w:eastAsia="標楷體" w:hAnsi="Times New Roman"/>
          <w:sz w:val="32"/>
          <w:szCs w:val="32"/>
        </w:rPr>
        <w:t xml:space="preserve">  </w:t>
      </w:r>
      <w:r>
        <w:rPr>
          <w:rFonts w:ascii="Times New Roman" w:eastAsia="標楷體" w:hAnsi="Times New Roman" w:hint="eastAsia"/>
          <w:sz w:val="32"/>
          <w:szCs w:val="32"/>
        </w:rPr>
        <w:t>期：</w:t>
      </w:r>
      <w:r>
        <w:rPr>
          <w:rFonts w:ascii="Times New Roman" w:eastAsia="標楷體" w:hAnsi="Times New Roman" w:hint="eastAsia"/>
          <w:sz w:val="32"/>
          <w:szCs w:val="32"/>
        </w:rPr>
        <w:t>201</w:t>
      </w:r>
      <w:r w:rsidR="00ED2756">
        <w:rPr>
          <w:rFonts w:ascii="Times New Roman" w:eastAsia="標楷體" w:hAnsi="Times New Roman"/>
          <w:sz w:val="32"/>
          <w:szCs w:val="32"/>
        </w:rPr>
        <w:t>6</w:t>
      </w:r>
      <w:r>
        <w:rPr>
          <w:rFonts w:ascii="Times New Roman" w:eastAsia="標楷體" w:hAnsi="Times New Roman" w:hint="eastAsia"/>
          <w:sz w:val="32"/>
          <w:szCs w:val="32"/>
        </w:rPr>
        <w:t>.</w:t>
      </w:r>
      <w:r w:rsidR="00ED2756">
        <w:rPr>
          <w:rFonts w:ascii="Times New Roman" w:eastAsia="標楷體" w:hAnsi="Times New Roman"/>
          <w:sz w:val="32"/>
          <w:szCs w:val="32"/>
        </w:rPr>
        <w:t>04</w:t>
      </w:r>
      <w:r>
        <w:rPr>
          <w:rFonts w:ascii="Times New Roman" w:eastAsia="標楷體" w:hAnsi="Times New Roman" w:hint="eastAsia"/>
          <w:sz w:val="32"/>
          <w:szCs w:val="32"/>
        </w:rPr>
        <w:t>.</w:t>
      </w:r>
      <w:r w:rsidR="00ED2756">
        <w:rPr>
          <w:rFonts w:ascii="Times New Roman" w:eastAsia="標楷體" w:hAnsi="Times New Roman"/>
          <w:sz w:val="32"/>
          <w:szCs w:val="32"/>
        </w:rPr>
        <w:t>28</w:t>
      </w:r>
      <w:r>
        <w:rPr>
          <w:rFonts w:ascii="Times New Roman" w:eastAsia="標楷體" w:hAnsi="Times New Roman" w:hint="eastAsia"/>
          <w:sz w:val="32"/>
          <w:szCs w:val="32"/>
        </w:rPr>
        <w:t xml:space="preserve"> 13:10~14:00               </w:t>
      </w:r>
    </w:p>
    <w:p w14:paraId="09853FA2" w14:textId="549B8B9A" w:rsidR="004947C1" w:rsidRDefault="004947C1" w:rsidP="004947C1">
      <w:pPr>
        <w:pStyle w:val="a9"/>
        <w:spacing w:line="360" w:lineRule="auto"/>
        <w:jc w:val="center"/>
        <w:rPr>
          <w:rFonts w:ascii="標楷體" w:eastAsia="標楷體" w:hAnsi="標楷體"/>
          <w:b/>
          <w:color w:val="000000"/>
          <w:sz w:val="36"/>
          <w:lang w:val="zh-TW"/>
        </w:rPr>
      </w:pPr>
      <w:r>
        <w:rPr>
          <w:rFonts w:ascii="標楷體" w:eastAsia="標楷體" w:hAnsi="標楷體" w:hint="eastAsia"/>
          <w:b/>
          <w:color w:val="000000"/>
          <w:sz w:val="36"/>
          <w:lang w:val="zh-TW"/>
        </w:rPr>
        <w:lastRenderedPageBreak/>
        <w:t>摘要</w:t>
      </w:r>
    </w:p>
    <w:p w14:paraId="75A48CD9" w14:textId="2DAD8260" w:rsidR="0018078F" w:rsidRDefault="00EC5060" w:rsidP="00EC5060">
      <w:pPr>
        <w:widowControl/>
        <w:spacing w:line="360" w:lineRule="auto"/>
        <w:rPr>
          <w:rFonts w:ascii="標楷體" w:eastAsia="標楷體" w:hAnsi="標楷體" w:cs="Times New Roman"/>
          <w:color w:val="000000"/>
          <w:kern w:val="0"/>
          <w:szCs w:val="32"/>
          <w:lang w:val="zh-TW"/>
        </w:rPr>
      </w:pPr>
      <w:r>
        <w:rPr>
          <w:rFonts w:ascii="標楷體" w:eastAsia="標楷體" w:hAnsi="標楷體" w:cs="Times New Roman" w:hint="eastAsia"/>
          <w:color w:val="000000"/>
          <w:kern w:val="0"/>
          <w:szCs w:val="32"/>
          <w:lang w:val="zh-TW"/>
        </w:rPr>
        <w:t xml:space="preserve">    </w:t>
      </w:r>
      <w:r>
        <w:rPr>
          <w:rFonts w:ascii="Times New Roman" w:eastAsia="標楷體" w:hAnsi="Times New Roman" w:hint="eastAsia"/>
        </w:rPr>
        <w:t>隨著網路技術發展，除了社群概念的興起外</w:t>
      </w:r>
      <w:r w:rsidRPr="002306A2">
        <w:rPr>
          <w:rFonts w:ascii="Times New Roman" w:eastAsia="標楷體" w:hAnsi="Times New Roman" w:hint="eastAsia"/>
        </w:rPr>
        <w:t>，許多觀念也透過網際網路等傳播媒體逐漸普及：美妝保養便是一個很好的例子。</w:t>
      </w:r>
      <w:r>
        <w:rPr>
          <w:rFonts w:ascii="Times New Roman" w:eastAsia="標楷體" w:hAnsi="Times New Roman" w:hint="eastAsia"/>
        </w:rPr>
        <w:t>美妝保養產品原本被視為是附加於消費者身上的奢侈品，但</w:t>
      </w:r>
      <w:r w:rsidRPr="002306A2">
        <w:rPr>
          <w:rFonts w:ascii="Times New Roman" w:eastAsia="標楷體" w:hAnsi="Times New Roman" w:hint="eastAsia"/>
        </w:rPr>
        <w:t>隨著資訊的傳播</w:t>
      </w:r>
      <w:r>
        <w:rPr>
          <w:rFonts w:ascii="Times New Roman" w:eastAsia="標楷體" w:hAnsi="Times New Roman" w:hint="eastAsia"/>
        </w:rPr>
        <w:t>，使得大量與美妝保養相關的資訊不停被置入至大眾的日常生活中，</w:t>
      </w:r>
      <w:r w:rsidRPr="002306A2">
        <w:rPr>
          <w:rFonts w:ascii="Times New Roman" w:eastAsia="標楷體" w:hAnsi="Times New Roman" w:hint="eastAsia"/>
        </w:rPr>
        <w:t>人們</w:t>
      </w:r>
      <w:r>
        <w:rPr>
          <w:rFonts w:ascii="Times New Roman" w:eastAsia="標楷體" w:hAnsi="Times New Roman" w:hint="eastAsia"/>
        </w:rPr>
        <w:t>因</w:t>
      </w:r>
      <w:r w:rsidR="002767C6">
        <w:rPr>
          <w:rFonts w:ascii="Times New Roman" w:eastAsia="標楷體" w:hAnsi="Times New Roman" w:hint="eastAsia"/>
        </w:rPr>
        <w:t>此</w:t>
      </w:r>
      <w:r w:rsidRPr="002306A2">
        <w:rPr>
          <w:rFonts w:ascii="Times New Roman" w:eastAsia="標楷體" w:hAnsi="Times New Roman" w:hint="eastAsia"/>
        </w:rPr>
        <w:t>越來越重視美妝保養。</w:t>
      </w:r>
      <w:r w:rsidR="0018078F">
        <w:rPr>
          <w:rFonts w:ascii="標楷體" w:eastAsia="標楷體" w:hAnsi="標楷體" w:cs="Times New Roman" w:hint="eastAsia"/>
          <w:color w:val="000000"/>
          <w:kern w:val="0"/>
          <w:szCs w:val="32"/>
          <w:lang w:val="zh-TW"/>
        </w:rPr>
        <w:t>但隨著</w:t>
      </w:r>
      <w:r w:rsidRPr="00EC5060">
        <w:rPr>
          <w:rFonts w:ascii="標楷體" w:eastAsia="標楷體" w:hAnsi="標楷體" w:cs="Times New Roman" w:hint="eastAsia"/>
          <w:color w:val="000000"/>
          <w:kern w:val="0"/>
          <w:szCs w:val="32"/>
          <w:lang w:val="zh-TW"/>
        </w:rPr>
        <w:t>美妝保養資訊的大量增加，造成使用者資訊過載，使用者無法消化龐大資訊，</w:t>
      </w:r>
      <w:r w:rsidR="0018078F">
        <w:rPr>
          <w:rFonts w:ascii="標楷體" w:eastAsia="標楷體" w:hAnsi="標楷體" w:cs="Times New Roman" w:hint="eastAsia"/>
          <w:color w:val="000000"/>
          <w:kern w:val="0"/>
          <w:szCs w:val="32"/>
          <w:lang w:val="zh-TW"/>
        </w:rPr>
        <w:t>且</w:t>
      </w:r>
      <w:r>
        <w:rPr>
          <w:rFonts w:ascii="標楷體" w:eastAsia="標楷體" w:hAnsi="標楷體" w:cs="Times New Roman" w:hint="eastAsia"/>
          <w:color w:val="000000"/>
          <w:kern w:val="0"/>
          <w:szCs w:val="32"/>
          <w:lang w:val="zh-TW"/>
        </w:rPr>
        <w:t>過去在</w:t>
      </w:r>
      <w:r w:rsidRPr="00EC5060">
        <w:rPr>
          <w:rFonts w:ascii="標楷體" w:eastAsia="標楷體" w:hAnsi="標楷體" w:cs="Times New Roman" w:hint="eastAsia"/>
          <w:color w:val="000000"/>
          <w:kern w:val="0"/>
          <w:szCs w:val="32"/>
          <w:lang w:val="zh-TW"/>
        </w:rPr>
        <w:t>此領域中並無相關之資訊過濾系統協助使用者過濾出符合其需求之資訊，因此使用者需要</w:t>
      </w:r>
      <w:proofErr w:type="gramStart"/>
      <w:r w:rsidRPr="00EC5060">
        <w:rPr>
          <w:rFonts w:ascii="標楷體" w:eastAsia="標楷體" w:hAnsi="標楷體" w:cs="Times New Roman" w:hint="eastAsia"/>
          <w:color w:val="000000"/>
          <w:kern w:val="0"/>
          <w:szCs w:val="32"/>
          <w:lang w:val="zh-TW"/>
        </w:rPr>
        <w:t>一</w:t>
      </w:r>
      <w:proofErr w:type="gramEnd"/>
      <w:r w:rsidRPr="00EC5060">
        <w:rPr>
          <w:rFonts w:ascii="標楷體" w:eastAsia="標楷體" w:hAnsi="標楷體" w:cs="Times New Roman" w:hint="eastAsia"/>
          <w:color w:val="000000"/>
          <w:kern w:val="0"/>
          <w:szCs w:val="32"/>
          <w:lang w:val="zh-TW"/>
        </w:rPr>
        <w:t>資訊過濾系統協助取得符合其需求的美妝保養資訊。</w:t>
      </w:r>
    </w:p>
    <w:p w14:paraId="3DA4C5B4" w14:textId="277F9FFF" w:rsidR="002767C6" w:rsidRDefault="002767C6" w:rsidP="00EC5060">
      <w:pPr>
        <w:widowControl/>
        <w:spacing w:line="360" w:lineRule="auto"/>
        <w:rPr>
          <w:rFonts w:ascii="標楷體" w:eastAsia="標楷體" w:hAnsi="標楷體" w:cs="Times New Roman"/>
          <w:color w:val="000000"/>
          <w:kern w:val="0"/>
          <w:szCs w:val="32"/>
          <w:lang w:val="zh-TW"/>
        </w:rPr>
      </w:pPr>
      <w:r>
        <w:rPr>
          <w:rFonts w:ascii="標楷體" w:eastAsia="標楷體" w:hAnsi="標楷體" w:cs="Times New Roman" w:hint="eastAsia"/>
          <w:color w:val="000000"/>
          <w:kern w:val="0"/>
          <w:szCs w:val="32"/>
          <w:lang w:val="zh-TW"/>
        </w:rPr>
        <w:t xml:space="preserve"> </w:t>
      </w:r>
      <w:r>
        <w:rPr>
          <w:rFonts w:ascii="標楷體" w:eastAsia="標楷體" w:hAnsi="標楷體" w:cs="Times New Roman"/>
          <w:color w:val="000000"/>
          <w:kern w:val="0"/>
          <w:szCs w:val="32"/>
          <w:lang w:val="zh-TW"/>
        </w:rPr>
        <w:t xml:space="preserve">   </w:t>
      </w:r>
      <w:r>
        <w:rPr>
          <w:rFonts w:ascii="標楷體" w:eastAsia="標楷體" w:hAnsi="標楷體" w:cs="Times New Roman" w:hint="eastAsia"/>
          <w:color w:val="000000"/>
          <w:kern w:val="0"/>
          <w:szCs w:val="32"/>
          <w:lang w:val="zh-TW"/>
        </w:rPr>
        <w:t>又因</w:t>
      </w:r>
      <w:r>
        <w:rPr>
          <w:rFonts w:ascii="Times New Roman" w:eastAsia="標楷體" w:hAnsi="Times New Roman" w:hint="eastAsia"/>
        </w:rPr>
        <w:t>美妝保養產品的使用特性，使得大部分消費者購買美妝保養產品時，不會單獨購買其中一類產品，而是會按其保養程序，購買不同類別的產品搭配使用。這樣的消費特性使得美妝保養產品具有集合的性質，舉例來說：大部分的消費者在購買化妝水後，會再購買精華液、面膜，</w:t>
      </w:r>
      <w:proofErr w:type="gramStart"/>
      <w:r>
        <w:rPr>
          <w:rFonts w:ascii="Times New Roman" w:eastAsia="標楷體" w:hAnsi="Times New Roman" w:hint="eastAsia"/>
        </w:rPr>
        <w:t>或者是乳霜</w:t>
      </w:r>
      <w:proofErr w:type="gramEnd"/>
      <w:r>
        <w:rPr>
          <w:rFonts w:ascii="Times New Roman" w:eastAsia="標楷體" w:hAnsi="Times New Roman" w:hint="eastAsia"/>
        </w:rPr>
        <w:t>等產品，因此在進行產品推薦時，以產品集合的形式進行推薦會較符合使用者需求。</w:t>
      </w:r>
    </w:p>
    <w:p w14:paraId="3B87E194" w14:textId="438017D7" w:rsidR="0018078F" w:rsidRDefault="0018078F" w:rsidP="00EC5060">
      <w:pPr>
        <w:widowControl/>
        <w:spacing w:line="360" w:lineRule="auto"/>
        <w:rPr>
          <w:rFonts w:ascii="標楷體" w:eastAsia="標楷體" w:hAnsi="標楷體" w:cs="Times New Roman"/>
          <w:color w:val="000000"/>
          <w:kern w:val="0"/>
          <w:szCs w:val="32"/>
          <w:lang w:val="zh-TW"/>
        </w:rPr>
      </w:pPr>
      <w:r>
        <w:rPr>
          <w:rFonts w:ascii="標楷體" w:eastAsia="標楷體" w:hAnsi="標楷體" w:cs="Times New Roman" w:hint="eastAsia"/>
          <w:color w:val="000000"/>
          <w:kern w:val="0"/>
          <w:szCs w:val="32"/>
          <w:lang w:val="zh-TW"/>
        </w:rPr>
        <w:t xml:space="preserve">    </w:t>
      </w:r>
      <w:r w:rsidR="00EC5060" w:rsidRPr="00EC5060">
        <w:rPr>
          <w:rFonts w:ascii="標楷體" w:eastAsia="標楷體" w:hAnsi="標楷體" w:cs="Times New Roman" w:hint="eastAsia"/>
          <w:color w:val="000000"/>
          <w:kern w:val="0"/>
          <w:szCs w:val="32"/>
          <w:lang w:val="zh-TW"/>
        </w:rPr>
        <w:t>為了能夠有效且正確的推薦美妝保養社群網站的使用者可能適合其膚質的美妝保養產品</w:t>
      </w:r>
      <w:r w:rsidR="002767C6">
        <w:rPr>
          <w:rFonts w:ascii="標楷體" w:eastAsia="標楷體" w:hAnsi="標楷體" w:cs="Times New Roman" w:hint="eastAsia"/>
          <w:color w:val="000000"/>
          <w:kern w:val="0"/>
          <w:szCs w:val="32"/>
          <w:lang w:val="zh-TW"/>
        </w:rPr>
        <w:t>集合</w:t>
      </w:r>
      <w:r w:rsidR="00EC5060" w:rsidRPr="00EC5060">
        <w:rPr>
          <w:rFonts w:ascii="標楷體" w:eastAsia="標楷體" w:hAnsi="標楷體" w:cs="Times New Roman" w:hint="eastAsia"/>
          <w:color w:val="000000"/>
          <w:kern w:val="0"/>
          <w:szCs w:val="32"/>
          <w:lang w:val="zh-TW"/>
        </w:rPr>
        <w:t>，本研究蒐集美妝保養社群網站上之資料，設計</w:t>
      </w:r>
      <w:proofErr w:type="gramStart"/>
      <w:r w:rsidR="00EC5060" w:rsidRPr="00EC5060">
        <w:rPr>
          <w:rFonts w:ascii="標楷體" w:eastAsia="標楷體" w:hAnsi="標楷體" w:cs="Times New Roman" w:hint="eastAsia"/>
          <w:color w:val="000000"/>
          <w:kern w:val="0"/>
          <w:szCs w:val="32"/>
          <w:lang w:val="zh-TW"/>
        </w:rPr>
        <w:t>一</w:t>
      </w:r>
      <w:proofErr w:type="gramEnd"/>
      <w:r w:rsidR="00EC5060" w:rsidRPr="00EC5060">
        <w:rPr>
          <w:rFonts w:ascii="標楷體" w:eastAsia="標楷體" w:hAnsi="標楷體" w:cs="Times New Roman" w:hint="eastAsia"/>
          <w:color w:val="000000"/>
          <w:kern w:val="0"/>
          <w:szCs w:val="32"/>
          <w:lang w:val="zh-TW"/>
        </w:rPr>
        <w:t>適用於美妝保養領域的</w:t>
      </w:r>
      <w:r w:rsidR="002767C6">
        <w:rPr>
          <w:rFonts w:ascii="標楷體" w:eastAsia="標楷體" w:hAnsi="標楷體" w:cs="Times New Roman" w:hint="eastAsia"/>
          <w:color w:val="000000"/>
          <w:kern w:val="0"/>
          <w:szCs w:val="32"/>
          <w:lang w:val="zh-TW"/>
        </w:rPr>
        <w:t>混合式</w:t>
      </w:r>
      <w:r w:rsidR="00C67643">
        <w:rPr>
          <w:rFonts w:ascii="標楷體" w:eastAsia="標楷體" w:hAnsi="標楷體" w:cs="Times New Roman" w:hint="eastAsia"/>
          <w:color w:val="000000"/>
          <w:kern w:val="0"/>
          <w:szCs w:val="32"/>
          <w:lang w:val="zh-TW"/>
        </w:rPr>
        <w:t>產品集</w:t>
      </w:r>
      <w:r w:rsidR="00EC5060" w:rsidRPr="00EC5060">
        <w:rPr>
          <w:rFonts w:ascii="標楷體" w:eastAsia="標楷體" w:hAnsi="標楷體" w:cs="Times New Roman" w:hint="eastAsia"/>
          <w:color w:val="000000"/>
          <w:kern w:val="0"/>
          <w:szCs w:val="32"/>
          <w:lang w:val="zh-TW"/>
        </w:rPr>
        <w:t>推薦系統</w:t>
      </w:r>
      <w:r w:rsidR="002767C6">
        <w:rPr>
          <w:rFonts w:ascii="標楷體" w:eastAsia="標楷體" w:hAnsi="標楷體" w:cs="Times New Roman" w:hint="eastAsia"/>
          <w:color w:val="000000"/>
          <w:kern w:val="0"/>
          <w:szCs w:val="32"/>
          <w:lang w:val="zh-TW"/>
        </w:rPr>
        <w:t>：</w:t>
      </w:r>
      <w:r w:rsidR="00EC5060" w:rsidRPr="00EC5060">
        <w:rPr>
          <w:rFonts w:ascii="標楷體" w:eastAsia="標楷體" w:hAnsi="標楷體" w:cs="Times New Roman" w:hint="eastAsia"/>
          <w:color w:val="000000"/>
          <w:kern w:val="0"/>
          <w:szCs w:val="32"/>
          <w:lang w:val="zh-TW"/>
        </w:rPr>
        <w:t>以使用者特性、其使用過之產品，</w:t>
      </w:r>
      <w:r w:rsidR="002767C6">
        <w:rPr>
          <w:rFonts w:ascii="標楷體" w:eastAsia="標楷體" w:hAnsi="標楷體" w:cs="Times New Roman" w:hint="eastAsia"/>
          <w:color w:val="000000"/>
          <w:kern w:val="0"/>
          <w:szCs w:val="32"/>
          <w:lang w:val="zh-TW"/>
        </w:rPr>
        <w:t>利用餘弦相似度</w:t>
      </w:r>
      <w:r w:rsidR="002767C6" w:rsidRPr="00EC5060">
        <w:rPr>
          <w:rFonts w:ascii="標楷體" w:eastAsia="標楷體" w:hAnsi="標楷體" w:cs="Times New Roman" w:hint="eastAsia"/>
          <w:color w:val="000000"/>
          <w:kern w:val="0"/>
          <w:szCs w:val="32"/>
          <w:lang w:val="zh-TW"/>
        </w:rPr>
        <w:t>計算</w:t>
      </w:r>
      <w:r w:rsidR="00EC5060" w:rsidRPr="00EC5060">
        <w:rPr>
          <w:rFonts w:ascii="標楷體" w:eastAsia="標楷體" w:hAnsi="標楷體" w:cs="Times New Roman" w:hint="eastAsia"/>
          <w:color w:val="000000"/>
          <w:kern w:val="0"/>
          <w:szCs w:val="32"/>
          <w:lang w:val="zh-TW"/>
        </w:rPr>
        <w:t>使用者</w:t>
      </w:r>
      <w:r w:rsidR="002767C6">
        <w:rPr>
          <w:rFonts w:ascii="標楷體" w:eastAsia="標楷體" w:hAnsi="標楷體" w:cs="Times New Roman" w:hint="eastAsia"/>
          <w:color w:val="000000"/>
          <w:kern w:val="0"/>
          <w:szCs w:val="32"/>
          <w:lang w:val="zh-TW"/>
        </w:rPr>
        <w:t>間</w:t>
      </w:r>
      <w:r w:rsidR="00EC5060" w:rsidRPr="00EC5060">
        <w:rPr>
          <w:rFonts w:ascii="標楷體" w:eastAsia="標楷體" w:hAnsi="標楷體" w:cs="Times New Roman" w:hint="eastAsia"/>
          <w:color w:val="000000"/>
          <w:kern w:val="0"/>
          <w:szCs w:val="32"/>
          <w:lang w:val="zh-TW"/>
        </w:rPr>
        <w:t>相似度</w:t>
      </w:r>
      <w:r w:rsidR="002767C6">
        <w:rPr>
          <w:rFonts w:ascii="標楷體" w:eastAsia="標楷體" w:hAnsi="標楷體" w:cs="Times New Roman" w:hint="eastAsia"/>
          <w:color w:val="000000"/>
          <w:kern w:val="0"/>
          <w:szCs w:val="32"/>
          <w:lang w:val="zh-TW"/>
        </w:rPr>
        <w:t>，並利用K-Medoids</w:t>
      </w:r>
      <w:proofErr w:type="gramStart"/>
      <w:r w:rsidR="00EC5060" w:rsidRPr="00EC5060">
        <w:rPr>
          <w:rFonts w:ascii="標楷體" w:eastAsia="標楷體" w:hAnsi="標楷體" w:cs="Times New Roman" w:hint="eastAsia"/>
          <w:color w:val="000000"/>
          <w:kern w:val="0"/>
          <w:szCs w:val="32"/>
          <w:lang w:val="zh-TW"/>
        </w:rPr>
        <w:t>分群</w:t>
      </w:r>
      <w:r w:rsidR="002767C6">
        <w:rPr>
          <w:rFonts w:ascii="標楷體" w:eastAsia="標楷體" w:hAnsi="標楷體" w:cs="Times New Roman" w:hint="eastAsia"/>
          <w:color w:val="000000"/>
          <w:kern w:val="0"/>
          <w:szCs w:val="32"/>
          <w:lang w:val="zh-TW"/>
        </w:rPr>
        <w:t>法進行</w:t>
      </w:r>
      <w:proofErr w:type="gramEnd"/>
      <w:r w:rsidR="002767C6">
        <w:rPr>
          <w:rFonts w:ascii="標楷體" w:eastAsia="標楷體" w:hAnsi="標楷體" w:cs="Times New Roman" w:hint="eastAsia"/>
          <w:color w:val="000000"/>
          <w:kern w:val="0"/>
          <w:szCs w:val="32"/>
          <w:lang w:val="zh-TW"/>
        </w:rPr>
        <w:t>分群。</w:t>
      </w:r>
      <w:proofErr w:type="gramStart"/>
      <w:r w:rsidR="002767C6">
        <w:rPr>
          <w:rFonts w:ascii="標楷體" w:eastAsia="標楷體" w:hAnsi="標楷體" w:cs="Times New Roman" w:hint="eastAsia"/>
          <w:color w:val="000000"/>
          <w:kern w:val="0"/>
          <w:szCs w:val="32"/>
          <w:lang w:val="zh-TW"/>
        </w:rPr>
        <w:t>分群後之</w:t>
      </w:r>
      <w:proofErr w:type="gramEnd"/>
      <w:r w:rsidR="002767C6">
        <w:rPr>
          <w:rFonts w:ascii="標楷體" w:eastAsia="標楷體" w:hAnsi="標楷體" w:cs="Times New Roman" w:hint="eastAsia"/>
          <w:color w:val="000000"/>
          <w:kern w:val="0"/>
          <w:szCs w:val="32"/>
          <w:lang w:val="zh-TW"/>
        </w:rPr>
        <w:t>再蒐集群內使用者使用過的產品，建立產品類別的連結，找出該群使用者所使用的產品類別關係</w:t>
      </w:r>
      <w:r w:rsidR="00C67643">
        <w:rPr>
          <w:rFonts w:ascii="標楷體" w:eastAsia="標楷體" w:hAnsi="標楷體" w:cs="Times New Roman" w:hint="eastAsia"/>
          <w:color w:val="000000"/>
          <w:kern w:val="0"/>
          <w:szCs w:val="32"/>
          <w:lang w:val="zh-TW"/>
        </w:rPr>
        <w:t>，以建立產品集的雛形</w:t>
      </w:r>
      <w:r w:rsidR="002767C6">
        <w:rPr>
          <w:rFonts w:ascii="標楷體" w:eastAsia="標楷體" w:hAnsi="標楷體" w:cs="Times New Roman" w:hint="eastAsia"/>
          <w:color w:val="000000"/>
          <w:kern w:val="0"/>
          <w:szCs w:val="32"/>
          <w:lang w:val="zh-TW"/>
        </w:rPr>
        <w:t>。有了產品類別關係後便可以</w:t>
      </w:r>
      <w:r w:rsidR="00C67643">
        <w:rPr>
          <w:rFonts w:ascii="標楷體" w:eastAsia="標楷體" w:hAnsi="標楷體" w:cs="Times New Roman" w:hint="eastAsia"/>
          <w:color w:val="000000"/>
          <w:kern w:val="0"/>
          <w:szCs w:val="32"/>
          <w:lang w:val="zh-TW"/>
        </w:rPr>
        <w:t>如以往的研究一樣</w:t>
      </w:r>
      <w:r w:rsidR="002767C6">
        <w:rPr>
          <w:rFonts w:ascii="標楷體" w:eastAsia="標楷體" w:hAnsi="標楷體" w:cs="Times New Roman" w:hint="eastAsia"/>
          <w:color w:val="000000"/>
          <w:kern w:val="0"/>
          <w:szCs w:val="32"/>
          <w:lang w:val="zh-TW"/>
        </w:rPr>
        <w:t>針對每一類別之產品進行推薦</w:t>
      </w:r>
      <w:r w:rsidR="00C67643">
        <w:rPr>
          <w:rFonts w:ascii="標楷體" w:eastAsia="標楷體" w:hAnsi="標楷體" w:cs="Times New Roman" w:hint="eastAsia"/>
          <w:color w:val="000000"/>
          <w:kern w:val="0"/>
          <w:szCs w:val="32"/>
          <w:lang w:val="zh-TW"/>
        </w:rPr>
        <w:t>。除此之外，</w:t>
      </w:r>
      <w:r w:rsidR="002767C6">
        <w:rPr>
          <w:rFonts w:ascii="標楷體" w:eastAsia="標楷體" w:hAnsi="標楷體" w:cs="Times New Roman" w:hint="eastAsia"/>
          <w:color w:val="000000"/>
          <w:kern w:val="0"/>
          <w:szCs w:val="32"/>
          <w:lang w:val="zh-TW"/>
        </w:rPr>
        <w:t>本研究利用使用者</w:t>
      </w:r>
      <w:r w:rsidR="002767C6" w:rsidRPr="00EC5060">
        <w:rPr>
          <w:rFonts w:ascii="標楷體" w:eastAsia="標楷體" w:hAnsi="標楷體" w:cs="Times New Roman" w:hint="eastAsia"/>
          <w:color w:val="000000"/>
          <w:kern w:val="0"/>
          <w:szCs w:val="32"/>
          <w:lang w:val="zh-TW"/>
        </w:rPr>
        <w:t>撰寫過之心得評論</w:t>
      </w:r>
      <w:r w:rsidR="002767C6">
        <w:rPr>
          <w:rFonts w:ascii="標楷體" w:eastAsia="標楷體" w:hAnsi="標楷體" w:cs="Times New Roman" w:hint="eastAsia"/>
          <w:color w:val="000000"/>
          <w:kern w:val="0"/>
          <w:szCs w:val="32"/>
          <w:lang w:val="zh-TW"/>
        </w:rPr>
        <w:t>進行</w:t>
      </w:r>
      <w:r w:rsidR="00EC5060" w:rsidRPr="00EC5060">
        <w:rPr>
          <w:rFonts w:ascii="標楷體" w:eastAsia="標楷體" w:hAnsi="標楷體" w:cs="Times New Roman" w:hint="eastAsia"/>
          <w:color w:val="000000"/>
          <w:kern w:val="0"/>
          <w:szCs w:val="32"/>
          <w:lang w:val="zh-TW"/>
        </w:rPr>
        <w:t>分析，取得群內使用者對於產品之評分後，</w:t>
      </w:r>
      <w:r w:rsidR="002767C6">
        <w:rPr>
          <w:rFonts w:ascii="標楷體" w:eastAsia="標楷體" w:hAnsi="標楷體" w:cs="Times New Roman" w:hint="eastAsia"/>
          <w:color w:val="000000"/>
          <w:kern w:val="0"/>
          <w:szCs w:val="32"/>
          <w:lang w:val="zh-TW"/>
        </w:rPr>
        <w:t>對產品進行排序，找出前n</w:t>
      </w:r>
      <w:proofErr w:type="gramStart"/>
      <w:r w:rsidR="002767C6">
        <w:rPr>
          <w:rFonts w:ascii="標楷體" w:eastAsia="標楷體" w:hAnsi="標楷體" w:cs="Times New Roman" w:hint="eastAsia"/>
          <w:color w:val="000000"/>
          <w:kern w:val="0"/>
          <w:szCs w:val="32"/>
          <w:lang w:val="zh-TW"/>
        </w:rPr>
        <w:t>個</w:t>
      </w:r>
      <w:proofErr w:type="gramEnd"/>
      <w:r w:rsidR="002767C6">
        <w:rPr>
          <w:rFonts w:ascii="標楷體" w:eastAsia="標楷體" w:hAnsi="標楷體" w:cs="Times New Roman" w:hint="eastAsia"/>
          <w:color w:val="000000"/>
          <w:kern w:val="0"/>
          <w:szCs w:val="32"/>
          <w:lang w:val="zh-TW"/>
        </w:rPr>
        <w:t>產品作為推薦清單，進而</w:t>
      </w:r>
      <w:r w:rsidR="00EC5060" w:rsidRPr="00EC5060">
        <w:rPr>
          <w:rFonts w:ascii="標楷體" w:eastAsia="標楷體" w:hAnsi="標楷體" w:cs="Times New Roman" w:hint="eastAsia"/>
          <w:color w:val="000000"/>
          <w:kern w:val="0"/>
          <w:szCs w:val="32"/>
          <w:lang w:val="zh-TW"/>
        </w:rPr>
        <w:t>進行跨類別美妝保養產品集合推薦，以協助使用者省去過濾資訊的時間並推薦出符合其</w:t>
      </w:r>
      <w:r w:rsidR="00C67643">
        <w:rPr>
          <w:rFonts w:ascii="標楷體" w:eastAsia="標楷體" w:hAnsi="標楷體" w:cs="Times New Roman" w:hint="eastAsia"/>
          <w:color w:val="000000"/>
          <w:kern w:val="0"/>
          <w:szCs w:val="32"/>
          <w:lang w:val="zh-TW"/>
        </w:rPr>
        <w:t>特質</w:t>
      </w:r>
      <w:r w:rsidR="00EC5060" w:rsidRPr="00EC5060">
        <w:rPr>
          <w:rFonts w:ascii="標楷體" w:eastAsia="標楷體" w:hAnsi="標楷體" w:cs="Times New Roman" w:hint="eastAsia"/>
          <w:color w:val="000000"/>
          <w:kern w:val="0"/>
          <w:szCs w:val="32"/>
          <w:lang w:val="zh-TW"/>
        </w:rPr>
        <w:t>之產品。</w:t>
      </w:r>
    </w:p>
    <w:p w14:paraId="4343B473" w14:textId="77777777" w:rsidR="00476F42" w:rsidRDefault="00476F42" w:rsidP="00EC5060">
      <w:pPr>
        <w:widowControl/>
        <w:spacing w:line="360" w:lineRule="auto"/>
        <w:rPr>
          <w:rFonts w:ascii="標楷體" w:eastAsia="標楷體" w:hAnsi="標楷體" w:cs="Times New Roman"/>
          <w:color w:val="000000"/>
          <w:kern w:val="0"/>
          <w:szCs w:val="32"/>
          <w:lang w:val="zh-TW"/>
        </w:rPr>
      </w:pPr>
    </w:p>
    <w:p w14:paraId="2207EFDB" w14:textId="410C1EE2" w:rsidR="0018078F" w:rsidRPr="00EC5060" w:rsidRDefault="0018078F" w:rsidP="00EC5060">
      <w:pPr>
        <w:widowControl/>
        <w:spacing w:line="360" w:lineRule="auto"/>
        <w:rPr>
          <w:rFonts w:ascii="標楷體" w:eastAsia="標楷體" w:hAnsi="標楷體" w:cs="Times New Roman"/>
          <w:color w:val="000000"/>
          <w:kern w:val="0"/>
          <w:szCs w:val="32"/>
          <w:lang w:val="zh-TW"/>
        </w:rPr>
      </w:pPr>
      <w:r>
        <w:rPr>
          <w:rFonts w:ascii="標楷體" w:eastAsia="標楷體" w:hAnsi="標楷體" w:cs="Times New Roman" w:hint="eastAsia"/>
          <w:color w:val="000000"/>
          <w:kern w:val="0"/>
          <w:szCs w:val="32"/>
          <w:lang w:val="zh-TW"/>
        </w:rPr>
        <w:t>關鍵字</w:t>
      </w:r>
      <w:r w:rsidR="00527878">
        <w:rPr>
          <w:rFonts w:ascii="標楷體" w:eastAsia="標楷體" w:hAnsi="標楷體" w:cs="Times New Roman" w:hint="eastAsia"/>
          <w:color w:val="000000"/>
          <w:kern w:val="0"/>
          <w:szCs w:val="32"/>
          <w:lang w:val="zh-TW"/>
        </w:rPr>
        <w:t>：</w:t>
      </w:r>
      <w:r w:rsidR="00A7763C">
        <w:rPr>
          <w:rFonts w:ascii="標楷體" w:eastAsia="標楷體" w:hAnsi="標楷體" w:cs="Times New Roman" w:hint="eastAsia"/>
          <w:color w:val="000000"/>
          <w:kern w:val="0"/>
          <w:szCs w:val="32"/>
          <w:lang w:val="zh-TW"/>
        </w:rPr>
        <w:t>個人化</w:t>
      </w:r>
      <w:r>
        <w:rPr>
          <w:rFonts w:ascii="標楷體" w:eastAsia="標楷體" w:hAnsi="標楷體" w:cs="Times New Roman" w:hint="eastAsia"/>
          <w:color w:val="000000"/>
          <w:kern w:val="0"/>
          <w:szCs w:val="32"/>
          <w:lang w:val="zh-TW"/>
        </w:rPr>
        <w:t>推薦系統、產品集合推薦</w:t>
      </w:r>
    </w:p>
    <w:p w14:paraId="5C23A391" w14:textId="57E6DBAE" w:rsidR="00D43EB4" w:rsidRPr="00776BFF" w:rsidRDefault="00D43EB4" w:rsidP="00D43EB4">
      <w:pPr>
        <w:pStyle w:val="a9"/>
        <w:spacing w:line="360" w:lineRule="auto"/>
        <w:jc w:val="center"/>
        <w:rPr>
          <w:rFonts w:ascii="標楷體" w:eastAsia="標楷體" w:hAnsi="標楷體"/>
          <w:b/>
          <w:color w:val="000000"/>
          <w:sz w:val="36"/>
        </w:rPr>
      </w:pPr>
      <w:r w:rsidRPr="00776BFF">
        <w:rPr>
          <w:rFonts w:ascii="標楷體" w:eastAsia="標楷體" w:hAnsi="標楷體"/>
          <w:b/>
          <w:color w:val="000000"/>
          <w:sz w:val="36"/>
          <w:lang w:val="zh-TW"/>
        </w:rPr>
        <w:lastRenderedPageBreak/>
        <w:t>目錄</w:t>
      </w:r>
    </w:p>
    <w:p w14:paraId="757C624D" w14:textId="77777777" w:rsidR="00737FBF" w:rsidRDefault="00251F42">
      <w:pPr>
        <w:pStyle w:val="11"/>
        <w:tabs>
          <w:tab w:val="right" w:leader="dot" w:pos="8296"/>
        </w:tabs>
        <w:rPr>
          <w:rFonts w:asciiTheme="minorHAnsi" w:eastAsiaTheme="minorEastAsia" w:hAnsiTheme="minorHAnsi" w:cstheme="minorBidi"/>
          <w:noProof/>
        </w:rPr>
      </w:pPr>
      <w:r w:rsidRPr="003D45F7">
        <w:fldChar w:fldCharType="begin"/>
      </w:r>
      <w:r w:rsidRPr="003D45F7">
        <w:instrText xml:space="preserve"> TOC \o "1-3" \h \z \u </w:instrText>
      </w:r>
      <w:r w:rsidRPr="003D45F7">
        <w:fldChar w:fldCharType="separate"/>
      </w:r>
      <w:hyperlink w:anchor="_Toc448679283" w:history="1">
        <w:r w:rsidR="00737FBF" w:rsidRPr="00E775D5">
          <w:rPr>
            <w:rStyle w:val="a8"/>
            <w:rFonts w:ascii="Times New Roman" w:eastAsia="標楷體" w:hAnsi="Times New Roman" w:hint="eastAsia"/>
            <w:noProof/>
          </w:rPr>
          <w:t>第</w:t>
        </w:r>
        <w:r w:rsidR="00737FBF" w:rsidRPr="00E775D5">
          <w:rPr>
            <w:rStyle w:val="a8"/>
            <w:rFonts w:ascii="Times New Roman" w:eastAsia="標楷體" w:hAnsi="Times New Roman" w:hint="eastAsia"/>
            <w:noProof/>
          </w:rPr>
          <w:t>1</w:t>
        </w:r>
        <w:r w:rsidR="00737FBF" w:rsidRPr="00E775D5">
          <w:rPr>
            <w:rStyle w:val="a8"/>
            <w:rFonts w:ascii="Times New Roman" w:eastAsia="標楷體" w:hAnsi="Times New Roman" w:hint="eastAsia"/>
            <w:noProof/>
          </w:rPr>
          <w:t>章</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緒論</w:t>
        </w:r>
        <w:r w:rsidR="00737FBF">
          <w:rPr>
            <w:noProof/>
            <w:webHidden/>
          </w:rPr>
          <w:tab/>
        </w:r>
        <w:r w:rsidR="00737FBF">
          <w:rPr>
            <w:noProof/>
            <w:webHidden/>
          </w:rPr>
          <w:fldChar w:fldCharType="begin"/>
        </w:r>
        <w:r w:rsidR="00737FBF">
          <w:rPr>
            <w:noProof/>
            <w:webHidden/>
          </w:rPr>
          <w:instrText xml:space="preserve"> PAGEREF _Toc448679283 \h </w:instrText>
        </w:r>
        <w:r w:rsidR="00737FBF">
          <w:rPr>
            <w:noProof/>
            <w:webHidden/>
          </w:rPr>
        </w:r>
        <w:r w:rsidR="00737FBF">
          <w:rPr>
            <w:noProof/>
            <w:webHidden/>
          </w:rPr>
          <w:fldChar w:fldCharType="separate"/>
        </w:r>
        <w:r w:rsidR="00737FBF">
          <w:rPr>
            <w:noProof/>
            <w:webHidden/>
          </w:rPr>
          <w:t>1</w:t>
        </w:r>
        <w:r w:rsidR="00737FBF">
          <w:rPr>
            <w:noProof/>
            <w:webHidden/>
          </w:rPr>
          <w:fldChar w:fldCharType="end"/>
        </w:r>
      </w:hyperlink>
    </w:p>
    <w:p w14:paraId="3FD41C02" w14:textId="77777777" w:rsidR="00737FBF" w:rsidRDefault="00665750">
      <w:pPr>
        <w:pStyle w:val="21"/>
        <w:rPr>
          <w:rFonts w:asciiTheme="minorHAnsi" w:eastAsiaTheme="minorEastAsia" w:hAnsiTheme="minorHAnsi" w:cstheme="minorBidi"/>
          <w:noProof/>
        </w:rPr>
      </w:pPr>
      <w:hyperlink w:anchor="_Toc448679284" w:history="1">
        <w:r w:rsidR="00737FBF" w:rsidRPr="00E775D5">
          <w:rPr>
            <w:rStyle w:val="a8"/>
            <w:rFonts w:ascii="Times New Roman" w:eastAsia="標楷體" w:hAnsi="Times New Roman"/>
            <w:noProof/>
          </w:rPr>
          <w:t>1.1</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研究背景與動機</w:t>
        </w:r>
        <w:r w:rsidR="00737FBF">
          <w:rPr>
            <w:noProof/>
            <w:webHidden/>
          </w:rPr>
          <w:tab/>
        </w:r>
        <w:r w:rsidR="00737FBF">
          <w:rPr>
            <w:noProof/>
            <w:webHidden/>
          </w:rPr>
          <w:fldChar w:fldCharType="begin"/>
        </w:r>
        <w:r w:rsidR="00737FBF">
          <w:rPr>
            <w:noProof/>
            <w:webHidden/>
          </w:rPr>
          <w:instrText xml:space="preserve"> PAGEREF _Toc448679284 \h </w:instrText>
        </w:r>
        <w:r w:rsidR="00737FBF">
          <w:rPr>
            <w:noProof/>
            <w:webHidden/>
          </w:rPr>
        </w:r>
        <w:r w:rsidR="00737FBF">
          <w:rPr>
            <w:noProof/>
            <w:webHidden/>
          </w:rPr>
          <w:fldChar w:fldCharType="separate"/>
        </w:r>
        <w:r w:rsidR="00737FBF">
          <w:rPr>
            <w:noProof/>
            <w:webHidden/>
          </w:rPr>
          <w:t>3</w:t>
        </w:r>
        <w:r w:rsidR="00737FBF">
          <w:rPr>
            <w:noProof/>
            <w:webHidden/>
          </w:rPr>
          <w:fldChar w:fldCharType="end"/>
        </w:r>
      </w:hyperlink>
    </w:p>
    <w:p w14:paraId="47435244" w14:textId="77777777" w:rsidR="00737FBF" w:rsidRDefault="00665750">
      <w:pPr>
        <w:pStyle w:val="21"/>
        <w:rPr>
          <w:rFonts w:asciiTheme="minorHAnsi" w:eastAsiaTheme="minorEastAsia" w:hAnsiTheme="minorHAnsi" w:cstheme="minorBidi"/>
          <w:noProof/>
        </w:rPr>
      </w:pPr>
      <w:hyperlink w:anchor="_Toc448679285" w:history="1">
        <w:r w:rsidR="00737FBF" w:rsidRPr="00E775D5">
          <w:rPr>
            <w:rStyle w:val="a8"/>
            <w:rFonts w:ascii="Times New Roman" w:eastAsia="標楷體" w:hAnsi="Times New Roman"/>
            <w:noProof/>
          </w:rPr>
          <w:t>1.2</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研究目的</w:t>
        </w:r>
        <w:r w:rsidR="00737FBF">
          <w:rPr>
            <w:noProof/>
            <w:webHidden/>
          </w:rPr>
          <w:tab/>
        </w:r>
        <w:r w:rsidR="00737FBF">
          <w:rPr>
            <w:noProof/>
            <w:webHidden/>
          </w:rPr>
          <w:fldChar w:fldCharType="begin"/>
        </w:r>
        <w:r w:rsidR="00737FBF">
          <w:rPr>
            <w:noProof/>
            <w:webHidden/>
          </w:rPr>
          <w:instrText xml:space="preserve"> PAGEREF _Toc448679285 \h </w:instrText>
        </w:r>
        <w:r w:rsidR="00737FBF">
          <w:rPr>
            <w:noProof/>
            <w:webHidden/>
          </w:rPr>
        </w:r>
        <w:r w:rsidR="00737FBF">
          <w:rPr>
            <w:noProof/>
            <w:webHidden/>
          </w:rPr>
          <w:fldChar w:fldCharType="separate"/>
        </w:r>
        <w:r w:rsidR="00737FBF">
          <w:rPr>
            <w:noProof/>
            <w:webHidden/>
          </w:rPr>
          <w:t>7</w:t>
        </w:r>
        <w:r w:rsidR="00737FBF">
          <w:rPr>
            <w:noProof/>
            <w:webHidden/>
          </w:rPr>
          <w:fldChar w:fldCharType="end"/>
        </w:r>
      </w:hyperlink>
    </w:p>
    <w:p w14:paraId="7CB7D6DD" w14:textId="77777777" w:rsidR="00737FBF" w:rsidRDefault="00665750">
      <w:pPr>
        <w:pStyle w:val="21"/>
        <w:rPr>
          <w:rFonts w:asciiTheme="minorHAnsi" w:eastAsiaTheme="minorEastAsia" w:hAnsiTheme="minorHAnsi" w:cstheme="minorBidi"/>
          <w:noProof/>
        </w:rPr>
      </w:pPr>
      <w:hyperlink w:anchor="_Toc448679286" w:history="1">
        <w:r w:rsidR="00737FBF" w:rsidRPr="00E775D5">
          <w:rPr>
            <w:rStyle w:val="a8"/>
            <w:rFonts w:ascii="Times New Roman" w:eastAsia="標楷體" w:hAnsi="Times New Roman"/>
            <w:noProof/>
          </w:rPr>
          <w:t>1.3</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研究範圍與限制</w:t>
        </w:r>
        <w:r w:rsidR="00737FBF">
          <w:rPr>
            <w:noProof/>
            <w:webHidden/>
          </w:rPr>
          <w:tab/>
        </w:r>
        <w:r w:rsidR="00737FBF">
          <w:rPr>
            <w:noProof/>
            <w:webHidden/>
          </w:rPr>
          <w:fldChar w:fldCharType="begin"/>
        </w:r>
        <w:r w:rsidR="00737FBF">
          <w:rPr>
            <w:noProof/>
            <w:webHidden/>
          </w:rPr>
          <w:instrText xml:space="preserve"> PAGEREF _Toc448679286 \h </w:instrText>
        </w:r>
        <w:r w:rsidR="00737FBF">
          <w:rPr>
            <w:noProof/>
            <w:webHidden/>
          </w:rPr>
        </w:r>
        <w:r w:rsidR="00737FBF">
          <w:rPr>
            <w:noProof/>
            <w:webHidden/>
          </w:rPr>
          <w:fldChar w:fldCharType="separate"/>
        </w:r>
        <w:r w:rsidR="00737FBF">
          <w:rPr>
            <w:noProof/>
            <w:webHidden/>
          </w:rPr>
          <w:t>8</w:t>
        </w:r>
        <w:r w:rsidR="00737FBF">
          <w:rPr>
            <w:noProof/>
            <w:webHidden/>
          </w:rPr>
          <w:fldChar w:fldCharType="end"/>
        </w:r>
      </w:hyperlink>
    </w:p>
    <w:p w14:paraId="33BAC629" w14:textId="77777777" w:rsidR="00737FBF" w:rsidRDefault="00665750">
      <w:pPr>
        <w:pStyle w:val="21"/>
        <w:rPr>
          <w:rFonts w:asciiTheme="minorHAnsi" w:eastAsiaTheme="minorEastAsia" w:hAnsiTheme="minorHAnsi" w:cstheme="minorBidi"/>
          <w:noProof/>
        </w:rPr>
      </w:pPr>
      <w:hyperlink w:anchor="_Toc448679287" w:history="1">
        <w:r w:rsidR="00737FBF" w:rsidRPr="00E775D5">
          <w:rPr>
            <w:rStyle w:val="a8"/>
            <w:rFonts w:ascii="Times New Roman" w:eastAsia="標楷體" w:hAnsi="Times New Roman"/>
            <w:noProof/>
          </w:rPr>
          <w:t>1.4</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研究流程</w:t>
        </w:r>
        <w:r w:rsidR="00737FBF">
          <w:rPr>
            <w:noProof/>
            <w:webHidden/>
          </w:rPr>
          <w:tab/>
        </w:r>
        <w:r w:rsidR="00737FBF">
          <w:rPr>
            <w:noProof/>
            <w:webHidden/>
          </w:rPr>
          <w:fldChar w:fldCharType="begin"/>
        </w:r>
        <w:r w:rsidR="00737FBF">
          <w:rPr>
            <w:noProof/>
            <w:webHidden/>
          </w:rPr>
          <w:instrText xml:space="preserve"> PAGEREF _Toc448679287 \h </w:instrText>
        </w:r>
        <w:r w:rsidR="00737FBF">
          <w:rPr>
            <w:noProof/>
            <w:webHidden/>
          </w:rPr>
        </w:r>
        <w:r w:rsidR="00737FBF">
          <w:rPr>
            <w:noProof/>
            <w:webHidden/>
          </w:rPr>
          <w:fldChar w:fldCharType="separate"/>
        </w:r>
        <w:r w:rsidR="00737FBF">
          <w:rPr>
            <w:noProof/>
            <w:webHidden/>
          </w:rPr>
          <w:t>9</w:t>
        </w:r>
        <w:r w:rsidR="00737FBF">
          <w:rPr>
            <w:noProof/>
            <w:webHidden/>
          </w:rPr>
          <w:fldChar w:fldCharType="end"/>
        </w:r>
      </w:hyperlink>
    </w:p>
    <w:p w14:paraId="1F50DFB3" w14:textId="77777777" w:rsidR="00737FBF" w:rsidRDefault="00665750">
      <w:pPr>
        <w:pStyle w:val="21"/>
        <w:rPr>
          <w:rFonts w:asciiTheme="minorHAnsi" w:eastAsiaTheme="minorEastAsia" w:hAnsiTheme="minorHAnsi" w:cstheme="minorBidi"/>
          <w:noProof/>
        </w:rPr>
      </w:pPr>
      <w:hyperlink w:anchor="_Toc448679288" w:history="1">
        <w:r w:rsidR="00737FBF" w:rsidRPr="00E775D5">
          <w:rPr>
            <w:rStyle w:val="a8"/>
            <w:rFonts w:ascii="Times New Roman" w:eastAsia="標楷體" w:hAnsi="Times New Roman"/>
            <w:noProof/>
          </w:rPr>
          <w:t>1.5</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論文大綱</w:t>
        </w:r>
        <w:r w:rsidR="00737FBF">
          <w:rPr>
            <w:noProof/>
            <w:webHidden/>
          </w:rPr>
          <w:tab/>
        </w:r>
        <w:r w:rsidR="00737FBF">
          <w:rPr>
            <w:noProof/>
            <w:webHidden/>
          </w:rPr>
          <w:fldChar w:fldCharType="begin"/>
        </w:r>
        <w:r w:rsidR="00737FBF">
          <w:rPr>
            <w:noProof/>
            <w:webHidden/>
          </w:rPr>
          <w:instrText xml:space="preserve"> PAGEREF _Toc448679288 \h </w:instrText>
        </w:r>
        <w:r w:rsidR="00737FBF">
          <w:rPr>
            <w:noProof/>
            <w:webHidden/>
          </w:rPr>
        </w:r>
        <w:r w:rsidR="00737FBF">
          <w:rPr>
            <w:noProof/>
            <w:webHidden/>
          </w:rPr>
          <w:fldChar w:fldCharType="separate"/>
        </w:r>
        <w:r w:rsidR="00737FBF">
          <w:rPr>
            <w:noProof/>
            <w:webHidden/>
          </w:rPr>
          <w:t>10</w:t>
        </w:r>
        <w:r w:rsidR="00737FBF">
          <w:rPr>
            <w:noProof/>
            <w:webHidden/>
          </w:rPr>
          <w:fldChar w:fldCharType="end"/>
        </w:r>
      </w:hyperlink>
    </w:p>
    <w:p w14:paraId="7CA29078" w14:textId="77777777" w:rsidR="00737FBF" w:rsidRDefault="00665750">
      <w:pPr>
        <w:pStyle w:val="11"/>
        <w:tabs>
          <w:tab w:val="right" w:leader="dot" w:pos="8296"/>
        </w:tabs>
        <w:rPr>
          <w:rFonts w:asciiTheme="minorHAnsi" w:eastAsiaTheme="minorEastAsia" w:hAnsiTheme="minorHAnsi" w:cstheme="minorBidi"/>
          <w:noProof/>
        </w:rPr>
      </w:pPr>
      <w:hyperlink w:anchor="_Toc448679289" w:history="1">
        <w:r w:rsidR="00737FBF" w:rsidRPr="00E775D5">
          <w:rPr>
            <w:rStyle w:val="a8"/>
            <w:rFonts w:ascii="Times New Roman" w:eastAsia="標楷體" w:hAnsi="Times New Roman" w:hint="eastAsia"/>
            <w:noProof/>
          </w:rPr>
          <w:t>第</w:t>
        </w:r>
        <w:r w:rsidR="00737FBF" w:rsidRPr="00E775D5">
          <w:rPr>
            <w:rStyle w:val="a8"/>
            <w:rFonts w:ascii="Times New Roman" w:eastAsia="標楷體" w:hAnsi="Times New Roman" w:hint="eastAsia"/>
            <w:noProof/>
          </w:rPr>
          <w:t>2</w:t>
        </w:r>
        <w:r w:rsidR="00737FBF" w:rsidRPr="00E775D5">
          <w:rPr>
            <w:rStyle w:val="a8"/>
            <w:rFonts w:ascii="Times New Roman" w:eastAsia="標楷體" w:hAnsi="Times New Roman" w:hint="eastAsia"/>
            <w:noProof/>
          </w:rPr>
          <w:t>章</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文獻探討</w:t>
        </w:r>
        <w:r w:rsidR="00737FBF">
          <w:rPr>
            <w:noProof/>
            <w:webHidden/>
          </w:rPr>
          <w:tab/>
        </w:r>
        <w:r w:rsidR="00737FBF">
          <w:rPr>
            <w:noProof/>
            <w:webHidden/>
          </w:rPr>
          <w:fldChar w:fldCharType="begin"/>
        </w:r>
        <w:r w:rsidR="00737FBF">
          <w:rPr>
            <w:noProof/>
            <w:webHidden/>
          </w:rPr>
          <w:instrText xml:space="preserve"> PAGEREF _Toc448679289 \h </w:instrText>
        </w:r>
        <w:r w:rsidR="00737FBF">
          <w:rPr>
            <w:noProof/>
            <w:webHidden/>
          </w:rPr>
        </w:r>
        <w:r w:rsidR="00737FBF">
          <w:rPr>
            <w:noProof/>
            <w:webHidden/>
          </w:rPr>
          <w:fldChar w:fldCharType="separate"/>
        </w:r>
        <w:r w:rsidR="00737FBF">
          <w:rPr>
            <w:noProof/>
            <w:webHidden/>
          </w:rPr>
          <w:t>12</w:t>
        </w:r>
        <w:r w:rsidR="00737FBF">
          <w:rPr>
            <w:noProof/>
            <w:webHidden/>
          </w:rPr>
          <w:fldChar w:fldCharType="end"/>
        </w:r>
      </w:hyperlink>
    </w:p>
    <w:p w14:paraId="038D3F83" w14:textId="77777777" w:rsidR="00737FBF" w:rsidRDefault="00665750">
      <w:pPr>
        <w:pStyle w:val="21"/>
        <w:rPr>
          <w:rFonts w:asciiTheme="minorHAnsi" w:eastAsiaTheme="minorEastAsia" w:hAnsiTheme="minorHAnsi" w:cstheme="minorBidi"/>
          <w:noProof/>
        </w:rPr>
      </w:pPr>
      <w:hyperlink w:anchor="_Toc448679290" w:history="1">
        <w:r w:rsidR="00737FBF" w:rsidRPr="00E775D5">
          <w:rPr>
            <w:rStyle w:val="a8"/>
            <w:rFonts w:ascii="Times New Roman" w:eastAsia="標楷體" w:hAnsi="Times New Roman"/>
            <w:noProof/>
          </w:rPr>
          <w:t>2.1</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社群網路服務</w:t>
        </w:r>
        <w:r w:rsidR="00737FBF">
          <w:rPr>
            <w:noProof/>
            <w:webHidden/>
          </w:rPr>
          <w:tab/>
        </w:r>
        <w:r w:rsidR="00737FBF">
          <w:rPr>
            <w:noProof/>
            <w:webHidden/>
          </w:rPr>
          <w:fldChar w:fldCharType="begin"/>
        </w:r>
        <w:r w:rsidR="00737FBF">
          <w:rPr>
            <w:noProof/>
            <w:webHidden/>
          </w:rPr>
          <w:instrText xml:space="preserve"> PAGEREF _Toc448679290 \h </w:instrText>
        </w:r>
        <w:r w:rsidR="00737FBF">
          <w:rPr>
            <w:noProof/>
            <w:webHidden/>
          </w:rPr>
        </w:r>
        <w:r w:rsidR="00737FBF">
          <w:rPr>
            <w:noProof/>
            <w:webHidden/>
          </w:rPr>
          <w:fldChar w:fldCharType="separate"/>
        </w:r>
        <w:r w:rsidR="00737FBF">
          <w:rPr>
            <w:noProof/>
            <w:webHidden/>
          </w:rPr>
          <w:t>12</w:t>
        </w:r>
        <w:r w:rsidR="00737FBF">
          <w:rPr>
            <w:noProof/>
            <w:webHidden/>
          </w:rPr>
          <w:fldChar w:fldCharType="end"/>
        </w:r>
      </w:hyperlink>
    </w:p>
    <w:p w14:paraId="5CCA3810" w14:textId="77777777" w:rsidR="00737FBF" w:rsidRDefault="00665750">
      <w:pPr>
        <w:pStyle w:val="21"/>
        <w:rPr>
          <w:rFonts w:asciiTheme="minorHAnsi" w:eastAsiaTheme="minorEastAsia" w:hAnsiTheme="minorHAnsi" w:cstheme="minorBidi"/>
          <w:noProof/>
        </w:rPr>
      </w:pPr>
      <w:hyperlink w:anchor="_Toc448679291" w:history="1">
        <w:r w:rsidR="00737FBF" w:rsidRPr="00E775D5">
          <w:rPr>
            <w:rStyle w:val="a8"/>
            <w:rFonts w:ascii="Times New Roman" w:eastAsia="標楷體" w:hAnsi="Times New Roman"/>
            <w:noProof/>
          </w:rPr>
          <w:t>2.2</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自然語言處理</w:t>
        </w:r>
        <w:r w:rsidR="00737FBF">
          <w:rPr>
            <w:noProof/>
            <w:webHidden/>
          </w:rPr>
          <w:tab/>
        </w:r>
        <w:r w:rsidR="00737FBF">
          <w:rPr>
            <w:noProof/>
            <w:webHidden/>
          </w:rPr>
          <w:fldChar w:fldCharType="begin"/>
        </w:r>
        <w:r w:rsidR="00737FBF">
          <w:rPr>
            <w:noProof/>
            <w:webHidden/>
          </w:rPr>
          <w:instrText xml:space="preserve"> PAGEREF _Toc448679291 \h </w:instrText>
        </w:r>
        <w:r w:rsidR="00737FBF">
          <w:rPr>
            <w:noProof/>
            <w:webHidden/>
          </w:rPr>
        </w:r>
        <w:r w:rsidR="00737FBF">
          <w:rPr>
            <w:noProof/>
            <w:webHidden/>
          </w:rPr>
          <w:fldChar w:fldCharType="separate"/>
        </w:r>
        <w:r w:rsidR="00737FBF">
          <w:rPr>
            <w:noProof/>
            <w:webHidden/>
          </w:rPr>
          <w:t>13</w:t>
        </w:r>
        <w:r w:rsidR="00737FBF">
          <w:rPr>
            <w:noProof/>
            <w:webHidden/>
          </w:rPr>
          <w:fldChar w:fldCharType="end"/>
        </w:r>
      </w:hyperlink>
    </w:p>
    <w:p w14:paraId="54D5B5D9" w14:textId="77777777" w:rsidR="00737FBF" w:rsidRDefault="00665750">
      <w:pPr>
        <w:pStyle w:val="31"/>
        <w:tabs>
          <w:tab w:val="right" w:leader="dot" w:pos="8296"/>
        </w:tabs>
        <w:rPr>
          <w:noProof/>
        </w:rPr>
      </w:pPr>
      <w:hyperlink w:anchor="_Toc448679292" w:history="1">
        <w:r w:rsidR="00737FBF" w:rsidRPr="00E775D5">
          <w:rPr>
            <w:rStyle w:val="a8"/>
            <w:rFonts w:ascii="Times New Roman" w:eastAsia="標楷體" w:hAnsi="Times New Roman"/>
            <w:noProof/>
          </w:rPr>
          <w:t>2.2.1</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中文斷詞處理</w:t>
        </w:r>
        <w:r w:rsidR="00737FBF">
          <w:rPr>
            <w:noProof/>
            <w:webHidden/>
          </w:rPr>
          <w:tab/>
        </w:r>
        <w:r w:rsidR="00737FBF">
          <w:rPr>
            <w:noProof/>
            <w:webHidden/>
          </w:rPr>
          <w:fldChar w:fldCharType="begin"/>
        </w:r>
        <w:r w:rsidR="00737FBF">
          <w:rPr>
            <w:noProof/>
            <w:webHidden/>
          </w:rPr>
          <w:instrText xml:space="preserve"> PAGEREF _Toc448679292 \h </w:instrText>
        </w:r>
        <w:r w:rsidR="00737FBF">
          <w:rPr>
            <w:noProof/>
            <w:webHidden/>
          </w:rPr>
        </w:r>
        <w:r w:rsidR="00737FBF">
          <w:rPr>
            <w:noProof/>
            <w:webHidden/>
          </w:rPr>
          <w:fldChar w:fldCharType="separate"/>
        </w:r>
        <w:r w:rsidR="00737FBF">
          <w:rPr>
            <w:noProof/>
            <w:webHidden/>
          </w:rPr>
          <w:t>13</w:t>
        </w:r>
        <w:r w:rsidR="00737FBF">
          <w:rPr>
            <w:noProof/>
            <w:webHidden/>
          </w:rPr>
          <w:fldChar w:fldCharType="end"/>
        </w:r>
      </w:hyperlink>
    </w:p>
    <w:p w14:paraId="25AE1F39" w14:textId="77777777" w:rsidR="00737FBF" w:rsidRDefault="00665750">
      <w:pPr>
        <w:pStyle w:val="31"/>
        <w:tabs>
          <w:tab w:val="right" w:leader="dot" w:pos="8296"/>
        </w:tabs>
        <w:rPr>
          <w:noProof/>
        </w:rPr>
      </w:pPr>
      <w:hyperlink w:anchor="_Toc448679293" w:history="1">
        <w:r w:rsidR="00737FBF" w:rsidRPr="00E775D5">
          <w:rPr>
            <w:rStyle w:val="a8"/>
            <w:rFonts w:ascii="Times New Roman" w:eastAsia="標楷體" w:hAnsi="Times New Roman"/>
            <w:noProof/>
          </w:rPr>
          <w:t>2.2.2</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詞性標記</w:t>
        </w:r>
        <w:r w:rsidR="00737FBF">
          <w:rPr>
            <w:noProof/>
            <w:webHidden/>
          </w:rPr>
          <w:tab/>
        </w:r>
        <w:r w:rsidR="00737FBF">
          <w:rPr>
            <w:noProof/>
            <w:webHidden/>
          </w:rPr>
          <w:fldChar w:fldCharType="begin"/>
        </w:r>
        <w:r w:rsidR="00737FBF">
          <w:rPr>
            <w:noProof/>
            <w:webHidden/>
          </w:rPr>
          <w:instrText xml:space="preserve"> PAGEREF _Toc448679293 \h </w:instrText>
        </w:r>
        <w:r w:rsidR="00737FBF">
          <w:rPr>
            <w:noProof/>
            <w:webHidden/>
          </w:rPr>
        </w:r>
        <w:r w:rsidR="00737FBF">
          <w:rPr>
            <w:noProof/>
            <w:webHidden/>
          </w:rPr>
          <w:fldChar w:fldCharType="separate"/>
        </w:r>
        <w:r w:rsidR="00737FBF">
          <w:rPr>
            <w:noProof/>
            <w:webHidden/>
          </w:rPr>
          <w:t>15</w:t>
        </w:r>
        <w:r w:rsidR="00737FBF">
          <w:rPr>
            <w:noProof/>
            <w:webHidden/>
          </w:rPr>
          <w:fldChar w:fldCharType="end"/>
        </w:r>
      </w:hyperlink>
    </w:p>
    <w:p w14:paraId="23F09BEF" w14:textId="77777777" w:rsidR="00737FBF" w:rsidRDefault="00665750">
      <w:pPr>
        <w:pStyle w:val="21"/>
        <w:rPr>
          <w:rFonts w:asciiTheme="minorHAnsi" w:eastAsiaTheme="minorEastAsia" w:hAnsiTheme="minorHAnsi" w:cstheme="minorBidi"/>
          <w:noProof/>
        </w:rPr>
      </w:pPr>
      <w:hyperlink w:anchor="_Toc448679294" w:history="1">
        <w:r w:rsidR="00737FBF" w:rsidRPr="00E775D5">
          <w:rPr>
            <w:rStyle w:val="a8"/>
            <w:rFonts w:ascii="Times New Roman" w:eastAsia="標楷體" w:hAnsi="Times New Roman"/>
            <w:noProof/>
          </w:rPr>
          <w:t>2.3</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文件分析</w:t>
        </w:r>
        <w:r w:rsidR="00737FBF">
          <w:rPr>
            <w:noProof/>
            <w:webHidden/>
          </w:rPr>
          <w:tab/>
        </w:r>
        <w:r w:rsidR="00737FBF">
          <w:rPr>
            <w:noProof/>
            <w:webHidden/>
          </w:rPr>
          <w:fldChar w:fldCharType="begin"/>
        </w:r>
        <w:r w:rsidR="00737FBF">
          <w:rPr>
            <w:noProof/>
            <w:webHidden/>
          </w:rPr>
          <w:instrText xml:space="preserve"> PAGEREF _Toc448679294 \h </w:instrText>
        </w:r>
        <w:r w:rsidR="00737FBF">
          <w:rPr>
            <w:noProof/>
            <w:webHidden/>
          </w:rPr>
        </w:r>
        <w:r w:rsidR="00737FBF">
          <w:rPr>
            <w:noProof/>
            <w:webHidden/>
          </w:rPr>
          <w:fldChar w:fldCharType="separate"/>
        </w:r>
        <w:r w:rsidR="00737FBF">
          <w:rPr>
            <w:noProof/>
            <w:webHidden/>
          </w:rPr>
          <w:t>17</w:t>
        </w:r>
        <w:r w:rsidR="00737FBF">
          <w:rPr>
            <w:noProof/>
            <w:webHidden/>
          </w:rPr>
          <w:fldChar w:fldCharType="end"/>
        </w:r>
      </w:hyperlink>
    </w:p>
    <w:p w14:paraId="609AEB93" w14:textId="77777777" w:rsidR="00737FBF" w:rsidRDefault="00665750">
      <w:pPr>
        <w:pStyle w:val="31"/>
        <w:tabs>
          <w:tab w:val="right" w:leader="dot" w:pos="8296"/>
        </w:tabs>
        <w:rPr>
          <w:noProof/>
        </w:rPr>
      </w:pPr>
      <w:hyperlink w:anchor="_Toc448679295" w:history="1">
        <w:r w:rsidR="00737FBF" w:rsidRPr="00E775D5">
          <w:rPr>
            <w:rStyle w:val="a8"/>
            <w:rFonts w:ascii="Times New Roman" w:eastAsia="標楷體" w:hAnsi="Times New Roman"/>
            <w:noProof/>
          </w:rPr>
          <w:t>2.3.1</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向量空間模型</w:t>
        </w:r>
        <w:r w:rsidR="00737FBF">
          <w:rPr>
            <w:noProof/>
            <w:webHidden/>
          </w:rPr>
          <w:tab/>
        </w:r>
        <w:r w:rsidR="00737FBF">
          <w:rPr>
            <w:noProof/>
            <w:webHidden/>
          </w:rPr>
          <w:fldChar w:fldCharType="begin"/>
        </w:r>
        <w:r w:rsidR="00737FBF">
          <w:rPr>
            <w:noProof/>
            <w:webHidden/>
          </w:rPr>
          <w:instrText xml:space="preserve"> PAGEREF _Toc448679295 \h </w:instrText>
        </w:r>
        <w:r w:rsidR="00737FBF">
          <w:rPr>
            <w:noProof/>
            <w:webHidden/>
          </w:rPr>
        </w:r>
        <w:r w:rsidR="00737FBF">
          <w:rPr>
            <w:noProof/>
            <w:webHidden/>
          </w:rPr>
          <w:fldChar w:fldCharType="separate"/>
        </w:r>
        <w:r w:rsidR="00737FBF">
          <w:rPr>
            <w:noProof/>
            <w:webHidden/>
          </w:rPr>
          <w:t>17</w:t>
        </w:r>
        <w:r w:rsidR="00737FBF">
          <w:rPr>
            <w:noProof/>
            <w:webHidden/>
          </w:rPr>
          <w:fldChar w:fldCharType="end"/>
        </w:r>
      </w:hyperlink>
    </w:p>
    <w:p w14:paraId="324C58BE" w14:textId="77777777" w:rsidR="00737FBF" w:rsidRDefault="00665750">
      <w:pPr>
        <w:pStyle w:val="31"/>
        <w:tabs>
          <w:tab w:val="right" w:leader="dot" w:pos="8296"/>
        </w:tabs>
        <w:rPr>
          <w:noProof/>
        </w:rPr>
      </w:pPr>
      <w:hyperlink w:anchor="_Toc448679296" w:history="1">
        <w:r w:rsidR="00737FBF" w:rsidRPr="00E775D5">
          <w:rPr>
            <w:rStyle w:val="a8"/>
            <w:rFonts w:ascii="Times New Roman" w:eastAsia="標楷體" w:hAnsi="Times New Roman"/>
            <w:noProof/>
          </w:rPr>
          <w:t>2.3.2</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使用者相似度計算</w:t>
        </w:r>
        <w:r w:rsidR="00737FBF">
          <w:rPr>
            <w:noProof/>
            <w:webHidden/>
          </w:rPr>
          <w:tab/>
        </w:r>
        <w:r w:rsidR="00737FBF">
          <w:rPr>
            <w:noProof/>
            <w:webHidden/>
          </w:rPr>
          <w:fldChar w:fldCharType="begin"/>
        </w:r>
        <w:r w:rsidR="00737FBF">
          <w:rPr>
            <w:noProof/>
            <w:webHidden/>
          </w:rPr>
          <w:instrText xml:space="preserve"> PAGEREF _Toc448679296 \h </w:instrText>
        </w:r>
        <w:r w:rsidR="00737FBF">
          <w:rPr>
            <w:noProof/>
            <w:webHidden/>
          </w:rPr>
        </w:r>
        <w:r w:rsidR="00737FBF">
          <w:rPr>
            <w:noProof/>
            <w:webHidden/>
          </w:rPr>
          <w:fldChar w:fldCharType="separate"/>
        </w:r>
        <w:r w:rsidR="00737FBF">
          <w:rPr>
            <w:noProof/>
            <w:webHidden/>
          </w:rPr>
          <w:t>18</w:t>
        </w:r>
        <w:r w:rsidR="00737FBF">
          <w:rPr>
            <w:noProof/>
            <w:webHidden/>
          </w:rPr>
          <w:fldChar w:fldCharType="end"/>
        </w:r>
      </w:hyperlink>
    </w:p>
    <w:p w14:paraId="35F551E8" w14:textId="77777777" w:rsidR="00737FBF" w:rsidRDefault="00665750">
      <w:pPr>
        <w:pStyle w:val="21"/>
        <w:rPr>
          <w:rFonts w:asciiTheme="minorHAnsi" w:eastAsiaTheme="minorEastAsia" w:hAnsiTheme="minorHAnsi" w:cstheme="minorBidi"/>
          <w:noProof/>
        </w:rPr>
      </w:pPr>
      <w:hyperlink w:anchor="_Toc448679297" w:history="1">
        <w:r w:rsidR="00737FBF" w:rsidRPr="00E775D5">
          <w:rPr>
            <w:rStyle w:val="a8"/>
            <w:rFonts w:ascii="Times New Roman" w:eastAsia="標楷體" w:hAnsi="Times New Roman"/>
            <w:noProof/>
          </w:rPr>
          <w:t>2.4</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情感分析</w:t>
        </w:r>
        <w:r w:rsidR="00737FBF">
          <w:rPr>
            <w:noProof/>
            <w:webHidden/>
          </w:rPr>
          <w:tab/>
        </w:r>
        <w:r w:rsidR="00737FBF">
          <w:rPr>
            <w:noProof/>
            <w:webHidden/>
          </w:rPr>
          <w:fldChar w:fldCharType="begin"/>
        </w:r>
        <w:r w:rsidR="00737FBF">
          <w:rPr>
            <w:noProof/>
            <w:webHidden/>
          </w:rPr>
          <w:instrText xml:space="preserve"> PAGEREF _Toc448679297 \h </w:instrText>
        </w:r>
        <w:r w:rsidR="00737FBF">
          <w:rPr>
            <w:noProof/>
            <w:webHidden/>
          </w:rPr>
        </w:r>
        <w:r w:rsidR="00737FBF">
          <w:rPr>
            <w:noProof/>
            <w:webHidden/>
          </w:rPr>
          <w:fldChar w:fldCharType="separate"/>
        </w:r>
        <w:r w:rsidR="00737FBF">
          <w:rPr>
            <w:noProof/>
            <w:webHidden/>
          </w:rPr>
          <w:t>19</w:t>
        </w:r>
        <w:r w:rsidR="00737FBF">
          <w:rPr>
            <w:noProof/>
            <w:webHidden/>
          </w:rPr>
          <w:fldChar w:fldCharType="end"/>
        </w:r>
      </w:hyperlink>
    </w:p>
    <w:p w14:paraId="1F5405CD" w14:textId="77777777" w:rsidR="00737FBF" w:rsidRDefault="00665750">
      <w:pPr>
        <w:pStyle w:val="21"/>
        <w:rPr>
          <w:rFonts w:asciiTheme="minorHAnsi" w:eastAsiaTheme="minorEastAsia" w:hAnsiTheme="minorHAnsi" w:cstheme="minorBidi"/>
          <w:noProof/>
        </w:rPr>
      </w:pPr>
      <w:hyperlink w:anchor="_Toc448679298" w:history="1">
        <w:r w:rsidR="00737FBF" w:rsidRPr="00E775D5">
          <w:rPr>
            <w:rStyle w:val="a8"/>
            <w:rFonts w:ascii="Times New Roman" w:eastAsia="標楷體" w:hAnsi="Times New Roman"/>
            <w:noProof/>
          </w:rPr>
          <w:t>2.5</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分群</w:t>
        </w:r>
        <w:r w:rsidR="00737FBF">
          <w:rPr>
            <w:noProof/>
            <w:webHidden/>
          </w:rPr>
          <w:tab/>
        </w:r>
        <w:r w:rsidR="00737FBF">
          <w:rPr>
            <w:noProof/>
            <w:webHidden/>
          </w:rPr>
          <w:fldChar w:fldCharType="begin"/>
        </w:r>
        <w:r w:rsidR="00737FBF">
          <w:rPr>
            <w:noProof/>
            <w:webHidden/>
          </w:rPr>
          <w:instrText xml:space="preserve"> PAGEREF _Toc448679298 \h </w:instrText>
        </w:r>
        <w:r w:rsidR="00737FBF">
          <w:rPr>
            <w:noProof/>
            <w:webHidden/>
          </w:rPr>
        </w:r>
        <w:r w:rsidR="00737FBF">
          <w:rPr>
            <w:noProof/>
            <w:webHidden/>
          </w:rPr>
          <w:fldChar w:fldCharType="separate"/>
        </w:r>
        <w:r w:rsidR="00737FBF">
          <w:rPr>
            <w:noProof/>
            <w:webHidden/>
          </w:rPr>
          <w:t>21</w:t>
        </w:r>
        <w:r w:rsidR="00737FBF">
          <w:rPr>
            <w:noProof/>
            <w:webHidden/>
          </w:rPr>
          <w:fldChar w:fldCharType="end"/>
        </w:r>
      </w:hyperlink>
    </w:p>
    <w:p w14:paraId="756F5F1D" w14:textId="77777777" w:rsidR="00737FBF" w:rsidRDefault="00665750">
      <w:pPr>
        <w:pStyle w:val="21"/>
        <w:rPr>
          <w:rFonts w:asciiTheme="minorHAnsi" w:eastAsiaTheme="minorEastAsia" w:hAnsiTheme="minorHAnsi" w:cstheme="minorBidi"/>
          <w:noProof/>
        </w:rPr>
      </w:pPr>
      <w:hyperlink w:anchor="_Toc448679299" w:history="1">
        <w:r w:rsidR="00737FBF" w:rsidRPr="00E775D5">
          <w:rPr>
            <w:rStyle w:val="a8"/>
            <w:rFonts w:ascii="Times New Roman" w:eastAsia="標楷體" w:hAnsi="Times New Roman"/>
            <w:noProof/>
          </w:rPr>
          <w:t>2.6</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推薦系統</w:t>
        </w:r>
        <w:r w:rsidR="00737FBF">
          <w:rPr>
            <w:noProof/>
            <w:webHidden/>
          </w:rPr>
          <w:tab/>
        </w:r>
        <w:r w:rsidR="00737FBF">
          <w:rPr>
            <w:noProof/>
            <w:webHidden/>
          </w:rPr>
          <w:fldChar w:fldCharType="begin"/>
        </w:r>
        <w:r w:rsidR="00737FBF">
          <w:rPr>
            <w:noProof/>
            <w:webHidden/>
          </w:rPr>
          <w:instrText xml:space="preserve"> PAGEREF _Toc448679299 \h </w:instrText>
        </w:r>
        <w:r w:rsidR="00737FBF">
          <w:rPr>
            <w:noProof/>
            <w:webHidden/>
          </w:rPr>
        </w:r>
        <w:r w:rsidR="00737FBF">
          <w:rPr>
            <w:noProof/>
            <w:webHidden/>
          </w:rPr>
          <w:fldChar w:fldCharType="separate"/>
        </w:r>
        <w:r w:rsidR="00737FBF">
          <w:rPr>
            <w:noProof/>
            <w:webHidden/>
          </w:rPr>
          <w:t>23</w:t>
        </w:r>
        <w:r w:rsidR="00737FBF">
          <w:rPr>
            <w:noProof/>
            <w:webHidden/>
          </w:rPr>
          <w:fldChar w:fldCharType="end"/>
        </w:r>
      </w:hyperlink>
    </w:p>
    <w:p w14:paraId="4CA0CCFA" w14:textId="77777777" w:rsidR="00737FBF" w:rsidRDefault="00665750">
      <w:pPr>
        <w:pStyle w:val="21"/>
        <w:rPr>
          <w:rFonts w:asciiTheme="minorHAnsi" w:eastAsiaTheme="minorEastAsia" w:hAnsiTheme="minorHAnsi" w:cstheme="minorBidi"/>
          <w:noProof/>
        </w:rPr>
      </w:pPr>
      <w:hyperlink w:anchor="_Toc448679300" w:history="1">
        <w:r w:rsidR="00737FBF" w:rsidRPr="00E775D5">
          <w:rPr>
            <w:rStyle w:val="a8"/>
            <w:rFonts w:ascii="Times New Roman" w:eastAsia="標楷體" w:hAnsi="Times New Roman"/>
            <w:noProof/>
          </w:rPr>
          <w:t>2.7</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小結</w:t>
        </w:r>
        <w:r w:rsidR="00737FBF">
          <w:rPr>
            <w:noProof/>
            <w:webHidden/>
          </w:rPr>
          <w:tab/>
        </w:r>
        <w:r w:rsidR="00737FBF">
          <w:rPr>
            <w:noProof/>
            <w:webHidden/>
          </w:rPr>
          <w:fldChar w:fldCharType="begin"/>
        </w:r>
        <w:r w:rsidR="00737FBF">
          <w:rPr>
            <w:noProof/>
            <w:webHidden/>
          </w:rPr>
          <w:instrText xml:space="preserve"> PAGEREF _Toc448679300 \h </w:instrText>
        </w:r>
        <w:r w:rsidR="00737FBF">
          <w:rPr>
            <w:noProof/>
            <w:webHidden/>
          </w:rPr>
        </w:r>
        <w:r w:rsidR="00737FBF">
          <w:rPr>
            <w:noProof/>
            <w:webHidden/>
          </w:rPr>
          <w:fldChar w:fldCharType="separate"/>
        </w:r>
        <w:r w:rsidR="00737FBF">
          <w:rPr>
            <w:noProof/>
            <w:webHidden/>
          </w:rPr>
          <w:t>26</w:t>
        </w:r>
        <w:r w:rsidR="00737FBF">
          <w:rPr>
            <w:noProof/>
            <w:webHidden/>
          </w:rPr>
          <w:fldChar w:fldCharType="end"/>
        </w:r>
      </w:hyperlink>
    </w:p>
    <w:p w14:paraId="4FE46CF5" w14:textId="77777777" w:rsidR="00737FBF" w:rsidRDefault="00665750">
      <w:pPr>
        <w:pStyle w:val="11"/>
        <w:tabs>
          <w:tab w:val="right" w:leader="dot" w:pos="8296"/>
        </w:tabs>
        <w:rPr>
          <w:rFonts w:asciiTheme="minorHAnsi" w:eastAsiaTheme="minorEastAsia" w:hAnsiTheme="minorHAnsi" w:cstheme="minorBidi"/>
          <w:noProof/>
        </w:rPr>
      </w:pPr>
      <w:hyperlink w:anchor="_Toc448679301" w:history="1">
        <w:r w:rsidR="00737FBF" w:rsidRPr="00E775D5">
          <w:rPr>
            <w:rStyle w:val="a8"/>
            <w:rFonts w:ascii="Times New Roman" w:eastAsia="標楷體" w:hAnsi="Times New Roman" w:hint="eastAsia"/>
            <w:noProof/>
          </w:rPr>
          <w:t>第</w:t>
        </w:r>
        <w:r w:rsidR="00737FBF" w:rsidRPr="00E775D5">
          <w:rPr>
            <w:rStyle w:val="a8"/>
            <w:rFonts w:ascii="Times New Roman" w:eastAsia="標楷體" w:hAnsi="Times New Roman" w:hint="eastAsia"/>
            <w:noProof/>
          </w:rPr>
          <w:t>3</w:t>
        </w:r>
        <w:r w:rsidR="00737FBF" w:rsidRPr="00E775D5">
          <w:rPr>
            <w:rStyle w:val="a8"/>
            <w:rFonts w:ascii="Times New Roman" w:eastAsia="標楷體" w:hAnsi="Times New Roman" w:hint="eastAsia"/>
            <w:noProof/>
          </w:rPr>
          <w:t>章</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研究方法</w:t>
        </w:r>
        <w:r w:rsidR="00737FBF">
          <w:rPr>
            <w:noProof/>
            <w:webHidden/>
          </w:rPr>
          <w:tab/>
        </w:r>
        <w:r w:rsidR="00737FBF">
          <w:rPr>
            <w:noProof/>
            <w:webHidden/>
          </w:rPr>
          <w:fldChar w:fldCharType="begin"/>
        </w:r>
        <w:r w:rsidR="00737FBF">
          <w:rPr>
            <w:noProof/>
            <w:webHidden/>
          </w:rPr>
          <w:instrText xml:space="preserve"> PAGEREF _Toc448679301 \h </w:instrText>
        </w:r>
        <w:r w:rsidR="00737FBF">
          <w:rPr>
            <w:noProof/>
            <w:webHidden/>
          </w:rPr>
        </w:r>
        <w:r w:rsidR="00737FBF">
          <w:rPr>
            <w:noProof/>
            <w:webHidden/>
          </w:rPr>
          <w:fldChar w:fldCharType="separate"/>
        </w:r>
        <w:r w:rsidR="00737FBF">
          <w:rPr>
            <w:noProof/>
            <w:webHidden/>
          </w:rPr>
          <w:t>27</w:t>
        </w:r>
        <w:r w:rsidR="00737FBF">
          <w:rPr>
            <w:noProof/>
            <w:webHidden/>
          </w:rPr>
          <w:fldChar w:fldCharType="end"/>
        </w:r>
      </w:hyperlink>
    </w:p>
    <w:p w14:paraId="0934E08E" w14:textId="77777777" w:rsidR="00737FBF" w:rsidRDefault="00665750">
      <w:pPr>
        <w:pStyle w:val="21"/>
        <w:rPr>
          <w:rFonts w:asciiTheme="minorHAnsi" w:eastAsiaTheme="minorEastAsia" w:hAnsiTheme="minorHAnsi" w:cstheme="minorBidi"/>
          <w:noProof/>
        </w:rPr>
      </w:pPr>
      <w:hyperlink w:anchor="_Toc448679302" w:history="1">
        <w:r w:rsidR="00737FBF" w:rsidRPr="00E775D5">
          <w:rPr>
            <w:rStyle w:val="a8"/>
            <w:rFonts w:ascii="Times New Roman" w:eastAsia="標楷體" w:hAnsi="Times New Roman"/>
            <w:noProof/>
          </w:rPr>
          <w:t>3.1</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研究架構</w:t>
        </w:r>
        <w:r w:rsidR="00737FBF">
          <w:rPr>
            <w:noProof/>
            <w:webHidden/>
          </w:rPr>
          <w:tab/>
        </w:r>
        <w:r w:rsidR="00737FBF">
          <w:rPr>
            <w:noProof/>
            <w:webHidden/>
          </w:rPr>
          <w:fldChar w:fldCharType="begin"/>
        </w:r>
        <w:r w:rsidR="00737FBF">
          <w:rPr>
            <w:noProof/>
            <w:webHidden/>
          </w:rPr>
          <w:instrText xml:space="preserve"> PAGEREF _Toc448679302 \h </w:instrText>
        </w:r>
        <w:r w:rsidR="00737FBF">
          <w:rPr>
            <w:noProof/>
            <w:webHidden/>
          </w:rPr>
        </w:r>
        <w:r w:rsidR="00737FBF">
          <w:rPr>
            <w:noProof/>
            <w:webHidden/>
          </w:rPr>
          <w:fldChar w:fldCharType="separate"/>
        </w:r>
        <w:r w:rsidR="00737FBF">
          <w:rPr>
            <w:noProof/>
            <w:webHidden/>
          </w:rPr>
          <w:t>27</w:t>
        </w:r>
        <w:r w:rsidR="00737FBF">
          <w:rPr>
            <w:noProof/>
            <w:webHidden/>
          </w:rPr>
          <w:fldChar w:fldCharType="end"/>
        </w:r>
      </w:hyperlink>
    </w:p>
    <w:p w14:paraId="4C974A21" w14:textId="77777777" w:rsidR="00737FBF" w:rsidRDefault="00665750">
      <w:pPr>
        <w:pStyle w:val="21"/>
        <w:rPr>
          <w:rFonts w:asciiTheme="minorHAnsi" w:eastAsiaTheme="minorEastAsia" w:hAnsiTheme="minorHAnsi" w:cstheme="minorBidi"/>
          <w:noProof/>
        </w:rPr>
      </w:pPr>
      <w:hyperlink w:anchor="_Toc448679303" w:history="1">
        <w:r w:rsidR="00737FBF" w:rsidRPr="00E775D5">
          <w:rPr>
            <w:rStyle w:val="a8"/>
            <w:rFonts w:ascii="Times New Roman" w:eastAsia="標楷體" w:hAnsi="Times New Roman"/>
            <w:noProof/>
          </w:rPr>
          <w:t>3.2</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資料前處理</w:t>
        </w:r>
        <w:r w:rsidR="00737FBF">
          <w:rPr>
            <w:noProof/>
            <w:webHidden/>
          </w:rPr>
          <w:tab/>
        </w:r>
        <w:r w:rsidR="00737FBF">
          <w:rPr>
            <w:noProof/>
            <w:webHidden/>
          </w:rPr>
          <w:fldChar w:fldCharType="begin"/>
        </w:r>
        <w:r w:rsidR="00737FBF">
          <w:rPr>
            <w:noProof/>
            <w:webHidden/>
          </w:rPr>
          <w:instrText xml:space="preserve"> PAGEREF _Toc448679303 \h </w:instrText>
        </w:r>
        <w:r w:rsidR="00737FBF">
          <w:rPr>
            <w:noProof/>
            <w:webHidden/>
          </w:rPr>
        </w:r>
        <w:r w:rsidR="00737FBF">
          <w:rPr>
            <w:noProof/>
            <w:webHidden/>
          </w:rPr>
          <w:fldChar w:fldCharType="separate"/>
        </w:r>
        <w:r w:rsidR="00737FBF">
          <w:rPr>
            <w:noProof/>
            <w:webHidden/>
          </w:rPr>
          <w:t>32</w:t>
        </w:r>
        <w:r w:rsidR="00737FBF">
          <w:rPr>
            <w:noProof/>
            <w:webHidden/>
          </w:rPr>
          <w:fldChar w:fldCharType="end"/>
        </w:r>
      </w:hyperlink>
    </w:p>
    <w:p w14:paraId="6303A3B6" w14:textId="77777777" w:rsidR="00737FBF" w:rsidRDefault="00665750">
      <w:pPr>
        <w:pStyle w:val="21"/>
        <w:rPr>
          <w:rFonts w:asciiTheme="minorHAnsi" w:eastAsiaTheme="minorEastAsia" w:hAnsiTheme="minorHAnsi" w:cstheme="minorBidi"/>
          <w:noProof/>
        </w:rPr>
      </w:pPr>
      <w:hyperlink w:anchor="_Toc448679304" w:history="1">
        <w:r w:rsidR="00737FBF" w:rsidRPr="00E775D5">
          <w:rPr>
            <w:rStyle w:val="a8"/>
            <w:rFonts w:ascii="Times New Roman" w:eastAsia="標楷體" w:hAnsi="Times New Roman"/>
            <w:noProof/>
          </w:rPr>
          <w:t>3.3</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使用者分群</w:t>
        </w:r>
        <w:r w:rsidR="00737FBF">
          <w:rPr>
            <w:noProof/>
            <w:webHidden/>
          </w:rPr>
          <w:tab/>
        </w:r>
        <w:r w:rsidR="00737FBF">
          <w:rPr>
            <w:noProof/>
            <w:webHidden/>
          </w:rPr>
          <w:fldChar w:fldCharType="begin"/>
        </w:r>
        <w:r w:rsidR="00737FBF">
          <w:rPr>
            <w:noProof/>
            <w:webHidden/>
          </w:rPr>
          <w:instrText xml:space="preserve"> PAGEREF _Toc448679304 \h </w:instrText>
        </w:r>
        <w:r w:rsidR="00737FBF">
          <w:rPr>
            <w:noProof/>
            <w:webHidden/>
          </w:rPr>
        </w:r>
        <w:r w:rsidR="00737FBF">
          <w:rPr>
            <w:noProof/>
            <w:webHidden/>
          </w:rPr>
          <w:fldChar w:fldCharType="separate"/>
        </w:r>
        <w:r w:rsidR="00737FBF">
          <w:rPr>
            <w:noProof/>
            <w:webHidden/>
          </w:rPr>
          <w:t>33</w:t>
        </w:r>
        <w:r w:rsidR="00737FBF">
          <w:rPr>
            <w:noProof/>
            <w:webHidden/>
          </w:rPr>
          <w:fldChar w:fldCharType="end"/>
        </w:r>
      </w:hyperlink>
    </w:p>
    <w:p w14:paraId="1DAC6126" w14:textId="77777777" w:rsidR="00737FBF" w:rsidRDefault="00665750">
      <w:pPr>
        <w:pStyle w:val="21"/>
        <w:rPr>
          <w:rFonts w:asciiTheme="minorHAnsi" w:eastAsiaTheme="minorEastAsia" w:hAnsiTheme="minorHAnsi" w:cstheme="minorBidi"/>
          <w:noProof/>
        </w:rPr>
      </w:pPr>
      <w:hyperlink w:anchor="_Toc448679305" w:history="1">
        <w:r w:rsidR="00737FBF" w:rsidRPr="00E775D5">
          <w:rPr>
            <w:rStyle w:val="a8"/>
            <w:rFonts w:ascii="Times New Roman" w:eastAsia="標楷體" w:hAnsi="Times New Roman"/>
            <w:noProof/>
          </w:rPr>
          <w:t>3.4</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產品集合</w:t>
        </w:r>
        <w:r w:rsidR="00737FBF">
          <w:rPr>
            <w:noProof/>
            <w:webHidden/>
          </w:rPr>
          <w:tab/>
        </w:r>
        <w:r w:rsidR="00737FBF">
          <w:rPr>
            <w:noProof/>
            <w:webHidden/>
          </w:rPr>
          <w:fldChar w:fldCharType="begin"/>
        </w:r>
        <w:r w:rsidR="00737FBF">
          <w:rPr>
            <w:noProof/>
            <w:webHidden/>
          </w:rPr>
          <w:instrText xml:space="preserve"> PAGEREF _Toc448679305 \h </w:instrText>
        </w:r>
        <w:r w:rsidR="00737FBF">
          <w:rPr>
            <w:noProof/>
            <w:webHidden/>
          </w:rPr>
        </w:r>
        <w:r w:rsidR="00737FBF">
          <w:rPr>
            <w:noProof/>
            <w:webHidden/>
          </w:rPr>
          <w:fldChar w:fldCharType="separate"/>
        </w:r>
        <w:r w:rsidR="00737FBF">
          <w:rPr>
            <w:noProof/>
            <w:webHidden/>
          </w:rPr>
          <w:t>37</w:t>
        </w:r>
        <w:r w:rsidR="00737FBF">
          <w:rPr>
            <w:noProof/>
            <w:webHidden/>
          </w:rPr>
          <w:fldChar w:fldCharType="end"/>
        </w:r>
      </w:hyperlink>
    </w:p>
    <w:p w14:paraId="7917B516" w14:textId="77777777" w:rsidR="00737FBF" w:rsidRDefault="00665750">
      <w:pPr>
        <w:pStyle w:val="21"/>
        <w:rPr>
          <w:rFonts w:asciiTheme="minorHAnsi" w:eastAsiaTheme="minorEastAsia" w:hAnsiTheme="minorHAnsi" w:cstheme="minorBidi"/>
          <w:noProof/>
        </w:rPr>
      </w:pPr>
      <w:hyperlink w:anchor="_Toc448679306" w:history="1">
        <w:r w:rsidR="00737FBF" w:rsidRPr="00E775D5">
          <w:rPr>
            <w:rStyle w:val="a8"/>
            <w:rFonts w:ascii="Times New Roman" w:eastAsia="標楷體" w:hAnsi="Times New Roman"/>
            <w:noProof/>
          </w:rPr>
          <w:t>3.5</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產品集合推薦</w:t>
        </w:r>
        <w:r w:rsidR="00737FBF">
          <w:rPr>
            <w:noProof/>
            <w:webHidden/>
          </w:rPr>
          <w:tab/>
        </w:r>
        <w:r w:rsidR="00737FBF">
          <w:rPr>
            <w:noProof/>
            <w:webHidden/>
          </w:rPr>
          <w:fldChar w:fldCharType="begin"/>
        </w:r>
        <w:r w:rsidR="00737FBF">
          <w:rPr>
            <w:noProof/>
            <w:webHidden/>
          </w:rPr>
          <w:instrText xml:space="preserve"> PAGEREF _Toc448679306 \h </w:instrText>
        </w:r>
        <w:r w:rsidR="00737FBF">
          <w:rPr>
            <w:noProof/>
            <w:webHidden/>
          </w:rPr>
        </w:r>
        <w:r w:rsidR="00737FBF">
          <w:rPr>
            <w:noProof/>
            <w:webHidden/>
          </w:rPr>
          <w:fldChar w:fldCharType="separate"/>
        </w:r>
        <w:r w:rsidR="00737FBF">
          <w:rPr>
            <w:noProof/>
            <w:webHidden/>
          </w:rPr>
          <w:t>39</w:t>
        </w:r>
        <w:r w:rsidR="00737FBF">
          <w:rPr>
            <w:noProof/>
            <w:webHidden/>
          </w:rPr>
          <w:fldChar w:fldCharType="end"/>
        </w:r>
      </w:hyperlink>
    </w:p>
    <w:p w14:paraId="1D8AF55F" w14:textId="77777777" w:rsidR="00737FBF" w:rsidRDefault="00665750">
      <w:pPr>
        <w:pStyle w:val="21"/>
        <w:rPr>
          <w:rFonts w:asciiTheme="minorHAnsi" w:eastAsiaTheme="minorEastAsia" w:hAnsiTheme="minorHAnsi" w:cstheme="minorBidi"/>
          <w:noProof/>
        </w:rPr>
      </w:pPr>
      <w:hyperlink w:anchor="_Toc448679307" w:history="1">
        <w:r w:rsidR="00737FBF" w:rsidRPr="00E775D5">
          <w:rPr>
            <w:rStyle w:val="a8"/>
            <w:rFonts w:ascii="Times New Roman" w:eastAsia="標楷體" w:hAnsi="Times New Roman"/>
            <w:noProof/>
          </w:rPr>
          <w:t>3.6</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小結</w:t>
        </w:r>
        <w:r w:rsidR="00737FBF">
          <w:rPr>
            <w:noProof/>
            <w:webHidden/>
          </w:rPr>
          <w:tab/>
        </w:r>
        <w:r w:rsidR="00737FBF">
          <w:rPr>
            <w:noProof/>
            <w:webHidden/>
          </w:rPr>
          <w:fldChar w:fldCharType="begin"/>
        </w:r>
        <w:r w:rsidR="00737FBF">
          <w:rPr>
            <w:noProof/>
            <w:webHidden/>
          </w:rPr>
          <w:instrText xml:space="preserve"> PAGEREF _Toc448679307 \h </w:instrText>
        </w:r>
        <w:r w:rsidR="00737FBF">
          <w:rPr>
            <w:noProof/>
            <w:webHidden/>
          </w:rPr>
        </w:r>
        <w:r w:rsidR="00737FBF">
          <w:rPr>
            <w:noProof/>
            <w:webHidden/>
          </w:rPr>
          <w:fldChar w:fldCharType="separate"/>
        </w:r>
        <w:r w:rsidR="00737FBF">
          <w:rPr>
            <w:noProof/>
            <w:webHidden/>
          </w:rPr>
          <w:t>42</w:t>
        </w:r>
        <w:r w:rsidR="00737FBF">
          <w:rPr>
            <w:noProof/>
            <w:webHidden/>
          </w:rPr>
          <w:fldChar w:fldCharType="end"/>
        </w:r>
      </w:hyperlink>
    </w:p>
    <w:p w14:paraId="76F3F209" w14:textId="77777777" w:rsidR="00737FBF" w:rsidRDefault="00665750">
      <w:pPr>
        <w:pStyle w:val="11"/>
        <w:tabs>
          <w:tab w:val="right" w:leader="dot" w:pos="8296"/>
        </w:tabs>
        <w:rPr>
          <w:rFonts w:asciiTheme="minorHAnsi" w:eastAsiaTheme="minorEastAsia" w:hAnsiTheme="minorHAnsi" w:cstheme="minorBidi"/>
          <w:noProof/>
        </w:rPr>
      </w:pPr>
      <w:hyperlink w:anchor="_Toc448679308" w:history="1">
        <w:r w:rsidR="00737FBF" w:rsidRPr="00E775D5">
          <w:rPr>
            <w:rStyle w:val="a8"/>
            <w:rFonts w:ascii="Times New Roman" w:eastAsia="標楷體" w:hAnsi="Times New Roman" w:hint="eastAsia"/>
            <w:noProof/>
          </w:rPr>
          <w:t>第</w:t>
        </w:r>
        <w:r w:rsidR="00737FBF" w:rsidRPr="00E775D5">
          <w:rPr>
            <w:rStyle w:val="a8"/>
            <w:rFonts w:ascii="Times New Roman" w:eastAsia="標楷體" w:hAnsi="Times New Roman" w:hint="eastAsia"/>
            <w:noProof/>
          </w:rPr>
          <w:t>4</w:t>
        </w:r>
        <w:r w:rsidR="00737FBF" w:rsidRPr="00E775D5">
          <w:rPr>
            <w:rStyle w:val="a8"/>
            <w:rFonts w:ascii="Times New Roman" w:eastAsia="標楷體" w:hAnsi="Times New Roman" w:hint="eastAsia"/>
            <w:noProof/>
          </w:rPr>
          <w:t>章</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系統建置與驗證</w:t>
        </w:r>
        <w:r w:rsidR="00737FBF">
          <w:rPr>
            <w:noProof/>
            <w:webHidden/>
          </w:rPr>
          <w:tab/>
        </w:r>
        <w:r w:rsidR="00737FBF">
          <w:rPr>
            <w:noProof/>
            <w:webHidden/>
          </w:rPr>
          <w:fldChar w:fldCharType="begin"/>
        </w:r>
        <w:r w:rsidR="00737FBF">
          <w:rPr>
            <w:noProof/>
            <w:webHidden/>
          </w:rPr>
          <w:instrText xml:space="preserve"> PAGEREF _Toc448679308 \h </w:instrText>
        </w:r>
        <w:r w:rsidR="00737FBF">
          <w:rPr>
            <w:noProof/>
            <w:webHidden/>
          </w:rPr>
        </w:r>
        <w:r w:rsidR="00737FBF">
          <w:rPr>
            <w:noProof/>
            <w:webHidden/>
          </w:rPr>
          <w:fldChar w:fldCharType="separate"/>
        </w:r>
        <w:r w:rsidR="00737FBF">
          <w:rPr>
            <w:noProof/>
            <w:webHidden/>
          </w:rPr>
          <w:t>44</w:t>
        </w:r>
        <w:r w:rsidR="00737FBF">
          <w:rPr>
            <w:noProof/>
            <w:webHidden/>
          </w:rPr>
          <w:fldChar w:fldCharType="end"/>
        </w:r>
      </w:hyperlink>
    </w:p>
    <w:p w14:paraId="079929C6" w14:textId="77777777" w:rsidR="00737FBF" w:rsidRDefault="00665750">
      <w:pPr>
        <w:pStyle w:val="21"/>
        <w:rPr>
          <w:rFonts w:asciiTheme="minorHAnsi" w:eastAsiaTheme="minorEastAsia" w:hAnsiTheme="minorHAnsi" w:cstheme="minorBidi"/>
          <w:noProof/>
        </w:rPr>
      </w:pPr>
      <w:hyperlink w:anchor="_Toc448679309" w:history="1">
        <w:r w:rsidR="00737FBF" w:rsidRPr="00E775D5">
          <w:rPr>
            <w:rStyle w:val="a8"/>
            <w:rFonts w:ascii="Times New Roman" w:eastAsia="標楷體" w:hAnsi="Times New Roman"/>
            <w:noProof/>
          </w:rPr>
          <w:t>4.1</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系統環境建置</w:t>
        </w:r>
        <w:r w:rsidR="00737FBF">
          <w:rPr>
            <w:noProof/>
            <w:webHidden/>
          </w:rPr>
          <w:tab/>
        </w:r>
        <w:r w:rsidR="00737FBF">
          <w:rPr>
            <w:noProof/>
            <w:webHidden/>
          </w:rPr>
          <w:fldChar w:fldCharType="begin"/>
        </w:r>
        <w:r w:rsidR="00737FBF">
          <w:rPr>
            <w:noProof/>
            <w:webHidden/>
          </w:rPr>
          <w:instrText xml:space="preserve"> PAGEREF _Toc448679309 \h </w:instrText>
        </w:r>
        <w:r w:rsidR="00737FBF">
          <w:rPr>
            <w:noProof/>
            <w:webHidden/>
          </w:rPr>
        </w:r>
        <w:r w:rsidR="00737FBF">
          <w:rPr>
            <w:noProof/>
            <w:webHidden/>
          </w:rPr>
          <w:fldChar w:fldCharType="separate"/>
        </w:r>
        <w:r w:rsidR="00737FBF">
          <w:rPr>
            <w:noProof/>
            <w:webHidden/>
          </w:rPr>
          <w:t>44</w:t>
        </w:r>
        <w:r w:rsidR="00737FBF">
          <w:rPr>
            <w:noProof/>
            <w:webHidden/>
          </w:rPr>
          <w:fldChar w:fldCharType="end"/>
        </w:r>
      </w:hyperlink>
    </w:p>
    <w:p w14:paraId="19E456FE" w14:textId="77777777" w:rsidR="00737FBF" w:rsidRDefault="00665750">
      <w:pPr>
        <w:pStyle w:val="21"/>
        <w:rPr>
          <w:rFonts w:asciiTheme="minorHAnsi" w:eastAsiaTheme="minorEastAsia" w:hAnsiTheme="minorHAnsi" w:cstheme="minorBidi"/>
          <w:noProof/>
        </w:rPr>
      </w:pPr>
      <w:hyperlink w:anchor="_Toc448679310" w:history="1">
        <w:r w:rsidR="00737FBF" w:rsidRPr="00E775D5">
          <w:rPr>
            <w:rStyle w:val="a8"/>
            <w:rFonts w:ascii="Times New Roman" w:eastAsia="標楷體" w:hAnsi="Times New Roman"/>
            <w:noProof/>
          </w:rPr>
          <w:t>4.2</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實驗方法</w:t>
        </w:r>
        <w:r w:rsidR="00737FBF">
          <w:rPr>
            <w:noProof/>
            <w:webHidden/>
          </w:rPr>
          <w:tab/>
        </w:r>
        <w:r w:rsidR="00737FBF">
          <w:rPr>
            <w:noProof/>
            <w:webHidden/>
          </w:rPr>
          <w:fldChar w:fldCharType="begin"/>
        </w:r>
        <w:r w:rsidR="00737FBF">
          <w:rPr>
            <w:noProof/>
            <w:webHidden/>
          </w:rPr>
          <w:instrText xml:space="preserve"> PAGEREF _Toc448679310 \h </w:instrText>
        </w:r>
        <w:r w:rsidR="00737FBF">
          <w:rPr>
            <w:noProof/>
            <w:webHidden/>
          </w:rPr>
        </w:r>
        <w:r w:rsidR="00737FBF">
          <w:rPr>
            <w:noProof/>
            <w:webHidden/>
          </w:rPr>
          <w:fldChar w:fldCharType="separate"/>
        </w:r>
        <w:r w:rsidR="00737FBF">
          <w:rPr>
            <w:noProof/>
            <w:webHidden/>
          </w:rPr>
          <w:t>46</w:t>
        </w:r>
        <w:r w:rsidR="00737FBF">
          <w:rPr>
            <w:noProof/>
            <w:webHidden/>
          </w:rPr>
          <w:fldChar w:fldCharType="end"/>
        </w:r>
      </w:hyperlink>
    </w:p>
    <w:p w14:paraId="67E9FB61" w14:textId="77777777" w:rsidR="00737FBF" w:rsidRDefault="00665750">
      <w:pPr>
        <w:pStyle w:val="31"/>
        <w:tabs>
          <w:tab w:val="right" w:leader="dot" w:pos="8296"/>
        </w:tabs>
        <w:rPr>
          <w:noProof/>
        </w:rPr>
      </w:pPr>
      <w:hyperlink w:anchor="_Toc448679311" w:history="1">
        <w:r w:rsidR="00737FBF" w:rsidRPr="00E775D5">
          <w:rPr>
            <w:rStyle w:val="a8"/>
            <w:rFonts w:ascii="Times New Roman" w:eastAsia="標楷體" w:hAnsi="Times New Roman"/>
            <w:noProof/>
          </w:rPr>
          <w:t>4.2.1</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資料來源</w:t>
        </w:r>
        <w:r w:rsidR="00737FBF">
          <w:rPr>
            <w:noProof/>
            <w:webHidden/>
          </w:rPr>
          <w:tab/>
        </w:r>
        <w:r w:rsidR="00737FBF">
          <w:rPr>
            <w:noProof/>
            <w:webHidden/>
          </w:rPr>
          <w:fldChar w:fldCharType="begin"/>
        </w:r>
        <w:r w:rsidR="00737FBF">
          <w:rPr>
            <w:noProof/>
            <w:webHidden/>
          </w:rPr>
          <w:instrText xml:space="preserve"> PAGEREF _Toc448679311 \h </w:instrText>
        </w:r>
        <w:r w:rsidR="00737FBF">
          <w:rPr>
            <w:noProof/>
            <w:webHidden/>
          </w:rPr>
        </w:r>
        <w:r w:rsidR="00737FBF">
          <w:rPr>
            <w:noProof/>
            <w:webHidden/>
          </w:rPr>
          <w:fldChar w:fldCharType="separate"/>
        </w:r>
        <w:r w:rsidR="00737FBF">
          <w:rPr>
            <w:noProof/>
            <w:webHidden/>
          </w:rPr>
          <w:t>47</w:t>
        </w:r>
        <w:r w:rsidR="00737FBF">
          <w:rPr>
            <w:noProof/>
            <w:webHidden/>
          </w:rPr>
          <w:fldChar w:fldCharType="end"/>
        </w:r>
      </w:hyperlink>
    </w:p>
    <w:p w14:paraId="165D9F6B" w14:textId="77777777" w:rsidR="00737FBF" w:rsidRDefault="00665750">
      <w:pPr>
        <w:pStyle w:val="31"/>
        <w:tabs>
          <w:tab w:val="right" w:leader="dot" w:pos="8296"/>
        </w:tabs>
        <w:rPr>
          <w:noProof/>
        </w:rPr>
      </w:pPr>
      <w:hyperlink w:anchor="_Toc448679312" w:history="1">
        <w:r w:rsidR="00737FBF" w:rsidRPr="00E775D5">
          <w:rPr>
            <w:rStyle w:val="a8"/>
            <w:rFonts w:ascii="Times New Roman" w:eastAsia="標楷體" w:hAnsi="Times New Roman"/>
            <w:noProof/>
          </w:rPr>
          <w:t>4.2.2</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評估指標</w:t>
        </w:r>
        <w:r w:rsidR="00737FBF">
          <w:rPr>
            <w:noProof/>
            <w:webHidden/>
          </w:rPr>
          <w:tab/>
        </w:r>
        <w:r w:rsidR="00737FBF">
          <w:rPr>
            <w:noProof/>
            <w:webHidden/>
          </w:rPr>
          <w:fldChar w:fldCharType="begin"/>
        </w:r>
        <w:r w:rsidR="00737FBF">
          <w:rPr>
            <w:noProof/>
            <w:webHidden/>
          </w:rPr>
          <w:instrText xml:space="preserve"> PAGEREF _Toc448679312 \h </w:instrText>
        </w:r>
        <w:r w:rsidR="00737FBF">
          <w:rPr>
            <w:noProof/>
            <w:webHidden/>
          </w:rPr>
        </w:r>
        <w:r w:rsidR="00737FBF">
          <w:rPr>
            <w:noProof/>
            <w:webHidden/>
          </w:rPr>
          <w:fldChar w:fldCharType="separate"/>
        </w:r>
        <w:r w:rsidR="00737FBF">
          <w:rPr>
            <w:noProof/>
            <w:webHidden/>
          </w:rPr>
          <w:t>47</w:t>
        </w:r>
        <w:r w:rsidR="00737FBF">
          <w:rPr>
            <w:noProof/>
            <w:webHidden/>
          </w:rPr>
          <w:fldChar w:fldCharType="end"/>
        </w:r>
      </w:hyperlink>
    </w:p>
    <w:p w14:paraId="20B983EB" w14:textId="77777777" w:rsidR="00737FBF" w:rsidRDefault="00665750">
      <w:pPr>
        <w:pStyle w:val="21"/>
        <w:rPr>
          <w:rFonts w:asciiTheme="minorHAnsi" w:eastAsiaTheme="minorEastAsia" w:hAnsiTheme="minorHAnsi" w:cstheme="minorBidi"/>
          <w:noProof/>
        </w:rPr>
      </w:pPr>
      <w:hyperlink w:anchor="_Toc448679313" w:history="1">
        <w:r w:rsidR="00737FBF" w:rsidRPr="00E775D5">
          <w:rPr>
            <w:rStyle w:val="a8"/>
            <w:rFonts w:ascii="Times New Roman" w:eastAsia="標楷體" w:hAnsi="Times New Roman"/>
            <w:noProof/>
          </w:rPr>
          <w:t>4.3</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實驗結果</w:t>
        </w:r>
        <w:r w:rsidR="00737FBF">
          <w:rPr>
            <w:noProof/>
            <w:webHidden/>
          </w:rPr>
          <w:tab/>
        </w:r>
        <w:r w:rsidR="00737FBF">
          <w:rPr>
            <w:noProof/>
            <w:webHidden/>
          </w:rPr>
          <w:fldChar w:fldCharType="begin"/>
        </w:r>
        <w:r w:rsidR="00737FBF">
          <w:rPr>
            <w:noProof/>
            <w:webHidden/>
          </w:rPr>
          <w:instrText xml:space="preserve"> PAGEREF _Toc448679313 \h </w:instrText>
        </w:r>
        <w:r w:rsidR="00737FBF">
          <w:rPr>
            <w:noProof/>
            <w:webHidden/>
          </w:rPr>
        </w:r>
        <w:r w:rsidR="00737FBF">
          <w:rPr>
            <w:noProof/>
            <w:webHidden/>
          </w:rPr>
          <w:fldChar w:fldCharType="separate"/>
        </w:r>
        <w:r w:rsidR="00737FBF">
          <w:rPr>
            <w:noProof/>
            <w:webHidden/>
          </w:rPr>
          <w:t>47</w:t>
        </w:r>
        <w:r w:rsidR="00737FBF">
          <w:rPr>
            <w:noProof/>
            <w:webHidden/>
          </w:rPr>
          <w:fldChar w:fldCharType="end"/>
        </w:r>
      </w:hyperlink>
    </w:p>
    <w:p w14:paraId="0806A31E" w14:textId="77777777" w:rsidR="00737FBF" w:rsidRDefault="00665750">
      <w:pPr>
        <w:pStyle w:val="31"/>
        <w:tabs>
          <w:tab w:val="right" w:leader="dot" w:pos="8296"/>
        </w:tabs>
        <w:rPr>
          <w:noProof/>
        </w:rPr>
      </w:pPr>
      <w:hyperlink w:anchor="_Toc448679314" w:history="1">
        <w:r w:rsidR="00737FBF" w:rsidRPr="00E775D5">
          <w:rPr>
            <w:rStyle w:val="a8"/>
            <w:rFonts w:ascii="Times New Roman" w:eastAsia="標楷體" w:hAnsi="Times New Roman"/>
            <w:noProof/>
          </w:rPr>
          <w:t>4.3.1</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實驗一</w:t>
        </w:r>
        <w:r w:rsidR="00737FBF">
          <w:rPr>
            <w:noProof/>
            <w:webHidden/>
          </w:rPr>
          <w:tab/>
        </w:r>
        <w:r w:rsidR="00737FBF">
          <w:rPr>
            <w:noProof/>
            <w:webHidden/>
          </w:rPr>
          <w:fldChar w:fldCharType="begin"/>
        </w:r>
        <w:r w:rsidR="00737FBF">
          <w:rPr>
            <w:noProof/>
            <w:webHidden/>
          </w:rPr>
          <w:instrText xml:space="preserve"> PAGEREF _Toc448679314 \h </w:instrText>
        </w:r>
        <w:r w:rsidR="00737FBF">
          <w:rPr>
            <w:noProof/>
            <w:webHidden/>
          </w:rPr>
        </w:r>
        <w:r w:rsidR="00737FBF">
          <w:rPr>
            <w:noProof/>
            <w:webHidden/>
          </w:rPr>
          <w:fldChar w:fldCharType="separate"/>
        </w:r>
        <w:r w:rsidR="00737FBF">
          <w:rPr>
            <w:noProof/>
            <w:webHidden/>
          </w:rPr>
          <w:t>47</w:t>
        </w:r>
        <w:r w:rsidR="00737FBF">
          <w:rPr>
            <w:noProof/>
            <w:webHidden/>
          </w:rPr>
          <w:fldChar w:fldCharType="end"/>
        </w:r>
      </w:hyperlink>
    </w:p>
    <w:p w14:paraId="01AC7A16" w14:textId="77777777" w:rsidR="00737FBF" w:rsidRDefault="00665750">
      <w:pPr>
        <w:pStyle w:val="31"/>
        <w:tabs>
          <w:tab w:val="right" w:leader="dot" w:pos="8296"/>
        </w:tabs>
        <w:rPr>
          <w:noProof/>
        </w:rPr>
      </w:pPr>
      <w:hyperlink w:anchor="_Toc448679315" w:history="1">
        <w:r w:rsidR="00737FBF" w:rsidRPr="00E775D5">
          <w:rPr>
            <w:rStyle w:val="a8"/>
            <w:rFonts w:ascii="Times New Roman" w:eastAsia="標楷體" w:hAnsi="Times New Roman"/>
            <w:noProof/>
          </w:rPr>
          <w:t>4.3.2</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實驗二</w:t>
        </w:r>
        <w:r w:rsidR="00737FBF">
          <w:rPr>
            <w:noProof/>
            <w:webHidden/>
          </w:rPr>
          <w:tab/>
        </w:r>
        <w:r w:rsidR="00737FBF">
          <w:rPr>
            <w:noProof/>
            <w:webHidden/>
          </w:rPr>
          <w:fldChar w:fldCharType="begin"/>
        </w:r>
        <w:r w:rsidR="00737FBF">
          <w:rPr>
            <w:noProof/>
            <w:webHidden/>
          </w:rPr>
          <w:instrText xml:space="preserve"> PAGEREF _Toc448679315 \h </w:instrText>
        </w:r>
        <w:r w:rsidR="00737FBF">
          <w:rPr>
            <w:noProof/>
            <w:webHidden/>
          </w:rPr>
        </w:r>
        <w:r w:rsidR="00737FBF">
          <w:rPr>
            <w:noProof/>
            <w:webHidden/>
          </w:rPr>
          <w:fldChar w:fldCharType="separate"/>
        </w:r>
        <w:r w:rsidR="00737FBF">
          <w:rPr>
            <w:noProof/>
            <w:webHidden/>
          </w:rPr>
          <w:t>47</w:t>
        </w:r>
        <w:r w:rsidR="00737FBF">
          <w:rPr>
            <w:noProof/>
            <w:webHidden/>
          </w:rPr>
          <w:fldChar w:fldCharType="end"/>
        </w:r>
      </w:hyperlink>
    </w:p>
    <w:p w14:paraId="50D45CB5" w14:textId="77777777" w:rsidR="00737FBF" w:rsidRDefault="00665750">
      <w:pPr>
        <w:pStyle w:val="31"/>
        <w:tabs>
          <w:tab w:val="right" w:leader="dot" w:pos="8296"/>
        </w:tabs>
        <w:rPr>
          <w:noProof/>
        </w:rPr>
      </w:pPr>
      <w:hyperlink w:anchor="_Toc448679316" w:history="1">
        <w:r w:rsidR="00737FBF" w:rsidRPr="00E775D5">
          <w:rPr>
            <w:rStyle w:val="a8"/>
            <w:rFonts w:ascii="Times New Roman" w:eastAsia="標楷體" w:hAnsi="Times New Roman"/>
            <w:noProof/>
          </w:rPr>
          <w:t>4.3.3</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實驗三</w:t>
        </w:r>
        <w:r w:rsidR="00737FBF">
          <w:rPr>
            <w:noProof/>
            <w:webHidden/>
          </w:rPr>
          <w:tab/>
        </w:r>
        <w:r w:rsidR="00737FBF">
          <w:rPr>
            <w:noProof/>
            <w:webHidden/>
          </w:rPr>
          <w:fldChar w:fldCharType="begin"/>
        </w:r>
        <w:r w:rsidR="00737FBF">
          <w:rPr>
            <w:noProof/>
            <w:webHidden/>
          </w:rPr>
          <w:instrText xml:space="preserve"> PAGEREF _Toc448679316 \h </w:instrText>
        </w:r>
        <w:r w:rsidR="00737FBF">
          <w:rPr>
            <w:noProof/>
            <w:webHidden/>
          </w:rPr>
        </w:r>
        <w:r w:rsidR="00737FBF">
          <w:rPr>
            <w:noProof/>
            <w:webHidden/>
          </w:rPr>
          <w:fldChar w:fldCharType="separate"/>
        </w:r>
        <w:r w:rsidR="00737FBF">
          <w:rPr>
            <w:noProof/>
            <w:webHidden/>
          </w:rPr>
          <w:t>47</w:t>
        </w:r>
        <w:r w:rsidR="00737FBF">
          <w:rPr>
            <w:noProof/>
            <w:webHidden/>
          </w:rPr>
          <w:fldChar w:fldCharType="end"/>
        </w:r>
      </w:hyperlink>
    </w:p>
    <w:p w14:paraId="7DF566DE" w14:textId="77777777" w:rsidR="00737FBF" w:rsidRDefault="00665750">
      <w:pPr>
        <w:pStyle w:val="31"/>
        <w:tabs>
          <w:tab w:val="right" w:leader="dot" w:pos="8296"/>
        </w:tabs>
        <w:rPr>
          <w:noProof/>
        </w:rPr>
      </w:pPr>
      <w:hyperlink w:anchor="_Toc448679317" w:history="1">
        <w:r w:rsidR="00737FBF" w:rsidRPr="00E775D5">
          <w:rPr>
            <w:rStyle w:val="a8"/>
            <w:rFonts w:ascii="Times New Roman" w:eastAsia="標楷體" w:hAnsi="Times New Roman"/>
            <w:noProof/>
          </w:rPr>
          <w:t>4.3.4</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實驗四</w:t>
        </w:r>
        <w:r w:rsidR="00737FBF">
          <w:rPr>
            <w:noProof/>
            <w:webHidden/>
          </w:rPr>
          <w:tab/>
        </w:r>
        <w:r w:rsidR="00737FBF">
          <w:rPr>
            <w:noProof/>
            <w:webHidden/>
          </w:rPr>
          <w:fldChar w:fldCharType="begin"/>
        </w:r>
        <w:r w:rsidR="00737FBF">
          <w:rPr>
            <w:noProof/>
            <w:webHidden/>
          </w:rPr>
          <w:instrText xml:space="preserve"> PAGEREF _Toc448679317 \h </w:instrText>
        </w:r>
        <w:r w:rsidR="00737FBF">
          <w:rPr>
            <w:noProof/>
            <w:webHidden/>
          </w:rPr>
        </w:r>
        <w:r w:rsidR="00737FBF">
          <w:rPr>
            <w:noProof/>
            <w:webHidden/>
          </w:rPr>
          <w:fldChar w:fldCharType="separate"/>
        </w:r>
        <w:r w:rsidR="00737FBF">
          <w:rPr>
            <w:noProof/>
            <w:webHidden/>
          </w:rPr>
          <w:t>47</w:t>
        </w:r>
        <w:r w:rsidR="00737FBF">
          <w:rPr>
            <w:noProof/>
            <w:webHidden/>
          </w:rPr>
          <w:fldChar w:fldCharType="end"/>
        </w:r>
      </w:hyperlink>
    </w:p>
    <w:p w14:paraId="4A783EB2" w14:textId="77777777" w:rsidR="00737FBF" w:rsidRDefault="00665750">
      <w:pPr>
        <w:pStyle w:val="11"/>
        <w:tabs>
          <w:tab w:val="right" w:leader="dot" w:pos="8296"/>
        </w:tabs>
        <w:rPr>
          <w:rFonts w:asciiTheme="minorHAnsi" w:eastAsiaTheme="minorEastAsia" w:hAnsiTheme="minorHAnsi" w:cstheme="minorBidi"/>
          <w:noProof/>
        </w:rPr>
      </w:pPr>
      <w:hyperlink w:anchor="_Toc448679318" w:history="1">
        <w:r w:rsidR="00737FBF" w:rsidRPr="00E775D5">
          <w:rPr>
            <w:rStyle w:val="a8"/>
            <w:rFonts w:ascii="Times New Roman" w:eastAsia="標楷體" w:hAnsi="Times New Roman" w:hint="eastAsia"/>
            <w:noProof/>
          </w:rPr>
          <w:t>第</w:t>
        </w:r>
        <w:r w:rsidR="00737FBF" w:rsidRPr="00E775D5">
          <w:rPr>
            <w:rStyle w:val="a8"/>
            <w:rFonts w:ascii="Times New Roman" w:eastAsia="標楷體" w:hAnsi="Times New Roman" w:hint="eastAsia"/>
            <w:noProof/>
          </w:rPr>
          <w:t>5</w:t>
        </w:r>
        <w:r w:rsidR="00737FBF" w:rsidRPr="00E775D5">
          <w:rPr>
            <w:rStyle w:val="a8"/>
            <w:rFonts w:ascii="Times New Roman" w:eastAsia="標楷體" w:hAnsi="Times New Roman" w:hint="eastAsia"/>
            <w:noProof/>
          </w:rPr>
          <w:t>章</w:t>
        </w:r>
        <w:r w:rsidR="00737FBF" w:rsidRPr="00E775D5">
          <w:rPr>
            <w:rStyle w:val="a8"/>
            <w:rFonts w:ascii="Times New Roman" w:eastAsia="標楷體" w:hAnsi="Times New Roman" w:hint="eastAsia"/>
            <w:noProof/>
          </w:rPr>
          <w:t xml:space="preserve"> </w:t>
        </w:r>
        <w:r w:rsidR="00737FBF" w:rsidRPr="00E775D5">
          <w:rPr>
            <w:rStyle w:val="a8"/>
            <w:rFonts w:ascii="Times New Roman" w:eastAsia="標楷體" w:hAnsi="Times New Roman" w:hint="eastAsia"/>
            <w:noProof/>
          </w:rPr>
          <w:t>目前及預期進度</w:t>
        </w:r>
        <w:r w:rsidR="00737FBF">
          <w:rPr>
            <w:noProof/>
            <w:webHidden/>
          </w:rPr>
          <w:tab/>
        </w:r>
        <w:r w:rsidR="00737FBF">
          <w:rPr>
            <w:noProof/>
            <w:webHidden/>
          </w:rPr>
          <w:fldChar w:fldCharType="begin"/>
        </w:r>
        <w:r w:rsidR="00737FBF">
          <w:rPr>
            <w:noProof/>
            <w:webHidden/>
          </w:rPr>
          <w:instrText xml:space="preserve"> PAGEREF _Toc448679318 \h </w:instrText>
        </w:r>
        <w:r w:rsidR="00737FBF">
          <w:rPr>
            <w:noProof/>
            <w:webHidden/>
          </w:rPr>
        </w:r>
        <w:r w:rsidR="00737FBF">
          <w:rPr>
            <w:noProof/>
            <w:webHidden/>
          </w:rPr>
          <w:fldChar w:fldCharType="separate"/>
        </w:r>
        <w:r w:rsidR="00737FBF">
          <w:rPr>
            <w:noProof/>
            <w:webHidden/>
          </w:rPr>
          <w:t>47</w:t>
        </w:r>
        <w:r w:rsidR="00737FBF">
          <w:rPr>
            <w:noProof/>
            <w:webHidden/>
          </w:rPr>
          <w:fldChar w:fldCharType="end"/>
        </w:r>
      </w:hyperlink>
    </w:p>
    <w:p w14:paraId="020A09CF" w14:textId="77777777" w:rsidR="00737FBF" w:rsidRDefault="00665750">
      <w:pPr>
        <w:pStyle w:val="11"/>
        <w:tabs>
          <w:tab w:val="right" w:leader="dot" w:pos="8296"/>
        </w:tabs>
        <w:rPr>
          <w:rFonts w:asciiTheme="minorHAnsi" w:eastAsiaTheme="minorEastAsia" w:hAnsiTheme="minorHAnsi" w:cstheme="minorBidi"/>
          <w:noProof/>
        </w:rPr>
      </w:pPr>
      <w:hyperlink w:anchor="_Toc448679319" w:history="1">
        <w:r w:rsidR="00737FBF" w:rsidRPr="00E775D5">
          <w:rPr>
            <w:rStyle w:val="a8"/>
            <w:rFonts w:ascii="Times New Roman" w:eastAsia="標楷體" w:hAnsi="Times New Roman" w:hint="eastAsia"/>
            <w:noProof/>
          </w:rPr>
          <w:t>參考文獻</w:t>
        </w:r>
        <w:r w:rsidR="00737FBF">
          <w:rPr>
            <w:noProof/>
            <w:webHidden/>
          </w:rPr>
          <w:tab/>
        </w:r>
        <w:r w:rsidR="00737FBF">
          <w:rPr>
            <w:noProof/>
            <w:webHidden/>
          </w:rPr>
          <w:fldChar w:fldCharType="begin"/>
        </w:r>
        <w:r w:rsidR="00737FBF">
          <w:rPr>
            <w:noProof/>
            <w:webHidden/>
          </w:rPr>
          <w:instrText xml:space="preserve"> PAGEREF _Toc448679319 \h </w:instrText>
        </w:r>
        <w:r w:rsidR="00737FBF">
          <w:rPr>
            <w:noProof/>
            <w:webHidden/>
          </w:rPr>
        </w:r>
        <w:r w:rsidR="00737FBF">
          <w:rPr>
            <w:noProof/>
            <w:webHidden/>
          </w:rPr>
          <w:fldChar w:fldCharType="separate"/>
        </w:r>
        <w:r w:rsidR="00737FBF">
          <w:rPr>
            <w:noProof/>
            <w:webHidden/>
          </w:rPr>
          <w:t>48</w:t>
        </w:r>
        <w:r w:rsidR="00737FBF">
          <w:rPr>
            <w:noProof/>
            <w:webHidden/>
          </w:rPr>
          <w:fldChar w:fldCharType="end"/>
        </w:r>
      </w:hyperlink>
    </w:p>
    <w:p w14:paraId="776E3C89" w14:textId="77777777" w:rsidR="00737FBF" w:rsidRDefault="00251F42" w:rsidP="00AD2E97">
      <w:pPr>
        <w:spacing w:line="360" w:lineRule="auto"/>
        <w:jc w:val="center"/>
        <w:rPr>
          <w:b/>
          <w:bCs/>
          <w:lang w:val="zh-TW"/>
        </w:rPr>
      </w:pPr>
      <w:r w:rsidRPr="003D45F7">
        <w:rPr>
          <w:b/>
          <w:bCs/>
          <w:lang w:val="zh-TW"/>
        </w:rPr>
        <w:fldChar w:fldCharType="end"/>
      </w:r>
    </w:p>
    <w:p w14:paraId="5BC7AEB0" w14:textId="77777777" w:rsidR="00737FBF" w:rsidRDefault="00737FBF">
      <w:pPr>
        <w:widowControl/>
        <w:rPr>
          <w:b/>
          <w:bCs/>
          <w:lang w:val="zh-TW"/>
        </w:rPr>
      </w:pPr>
      <w:r>
        <w:rPr>
          <w:b/>
          <w:bCs/>
          <w:lang w:val="zh-TW"/>
        </w:rPr>
        <w:br w:type="page"/>
      </w:r>
    </w:p>
    <w:p w14:paraId="73586B53" w14:textId="2977DC4A" w:rsidR="00251F42" w:rsidRPr="00737FBF" w:rsidRDefault="004947C1" w:rsidP="00737FBF">
      <w:pPr>
        <w:widowControl/>
        <w:jc w:val="center"/>
        <w:rPr>
          <w:rFonts w:ascii="標楷體" w:eastAsia="標楷體" w:hAnsi="標楷體"/>
          <w:b/>
          <w:sz w:val="36"/>
          <w:lang w:val="zh-TW"/>
        </w:rPr>
      </w:pPr>
      <w:r w:rsidRPr="004947C1">
        <w:rPr>
          <w:rFonts w:ascii="標楷體" w:eastAsia="標楷體" w:hAnsi="標楷體" w:hint="eastAsia"/>
          <w:b/>
          <w:sz w:val="36"/>
          <w:lang w:val="zh-TW"/>
        </w:rPr>
        <w:lastRenderedPageBreak/>
        <w:t>表</w:t>
      </w:r>
      <w:r w:rsidR="00251F42" w:rsidRPr="004947C1">
        <w:rPr>
          <w:rFonts w:ascii="標楷體" w:eastAsia="標楷體" w:hAnsi="標楷體" w:hint="eastAsia"/>
          <w:b/>
          <w:sz w:val="36"/>
          <w:lang w:val="zh-TW"/>
        </w:rPr>
        <w:t>目錄</w:t>
      </w:r>
    </w:p>
    <w:commentRangeStart w:id="0"/>
    <w:p w14:paraId="516C3E11" w14:textId="77777777" w:rsidR="0094197F" w:rsidRDefault="00611304">
      <w:pPr>
        <w:pStyle w:val="aa"/>
        <w:tabs>
          <w:tab w:val="right" w:leader="dot" w:pos="8296"/>
        </w:tabs>
        <w:ind w:left="1681" w:hanging="721"/>
        <w:rPr>
          <w:rFonts w:asciiTheme="minorHAnsi" w:eastAsiaTheme="minorEastAsia" w:hAnsiTheme="minorHAnsi" w:cstheme="minorBidi"/>
          <w:noProof/>
        </w:rPr>
      </w:pPr>
      <w:r w:rsidRPr="003D45F7">
        <w:rPr>
          <w:rFonts w:ascii="標楷體" w:eastAsia="標楷體" w:hAnsi="標楷體"/>
          <w:b/>
          <w:sz w:val="36"/>
          <w:lang w:val="zh-TW"/>
        </w:rPr>
        <w:fldChar w:fldCharType="begin"/>
      </w:r>
      <w:r w:rsidRPr="003D45F7">
        <w:rPr>
          <w:rFonts w:ascii="標楷體" w:eastAsia="標楷體" w:hAnsi="標楷體"/>
          <w:b/>
          <w:sz w:val="36"/>
          <w:lang w:val="zh-TW"/>
        </w:rPr>
        <w:instrText xml:space="preserve"> TOC \c "表" </w:instrText>
      </w:r>
      <w:r w:rsidRPr="003D45F7">
        <w:rPr>
          <w:rFonts w:ascii="標楷體" w:eastAsia="標楷體" w:hAnsi="標楷體"/>
          <w:b/>
          <w:sz w:val="36"/>
          <w:lang w:val="zh-TW"/>
        </w:rPr>
        <w:fldChar w:fldCharType="separate"/>
      </w:r>
      <w:r w:rsidR="0094197F" w:rsidRPr="00CC264A">
        <w:rPr>
          <w:rFonts w:ascii="Times New Roman" w:eastAsia="標楷體" w:hAnsi="Times New Roman" w:hint="eastAsia"/>
          <w:noProof/>
        </w:rPr>
        <w:t>表</w:t>
      </w:r>
      <w:r w:rsidR="0094197F" w:rsidRPr="00CC264A">
        <w:rPr>
          <w:rFonts w:ascii="Times New Roman" w:eastAsia="標楷體" w:hAnsi="Times New Roman"/>
          <w:noProof/>
        </w:rPr>
        <w:t xml:space="preserve"> 2</w:t>
      </w:r>
      <w:r w:rsidR="0094197F" w:rsidRPr="00CC264A">
        <w:rPr>
          <w:rFonts w:ascii="Times New Roman" w:eastAsia="標楷體" w:hAnsi="Times New Roman"/>
          <w:noProof/>
        </w:rPr>
        <w:noBreakHyphen/>
        <w:t>1 CKIP</w:t>
      </w:r>
      <w:r w:rsidR="0094197F" w:rsidRPr="00CC264A">
        <w:rPr>
          <w:rFonts w:ascii="Times New Roman" w:eastAsia="標楷體" w:hAnsi="Times New Roman" w:hint="eastAsia"/>
          <w:noProof/>
        </w:rPr>
        <w:t>部分詞性標記之意義</w:t>
      </w:r>
      <w:r w:rsidR="0094197F">
        <w:rPr>
          <w:noProof/>
        </w:rPr>
        <w:tab/>
      </w:r>
      <w:r w:rsidR="0094197F">
        <w:rPr>
          <w:noProof/>
        </w:rPr>
        <w:fldChar w:fldCharType="begin"/>
      </w:r>
      <w:r w:rsidR="0094197F">
        <w:rPr>
          <w:noProof/>
        </w:rPr>
        <w:instrText xml:space="preserve"> PAGEREF _Toc449108427 \h </w:instrText>
      </w:r>
      <w:r w:rsidR="0094197F">
        <w:rPr>
          <w:noProof/>
        </w:rPr>
      </w:r>
      <w:r w:rsidR="0094197F">
        <w:rPr>
          <w:noProof/>
        </w:rPr>
        <w:fldChar w:fldCharType="separate"/>
      </w:r>
      <w:r w:rsidR="0094197F">
        <w:rPr>
          <w:noProof/>
        </w:rPr>
        <w:t>17</w:t>
      </w:r>
      <w:r w:rsidR="0094197F">
        <w:rPr>
          <w:noProof/>
        </w:rPr>
        <w:fldChar w:fldCharType="end"/>
      </w:r>
    </w:p>
    <w:p w14:paraId="4095ECFD" w14:textId="77777777" w:rsidR="0094197F" w:rsidRDefault="0094197F">
      <w:pPr>
        <w:pStyle w:val="aa"/>
        <w:tabs>
          <w:tab w:val="right" w:leader="dot" w:pos="8296"/>
        </w:tabs>
        <w:ind w:left="1440" w:hanging="480"/>
        <w:rPr>
          <w:rFonts w:asciiTheme="minorHAnsi" w:eastAsiaTheme="minorEastAsia" w:hAnsiTheme="minorHAnsi" w:cstheme="minorBidi"/>
          <w:noProof/>
        </w:rPr>
      </w:pPr>
      <w:r w:rsidRPr="00CC264A">
        <w:rPr>
          <w:rFonts w:ascii="Times New Roman" w:eastAsia="標楷體" w:hAnsi="Times New Roman" w:hint="eastAsia"/>
          <w:noProof/>
        </w:rPr>
        <w:t>表</w:t>
      </w:r>
      <w:r w:rsidRPr="00CC264A">
        <w:rPr>
          <w:rFonts w:ascii="Times New Roman" w:eastAsia="標楷體" w:hAnsi="Times New Roman"/>
          <w:noProof/>
        </w:rPr>
        <w:t xml:space="preserve"> 2</w:t>
      </w:r>
      <w:r w:rsidRPr="00CC264A">
        <w:rPr>
          <w:rFonts w:ascii="Times New Roman" w:eastAsia="標楷體" w:hAnsi="Times New Roman"/>
          <w:noProof/>
        </w:rPr>
        <w:noBreakHyphen/>
        <w:t xml:space="preserve">2 </w:t>
      </w:r>
      <w:r w:rsidRPr="00CC264A">
        <w:rPr>
          <w:rFonts w:ascii="Times New Roman" w:eastAsia="標楷體" w:hAnsi="Times New Roman" w:hint="eastAsia"/>
          <w:noProof/>
        </w:rPr>
        <w:t>分群方法比較表</w:t>
      </w:r>
      <w:r w:rsidRPr="00CC264A">
        <w:rPr>
          <w:rFonts w:ascii="Times New Roman" w:eastAsia="標楷體" w:hAnsi="Times New Roman"/>
          <w:noProof/>
        </w:rPr>
        <w:t>(</w:t>
      </w:r>
      <w:r w:rsidRPr="00CC264A">
        <w:rPr>
          <w:rFonts w:ascii="Times New Roman" w:eastAsia="標楷體" w:hAnsi="Times New Roman" w:hint="eastAsia"/>
          <w:noProof/>
        </w:rPr>
        <w:t>林宜瑩</w:t>
      </w:r>
      <w:r w:rsidRPr="00CC264A">
        <w:rPr>
          <w:rFonts w:ascii="Times New Roman" w:eastAsia="標楷體" w:hAnsi="Times New Roman"/>
          <w:noProof/>
        </w:rPr>
        <w:t>, 2010)</w:t>
      </w:r>
      <w:r>
        <w:rPr>
          <w:noProof/>
        </w:rPr>
        <w:tab/>
      </w:r>
      <w:r>
        <w:rPr>
          <w:noProof/>
        </w:rPr>
        <w:fldChar w:fldCharType="begin"/>
      </w:r>
      <w:r>
        <w:rPr>
          <w:noProof/>
        </w:rPr>
        <w:instrText xml:space="preserve"> PAGEREF _Toc449108428 \h </w:instrText>
      </w:r>
      <w:r>
        <w:rPr>
          <w:noProof/>
        </w:rPr>
      </w:r>
      <w:r>
        <w:rPr>
          <w:noProof/>
        </w:rPr>
        <w:fldChar w:fldCharType="separate"/>
      </w:r>
      <w:r>
        <w:rPr>
          <w:noProof/>
        </w:rPr>
        <w:t>23</w:t>
      </w:r>
      <w:r>
        <w:rPr>
          <w:noProof/>
        </w:rPr>
        <w:fldChar w:fldCharType="end"/>
      </w:r>
    </w:p>
    <w:p w14:paraId="52B18571" w14:textId="77777777" w:rsidR="0094197F" w:rsidRDefault="0094197F">
      <w:pPr>
        <w:pStyle w:val="aa"/>
        <w:tabs>
          <w:tab w:val="right" w:leader="dot" w:pos="8296"/>
        </w:tabs>
        <w:ind w:left="1440" w:hanging="480"/>
        <w:rPr>
          <w:rFonts w:asciiTheme="minorHAnsi" w:eastAsiaTheme="minorEastAsia" w:hAnsiTheme="minorHAnsi" w:cstheme="minorBidi"/>
          <w:noProof/>
        </w:rPr>
      </w:pPr>
      <w:r w:rsidRPr="00CC264A">
        <w:rPr>
          <w:rFonts w:ascii="Times New Roman" w:eastAsia="標楷體" w:hAnsi="Times New Roman" w:hint="eastAsia"/>
          <w:noProof/>
        </w:rPr>
        <w:t>表</w:t>
      </w:r>
      <w:r w:rsidRPr="00CC264A">
        <w:rPr>
          <w:rFonts w:ascii="Times New Roman" w:eastAsia="標楷體" w:hAnsi="Times New Roman"/>
          <w:noProof/>
        </w:rPr>
        <w:t xml:space="preserve"> 3</w:t>
      </w:r>
      <w:r w:rsidRPr="00CC264A">
        <w:rPr>
          <w:rFonts w:ascii="Times New Roman" w:eastAsia="標楷體" w:hAnsi="Times New Roman"/>
          <w:noProof/>
        </w:rPr>
        <w:noBreakHyphen/>
        <w:t xml:space="preserve">1 </w:t>
      </w:r>
      <w:r w:rsidRPr="00CC264A">
        <w:rPr>
          <w:rFonts w:ascii="Times New Roman" w:eastAsia="標楷體" w:hAnsi="Times New Roman" w:hint="eastAsia"/>
          <w:noProof/>
        </w:rPr>
        <w:t>使用者與產品使用關係矩陣</w:t>
      </w:r>
      <w:r>
        <w:rPr>
          <w:noProof/>
        </w:rPr>
        <w:tab/>
      </w:r>
      <w:r>
        <w:rPr>
          <w:noProof/>
        </w:rPr>
        <w:fldChar w:fldCharType="begin"/>
      </w:r>
      <w:r>
        <w:rPr>
          <w:noProof/>
        </w:rPr>
        <w:instrText xml:space="preserve"> PAGEREF _Toc449108429 \h </w:instrText>
      </w:r>
      <w:r>
        <w:rPr>
          <w:noProof/>
        </w:rPr>
      </w:r>
      <w:r>
        <w:rPr>
          <w:noProof/>
        </w:rPr>
        <w:fldChar w:fldCharType="separate"/>
      </w:r>
      <w:r>
        <w:rPr>
          <w:noProof/>
        </w:rPr>
        <w:t>37</w:t>
      </w:r>
      <w:r>
        <w:rPr>
          <w:noProof/>
        </w:rPr>
        <w:fldChar w:fldCharType="end"/>
      </w:r>
    </w:p>
    <w:p w14:paraId="7F593097" w14:textId="77777777" w:rsidR="0094197F" w:rsidRDefault="0094197F">
      <w:pPr>
        <w:pStyle w:val="aa"/>
        <w:tabs>
          <w:tab w:val="right" w:leader="dot" w:pos="8296"/>
        </w:tabs>
        <w:ind w:left="1440" w:hanging="480"/>
        <w:rPr>
          <w:rFonts w:asciiTheme="minorHAnsi" w:eastAsiaTheme="minorEastAsia" w:hAnsiTheme="minorHAnsi" w:cstheme="minorBidi"/>
          <w:noProof/>
        </w:rPr>
      </w:pPr>
      <w:r w:rsidRPr="00CC264A">
        <w:rPr>
          <w:rFonts w:ascii="Times New Roman" w:eastAsia="標楷體" w:hAnsi="Times New Roman" w:hint="eastAsia"/>
          <w:noProof/>
        </w:rPr>
        <w:t>表</w:t>
      </w:r>
      <w:r w:rsidRPr="00CC264A">
        <w:rPr>
          <w:rFonts w:ascii="Times New Roman" w:eastAsia="標楷體" w:hAnsi="Times New Roman"/>
          <w:noProof/>
        </w:rPr>
        <w:t xml:space="preserve"> 3</w:t>
      </w:r>
      <w:r w:rsidRPr="00CC264A">
        <w:rPr>
          <w:rFonts w:ascii="Times New Roman" w:eastAsia="標楷體" w:hAnsi="Times New Roman"/>
          <w:noProof/>
        </w:rPr>
        <w:noBreakHyphen/>
        <w:t xml:space="preserve">2 </w:t>
      </w:r>
      <w:r w:rsidRPr="00CC264A">
        <w:rPr>
          <w:rFonts w:ascii="Times New Roman" w:eastAsia="標楷體" w:hAnsi="Times New Roman" w:hint="eastAsia"/>
          <w:noProof/>
        </w:rPr>
        <w:t>使用者間相似度矩陣</w:t>
      </w:r>
      <w:r>
        <w:rPr>
          <w:noProof/>
        </w:rPr>
        <w:tab/>
      </w:r>
      <w:r>
        <w:rPr>
          <w:noProof/>
        </w:rPr>
        <w:fldChar w:fldCharType="begin"/>
      </w:r>
      <w:r>
        <w:rPr>
          <w:noProof/>
        </w:rPr>
        <w:instrText xml:space="preserve"> PAGEREF _Toc449108430 \h </w:instrText>
      </w:r>
      <w:r>
        <w:rPr>
          <w:noProof/>
        </w:rPr>
      </w:r>
      <w:r>
        <w:rPr>
          <w:noProof/>
        </w:rPr>
        <w:fldChar w:fldCharType="separate"/>
      </w:r>
      <w:r>
        <w:rPr>
          <w:noProof/>
        </w:rPr>
        <w:t>37</w:t>
      </w:r>
      <w:r>
        <w:rPr>
          <w:noProof/>
        </w:rPr>
        <w:fldChar w:fldCharType="end"/>
      </w:r>
    </w:p>
    <w:p w14:paraId="1BAA0A51" w14:textId="77777777" w:rsidR="0094197F" w:rsidRDefault="0094197F">
      <w:pPr>
        <w:pStyle w:val="aa"/>
        <w:tabs>
          <w:tab w:val="right" w:leader="dot" w:pos="8296"/>
        </w:tabs>
        <w:ind w:left="1440" w:hanging="480"/>
        <w:rPr>
          <w:rFonts w:asciiTheme="minorHAnsi" w:eastAsiaTheme="minorEastAsia" w:hAnsiTheme="minorHAnsi" w:cstheme="minorBidi"/>
          <w:noProof/>
        </w:rPr>
      </w:pPr>
      <w:r w:rsidRPr="00CC264A">
        <w:rPr>
          <w:rFonts w:ascii="Times New Roman" w:eastAsia="標楷體" w:hAnsi="Times New Roman" w:hint="eastAsia"/>
          <w:noProof/>
        </w:rPr>
        <w:t>表</w:t>
      </w:r>
      <w:r w:rsidRPr="00CC264A">
        <w:rPr>
          <w:rFonts w:ascii="Times New Roman" w:eastAsia="標楷體" w:hAnsi="Times New Roman"/>
          <w:noProof/>
        </w:rPr>
        <w:t xml:space="preserve"> 3</w:t>
      </w:r>
      <w:r w:rsidRPr="00CC264A">
        <w:rPr>
          <w:rFonts w:ascii="Times New Roman" w:eastAsia="標楷體" w:hAnsi="Times New Roman"/>
          <w:noProof/>
        </w:rPr>
        <w:noBreakHyphen/>
        <w:t xml:space="preserve">3 </w:t>
      </w:r>
      <w:r w:rsidRPr="00CC264A">
        <w:rPr>
          <w:rFonts w:ascii="Times New Roman" w:eastAsia="標楷體" w:hAnsi="Times New Roman" w:hint="eastAsia"/>
          <w:noProof/>
        </w:rPr>
        <w:t>分群後使用者與產品關係範例</w:t>
      </w:r>
      <w:r>
        <w:rPr>
          <w:noProof/>
        </w:rPr>
        <w:tab/>
      </w:r>
      <w:r>
        <w:rPr>
          <w:noProof/>
        </w:rPr>
        <w:fldChar w:fldCharType="begin"/>
      </w:r>
      <w:r>
        <w:rPr>
          <w:noProof/>
        </w:rPr>
        <w:instrText xml:space="preserve"> PAGEREF _Toc449108431 \h </w:instrText>
      </w:r>
      <w:r>
        <w:rPr>
          <w:noProof/>
        </w:rPr>
      </w:r>
      <w:r>
        <w:rPr>
          <w:noProof/>
        </w:rPr>
        <w:fldChar w:fldCharType="separate"/>
      </w:r>
      <w:r>
        <w:rPr>
          <w:noProof/>
        </w:rPr>
        <w:t>39</w:t>
      </w:r>
      <w:r>
        <w:rPr>
          <w:noProof/>
        </w:rPr>
        <w:fldChar w:fldCharType="end"/>
      </w:r>
    </w:p>
    <w:p w14:paraId="655A89D5" w14:textId="77777777" w:rsidR="0094197F" w:rsidRDefault="0094197F">
      <w:pPr>
        <w:pStyle w:val="aa"/>
        <w:tabs>
          <w:tab w:val="right" w:leader="dot" w:pos="8296"/>
        </w:tabs>
        <w:ind w:left="1440" w:hanging="480"/>
        <w:rPr>
          <w:rFonts w:asciiTheme="minorHAnsi" w:eastAsiaTheme="minorEastAsia" w:hAnsiTheme="minorHAnsi" w:cstheme="minorBidi"/>
          <w:noProof/>
        </w:rPr>
      </w:pPr>
      <w:r w:rsidRPr="00CC264A">
        <w:rPr>
          <w:rFonts w:ascii="Times New Roman" w:eastAsia="標楷體" w:hAnsi="Times New Roman" w:hint="eastAsia"/>
          <w:noProof/>
        </w:rPr>
        <w:t>表</w:t>
      </w:r>
      <w:r w:rsidRPr="00CC264A">
        <w:rPr>
          <w:rFonts w:ascii="Times New Roman" w:eastAsia="標楷體" w:hAnsi="Times New Roman"/>
          <w:noProof/>
        </w:rPr>
        <w:t xml:space="preserve"> 3</w:t>
      </w:r>
      <w:r w:rsidRPr="00CC264A">
        <w:rPr>
          <w:rFonts w:ascii="Times New Roman" w:eastAsia="標楷體" w:hAnsi="Times New Roman"/>
          <w:noProof/>
        </w:rPr>
        <w:noBreakHyphen/>
        <w:t xml:space="preserve">4 </w:t>
      </w:r>
      <w:r w:rsidRPr="00CC264A">
        <w:rPr>
          <w:rFonts w:ascii="Times New Roman" w:eastAsia="標楷體" w:hAnsi="Times New Roman" w:hint="eastAsia"/>
          <w:noProof/>
        </w:rPr>
        <w:t>使用者使用之產品名稱對照表</w:t>
      </w:r>
      <w:r>
        <w:rPr>
          <w:noProof/>
        </w:rPr>
        <w:tab/>
      </w:r>
      <w:r>
        <w:rPr>
          <w:noProof/>
        </w:rPr>
        <w:fldChar w:fldCharType="begin"/>
      </w:r>
      <w:r>
        <w:rPr>
          <w:noProof/>
        </w:rPr>
        <w:instrText xml:space="preserve"> PAGEREF _Toc449108432 \h </w:instrText>
      </w:r>
      <w:r>
        <w:rPr>
          <w:noProof/>
        </w:rPr>
      </w:r>
      <w:r>
        <w:rPr>
          <w:noProof/>
        </w:rPr>
        <w:fldChar w:fldCharType="separate"/>
      </w:r>
      <w:r>
        <w:rPr>
          <w:noProof/>
        </w:rPr>
        <w:t>39</w:t>
      </w:r>
      <w:r>
        <w:rPr>
          <w:noProof/>
        </w:rPr>
        <w:fldChar w:fldCharType="end"/>
      </w:r>
    </w:p>
    <w:p w14:paraId="5D66AA5C" w14:textId="77777777" w:rsidR="0094197F" w:rsidRDefault="0094197F">
      <w:pPr>
        <w:pStyle w:val="aa"/>
        <w:tabs>
          <w:tab w:val="right" w:leader="dot" w:pos="8296"/>
        </w:tabs>
        <w:ind w:left="1440" w:hanging="480"/>
        <w:rPr>
          <w:rFonts w:asciiTheme="minorHAnsi" w:eastAsiaTheme="minorEastAsia" w:hAnsiTheme="minorHAnsi" w:cstheme="minorBidi"/>
          <w:noProof/>
        </w:rPr>
      </w:pPr>
      <w:r w:rsidRPr="00CC264A">
        <w:rPr>
          <w:rFonts w:ascii="Times New Roman" w:eastAsia="標楷體" w:hAnsi="Times New Roman" w:hint="eastAsia"/>
          <w:noProof/>
        </w:rPr>
        <w:t>表</w:t>
      </w:r>
      <w:r w:rsidRPr="00CC264A">
        <w:rPr>
          <w:rFonts w:ascii="Times New Roman" w:eastAsia="標楷體" w:hAnsi="Times New Roman"/>
          <w:noProof/>
        </w:rPr>
        <w:t xml:space="preserve"> 3</w:t>
      </w:r>
      <w:r w:rsidRPr="00CC264A">
        <w:rPr>
          <w:rFonts w:ascii="Times New Roman" w:eastAsia="標楷體" w:hAnsi="Times New Roman"/>
          <w:noProof/>
        </w:rPr>
        <w:noBreakHyphen/>
        <w:t xml:space="preserve">5 </w:t>
      </w:r>
      <w:r w:rsidRPr="00CC264A">
        <w:rPr>
          <w:rFonts w:ascii="Times New Roman" w:eastAsia="標楷體" w:hAnsi="Times New Roman" w:hint="eastAsia"/>
          <w:noProof/>
        </w:rPr>
        <w:t>使用者</w:t>
      </w:r>
      <m:oMath>
        <m:r>
          <m:rPr>
            <m:sty m:val="p"/>
          </m:rPr>
          <w:rPr>
            <w:rFonts w:ascii="Cambria Math" w:eastAsia="標楷體" w:hAnsi="Cambria Math"/>
            <w:noProof/>
          </w:rPr>
          <m:t>u277222</m:t>
        </m:r>
      </m:oMath>
      <w:r w:rsidRPr="00CC264A">
        <w:rPr>
          <w:rFonts w:ascii="Times New Roman" w:eastAsia="標楷體" w:hAnsi="Times New Roman" w:hint="eastAsia"/>
          <w:noProof/>
        </w:rPr>
        <w:t>使用之產品類別歸納範例</w:t>
      </w:r>
      <w:r>
        <w:rPr>
          <w:noProof/>
        </w:rPr>
        <w:tab/>
      </w:r>
      <w:r>
        <w:rPr>
          <w:noProof/>
        </w:rPr>
        <w:fldChar w:fldCharType="begin"/>
      </w:r>
      <w:r>
        <w:rPr>
          <w:noProof/>
        </w:rPr>
        <w:instrText xml:space="preserve"> PAGEREF _Toc449108433 \h </w:instrText>
      </w:r>
      <w:r>
        <w:rPr>
          <w:noProof/>
        </w:rPr>
      </w:r>
      <w:r>
        <w:rPr>
          <w:noProof/>
        </w:rPr>
        <w:fldChar w:fldCharType="separate"/>
      </w:r>
      <w:r>
        <w:rPr>
          <w:noProof/>
        </w:rPr>
        <w:t>41</w:t>
      </w:r>
      <w:r>
        <w:rPr>
          <w:noProof/>
        </w:rPr>
        <w:fldChar w:fldCharType="end"/>
      </w:r>
    </w:p>
    <w:p w14:paraId="46A28089" w14:textId="77777777" w:rsidR="0094197F" w:rsidRDefault="0094197F">
      <w:pPr>
        <w:pStyle w:val="aa"/>
        <w:tabs>
          <w:tab w:val="right" w:leader="dot" w:pos="8296"/>
        </w:tabs>
        <w:ind w:left="1440" w:hanging="480"/>
        <w:rPr>
          <w:rFonts w:asciiTheme="minorHAnsi" w:eastAsiaTheme="minorEastAsia" w:hAnsiTheme="minorHAnsi" w:cstheme="minorBidi"/>
          <w:noProof/>
        </w:rPr>
      </w:pPr>
      <w:r w:rsidRPr="00CC264A">
        <w:rPr>
          <w:rFonts w:ascii="Times New Roman" w:eastAsia="標楷體" w:hAnsi="Times New Roman" w:hint="eastAsia"/>
          <w:noProof/>
        </w:rPr>
        <w:t>表</w:t>
      </w:r>
      <w:r w:rsidRPr="00CC264A">
        <w:rPr>
          <w:rFonts w:ascii="Times New Roman" w:eastAsia="標楷體" w:hAnsi="Times New Roman"/>
          <w:noProof/>
        </w:rPr>
        <w:t xml:space="preserve"> 3</w:t>
      </w:r>
      <w:r w:rsidRPr="00CC264A">
        <w:rPr>
          <w:rFonts w:ascii="Times New Roman" w:eastAsia="標楷體" w:hAnsi="Times New Roman"/>
          <w:noProof/>
        </w:rPr>
        <w:noBreakHyphen/>
        <w:t>6</w:t>
      </w:r>
      <w:r w:rsidRPr="00CC264A">
        <w:rPr>
          <w:rFonts w:ascii="Times New Roman" w:eastAsia="標楷體" w:hAnsi="Times New Roman" w:hint="eastAsia"/>
          <w:noProof/>
        </w:rPr>
        <w:t>使用者</w:t>
      </w:r>
      <m:oMath>
        <m:r>
          <m:rPr>
            <m:sty m:val="p"/>
          </m:rPr>
          <w:rPr>
            <w:rFonts w:ascii="Cambria Math" w:eastAsia="標楷體" w:hAnsi="Cambria Math"/>
            <w:noProof/>
          </w:rPr>
          <m:t>u26227</m:t>
        </m:r>
      </m:oMath>
      <w:r w:rsidRPr="00CC264A">
        <w:rPr>
          <w:rFonts w:ascii="Times New Roman" w:eastAsia="標楷體" w:hAnsi="Times New Roman" w:hint="eastAsia"/>
          <w:noProof/>
        </w:rPr>
        <w:t>所使用之產品類別歸納範例</w:t>
      </w:r>
      <w:r>
        <w:rPr>
          <w:noProof/>
        </w:rPr>
        <w:tab/>
      </w:r>
      <w:r>
        <w:rPr>
          <w:noProof/>
        </w:rPr>
        <w:fldChar w:fldCharType="begin"/>
      </w:r>
      <w:r>
        <w:rPr>
          <w:noProof/>
        </w:rPr>
        <w:instrText xml:space="preserve"> PAGEREF _Toc449108434 \h </w:instrText>
      </w:r>
      <w:r>
        <w:rPr>
          <w:noProof/>
        </w:rPr>
      </w:r>
      <w:r>
        <w:rPr>
          <w:noProof/>
        </w:rPr>
        <w:fldChar w:fldCharType="separate"/>
      </w:r>
      <w:r>
        <w:rPr>
          <w:noProof/>
        </w:rPr>
        <w:t>41</w:t>
      </w:r>
      <w:r>
        <w:rPr>
          <w:noProof/>
        </w:rPr>
        <w:fldChar w:fldCharType="end"/>
      </w:r>
    </w:p>
    <w:p w14:paraId="6329DDEF" w14:textId="77777777" w:rsidR="0094197F" w:rsidRDefault="0094197F">
      <w:pPr>
        <w:pStyle w:val="aa"/>
        <w:tabs>
          <w:tab w:val="right" w:leader="dot" w:pos="8296"/>
        </w:tabs>
        <w:ind w:left="1440" w:hanging="480"/>
        <w:rPr>
          <w:rFonts w:asciiTheme="minorHAnsi" w:eastAsiaTheme="minorEastAsia" w:hAnsiTheme="minorHAnsi" w:cstheme="minorBidi"/>
          <w:noProof/>
        </w:rPr>
      </w:pPr>
      <w:r w:rsidRPr="00CC264A">
        <w:rPr>
          <w:rFonts w:ascii="Times New Roman" w:eastAsia="標楷體" w:hAnsi="Times New Roman" w:hint="eastAsia"/>
          <w:noProof/>
        </w:rPr>
        <w:t>表</w:t>
      </w:r>
      <w:r w:rsidRPr="00CC264A">
        <w:rPr>
          <w:rFonts w:ascii="Times New Roman" w:eastAsia="標楷體" w:hAnsi="Times New Roman"/>
          <w:noProof/>
        </w:rPr>
        <w:t xml:space="preserve"> 4</w:t>
      </w:r>
      <w:r w:rsidRPr="00CC264A">
        <w:rPr>
          <w:rFonts w:ascii="Times New Roman" w:eastAsia="標楷體" w:hAnsi="Times New Roman"/>
          <w:noProof/>
        </w:rPr>
        <w:noBreakHyphen/>
        <w:t>1</w:t>
      </w:r>
      <w:r w:rsidRPr="00CC264A">
        <w:rPr>
          <w:rFonts w:ascii="Times New Roman" w:eastAsia="標楷體" w:hAnsi="Times New Roman" w:hint="eastAsia"/>
          <w:noProof/>
        </w:rPr>
        <w:t>系統建置環境</w:t>
      </w:r>
      <w:r>
        <w:rPr>
          <w:noProof/>
        </w:rPr>
        <w:tab/>
      </w:r>
      <w:r>
        <w:rPr>
          <w:noProof/>
        </w:rPr>
        <w:fldChar w:fldCharType="begin"/>
      </w:r>
      <w:r>
        <w:rPr>
          <w:noProof/>
        </w:rPr>
        <w:instrText xml:space="preserve"> PAGEREF _Toc449108435 \h </w:instrText>
      </w:r>
      <w:r>
        <w:rPr>
          <w:noProof/>
        </w:rPr>
      </w:r>
      <w:r>
        <w:rPr>
          <w:noProof/>
        </w:rPr>
        <w:fldChar w:fldCharType="separate"/>
      </w:r>
      <w:r>
        <w:rPr>
          <w:noProof/>
        </w:rPr>
        <w:t>46</w:t>
      </w:r>
      <w:r>
        <w:rPr>
          <w:noProof/>
        </w:rPr>
        <w:fldChar w:fldCharType="end"/>
      </w:r>
    </w:p>
    <w:p w14:paraId="583415AE" w14:textId="77777777" w:rsidR="0094197F" w:rsidRDefault="0094197F">
      <w:pPr>
        <w:pStyle w:val="aa"/>
        <w:tabs>
          <w:tab w:val="right" w:leader="dot" w:pos="8296"/>
        </w:tabs>
        <w:ind w:left="1440" w:hanging="480"/>
        <w:rPr>
          <w:rFonts w:asciiTheme="minorHAnsi" w:eastAsiaTheme="minorEastAsia" w:hAnsiTheme="minorHAnsi" w:cstheme="minorBidi"/>
          <w:noProof/>
        </w:rPr>
      </w:pPr>
      <w:r w:rsidRPr="00CC264A">
        <w:rPr>
          <w:rFonts w:ascii="Times New Roman" w:eastAsia="標楷體" w:hAnsi="Times New Roman" w:hint="eastAsia"/>
          <w:noProof/>
        </w:rPr>
        <w:t>表</w:t>
      </w:r>
      <w:r w:rsidRPr="00CC264A">
        <w:rPr>
          <w:rFonts w:ascii="Times New Roman" w:eastAsia="標楷體" w:hAnsi="Times New Roman"/>
          <w:noProof/>
        </w:rPr>
        <w:t xml:space="preserve"> 4</w:t>
      </w:r>
      <w:r w:rsidRPr="00CC264A">
        <w:rPr>
          <w:rFonts w:ascii="Times New Roman" w:eastAsia="標楷體" w:hAnsi="Times New Roman"/>
          <w:noProof/>
        </w:rPr>
        <w:noBreakHyphen/>
        <w:t xml:space="preserve">2 </w:t>
      </w:r>
      <w:r w:rsidRPr="00CC264A">
        <w:rPr>
          <w:rFonts w:ascii="Times New Roman" w:eastAsia="標楷體" w:hAnsi="Times New Roman" w:hint="eastAsia"/>
          <w:noProof/>
        </w:rPr>
        <w:t>資料集分佈表</w:t>
      </w:r>
      <w:r>
        <w:rPr>
          <w:noProof/>
        </w:rPr>
        <w:tab/>
      </w:r>
      <w:r>
        <w:rPr>
          <w:noProof/>
        </w:rPr>
        <w:fldChar w:fldCharType="begin"/>
      </w:r>
      <w:r>
        <w:rPr>
          <w:noProof/>
        </w:rPr>
        <w:instrText xml:space="preserve"> PAGEREF _Toc449108436 \h </w:instrText>
      </w:r>
      <w:r>
        <w:rPr>
          <w:noProof/>
        </w:rPr>
      </w:r>
      <w:r>
        <w:rPr>
          <w:noProof/>
        </w:rPr>
        <w:fldChar w:fldCharType="separate"/>
      </w:r>
      <w:r>
        <w:rPr>
          <w:noProof/>
        </w:rPr>
        <w:t>49</w:t>
      </w:r>
      <w:r>
        <w:rPr>
          <w:noProof/>
        </w:rPr>
        <w:fldChar w:fldCharType="end"/>
      </w:r>
    </w:p>
    <w:p w14:paraId="221A3E33" w14:textId="77777777" w:rsidR="00251F42" w:rsidRDefault="00611304" w:rsidP="00AD2E97">
      <w:pPr>
        <w:jc w:val="center"/>
        <w:rPr>
          <w:rFonts w:ascii="標楷體" w:eastAsia="標楷體" w:hAnsi="標楷體"/>
          <w:b/>
          <w:sz w:val="36"/>
          <w:lang w:val="zh-TW"/>
        </w:rPr>
      </w:pPr>
      <w:r w:rsidRPr="003D45F7">
        <w:rPr>
          <w:rFonts w:ascii="標楷體" w:eastAsia="標楷體" w:hAnsi="標楷體"/>
          <w:b/>
          <w:sz w:val="36"/>
          <w:lang w:val="zh-TW"/>
        </w:rPr>
        <w:fldChar w:fldCharType="end"/>
      </w:r>
      <w:commentRangeEnd w:id="0"/>
      <w:r w:rsidR="00665750">
        <w:rPr>
          <w:rStyle w:val="a3"/>
          <w:rFonts w:ascii="Calibri" w:eastAsia="新細明體" w:hAnsi="Calibri" w:cs="Times New Roman"/>
        </w:rPr>
        <w:commentReference w:id="0"/>
      </w:r>
    </w:p>
    <w:p w14:paraId="63D0E57E" w14:textId="77777777" w:rsidR="00251F42" w:rsidRDefault="00251F42" w:rsidP="00251F42">
      <w:pPr>
        <w:spacing w:line="360" w:lineRule="auto"/>
        <w:jc w:val="center"/>
        <w:rPr>
          <w:rFonts w:ascii="標楷體" w:eastAsia="標楷體" w:hAnsi="標楷體"/>
          <w:b/>
          <w:sz w:val="36"/>
          <w:lang w:val="zh-TW"/>
        </w:rPr>
      </w:pPr>
      <w:r>
        <w:rPr>
          <w:lang w:val="zh-TW"/>
        </w:rPr>
        <w:br w:type="page"/>
      </w:r>
      <w:r w:rsidRPr="00776BFF">
        <w:rPr>
          <w:rFonts w:ascii="標楷體" w:eastAsia="標楷體" w:hAnsi="標楷體" w:hint="eastAsia"/>
          <w:b/>
          <w:sz w:val="36"/>
          <w:lang w:val="zh-TW"/>
        </w:rPr>
        <w:lastRenderedPageBreak/>
        <w:t>圖目錄</w:t>
      </w:r>
    </w:p>
    <w:p w14:paraId="7DA97C24" w14:textId="77777777" w:rsidR="0094197F" w:rsidRDefault="0007796B">
      <w:pPr>
        <w:pStyle w:val="aa"/>
        <w:tabs>
          <w:tab w:val="right" w:leader="dot" w:pos="8296"/>
        </w:tabs>
        <w:ind w:left="1440" w:hanging="480"/>
        <w:rPr>
          <w:rFonts w:asciiTheme="minorHAnsi" w:eastAsiaTheme="minorEastAsia" w:hAnsiTheme="minorHAnsi" w:cstheme="minorBidi"/>
          <w:noProof/>
        </w:rPr>
      </w:pPr>
      <w:r>
        <w:rPr>
          <w:rFonts w:ascii="標楷體" w:eastAsia="標楷體" w:hAnsi="標楷體"/>
          <w:b/>
          <w:lang w:val="zh-TW"/>
        </w:rPr>
        <w:fldChar w:fldCharType="begin"/>
      </w:r>
      <w:r>
        <w:rPr>
          <w:rFonts w:ascii="標楷體" w:eastAsia="標楷體" w:hAnsi="標楷體"/>
          <w:b/>
          <w:lang w:val="zh-TW"/>
        </w:rPr>
        <w:instrText xml:space="preserve"> </w:instrText>
      </w:r>
      <w:r>
        <w:rPr>
          <w:rFonts w:ascii="標楷體" w:eastAsia="標楷體" w:hAnsi="標楷體" w:hint="eastAsia"/>
          <w:b/>
          <w:lang w:val="zh-TW"/>
        </w:rPr>
        <w:instrText>TOC \c "圖"</w:instrText>
      </w:r>
      <w:r>
        <w:rPr>
          <w:rFonts w:ascii="標楷體" w:eastAsia="標楷體" w:hAnsi="標楷體"/>
          <w:b/>
          <w:lang w:val="zh-TW"/>
        </w:rPr>
        <w:instrText xml:space="preserve"> </w:instrText>
      </w:r>
      <w:r>
        <w:rPr>
          <w:rFonts w:ascii="標楷體" w:eastAsia="標楷體" w:hAnsi="標楷體"/>
          <w:b/>
          <w:lang w:val="zh-TW"/>
        </w:rPr>
        <w:fldChar w:fldCharType="separate"/>
      </w:r>
      <w:r w:rsidR="0094197F" w:rsidRPr="00010545">
        <w:rPr>
          <w:rFonts w:ascii="Times New Roman" w:eastAsia="標楷體" w:hAnsi="Times New Roman" w:hint="eastAsia"/>
          <w:noProof/>
        </w:rPr>
        <w:t>圖</w:t>
      </w:r>
      <w:r w:rsidR="0094197F" w:rsidRPr="00010545">
        <w:rPr>
          <w:rFonts w:ascii="Times New Roman" w:eastAsia="標楷體" w:hAnsi="Times New Roman"/>
          <w:noProof/>
        </w:rPr>
        <w:t xml:space="preserve"> 1</w:t>
      </w:r>
      <w:r w:rsidR="0094197F" w:rsidRPr="00010545">
        <w:rPr>
          <w:rFonts w:ascii="Times New Roman" w:eastAsia="標楷體" w:hAnsi="Times New Roman"/>
          <w:noProof/>
        </w:rPr>
        <w:noBreakHyphen/>
        <w:t>1 Amazon.com</w:t>
      </w:r>
      <w:r w:rsidR="0094197F" w:rsidRPr="00010545">
        <w:rPr>
          <w:rFonts w:ascii="Times New Roman" w:eastAsia="標楷體" w:hAnsi="Times New Roman" w:hint="eastAsia"/>
          <w:noProof/>
        </w:rPr>
        <w:t>推薦畫面示意圖</w:t>
      </w:r>
      <w:r w:rsidR="0094197F">
        <w:rPr>
          <w:noProof/>
        </w:rPr>
        <w:tab/>
      </w:r>
      <w:r w:rsidR="0094197F">
        <w:rPr>
          <w:noProof/>
        </w:rPr>
        <w:fldChar w:fldCharType="begin"/>
      </w:r>
      <w:r w:rsidR="0094197F">
        <w:rPr>
          <w:noProof/>
        </w:rPr>
        <w:instrText xml:space="preserve"> PAGEREF _Toc449108437 \h </w:instrText>
      </w:r>
      <w:r w:rsidR="0094197F">
        <w:rPr>
          <w:noProof/>
        </w:rPr>
      </w:r>
      <w:r w:rsidR="0094197F">
        <w:rPr>
          <w:noProof/>
        </w:rPr>
        <w:fldChar w:fldCharType="separate"/>
      </w:r>
      <w:r w:rsidR="0094197F">
        <w:rPr>
          <w:noProof/>
        </w:rPr>
        <w:t>2</w:t>
      </w:r>
      <w:r w:rsidR="0094197F">
        <w:rPr>
          <w:noProof/>
        </w:rPr>
        <w:fldChar w:fldCharType="end"/>
      </w:r>
    </w:p>
    <w:p w14:paraId="6A0C6644" w14:textId="77777777" w:rsidR="0094197F" w:rsidRDefault="0094197F">
      <w:pPr>
        <w:pStyle w:val="aa"/>
        <w:tabs>
          <w:tab w:val="right" w:leader="dot" w:pos="8296"/>
        </w:tabs>
        <w:ind w:left="1440" w:hanging="480"/>
        <w:rPr>
          <w:rFonts w:asciiTheme="minorHAnsi" w:eastAsiaTheme="minorEastAsia" w:hAnsiTheme="minorHAnsi" w:cstheme="minorBidi"/>
          <w:noProof/>
        </w:rPr>
      </w:pPr>
      <w:r w:rsidRPr="00010545">
        <w:rPr>
          <w:rFonts w:ascii="Times New Roman" w:eastAsia="標楷體" w:hAnsi="Times New Roman" w:hint="eastAsia"/>
          <w:noProof/>
        </w:rPr>
        <w:t>圖</w:t>
      </w:r>
      <w:r w:rsidRPr="00010545">
        <w:rPr>
          <w:rFonts w:ascii="Times New Roman" w:eastAsia="標楷體" w:hAnsi="Times New Roman"/>
          <w:noProof/>
        </w:rPr>
        <w:t xml:space="preserve"> 1</w:t>
      </w:r>
      <w:r w:rsidRPr="00010545">
        <w:rPr>
          <w:rFonts w:ascii="Times New Roman" w:eastAsia="標楷體" w:hAnsi="Times New Roman"/>
          <w:noProof/>
        </w:rPr>
        <w:noBreakHyphen/>
        <w:t xml:space="preserve">2 </w:t>
      </w:r>
      <w:r w:rsidRPr="00010545">
        <w:rPr>
          <w:rFonts w:ascii="Times New Roman" w:eastAsia="標楷體" w:hAnsi="Times New Roman" w:hint="eastAsia"/>
          <w:noProof/>
        </w:rPr>
        <w:t>獲取美妝保養資訊管道</w:t>
      </w:r>
      <w:r w:rsidRPr="00010545">
        <w:rPr>
          <w:rFonts w:ascii="Times New Roman" w:eastAsia="標楷體" w:hAnsi="Times New Roman"/>
          <w:noProof/>
        </w:rPr>
        <w:t>(InsightXplorer</w:t>
      </w:r>
      <w:r w:rsidRPr="00010545">
        <w:rPr>
          <w:rFonts w:ascii="Times New Roman" w:eastAsia="標楷體" w:hAnsi="Times New Roman" w:hint="eastAsia"/>
          <w:noProof/>
        </w:rPr>
        <w:t>創市際市場研究顧問</w:t>
      </w:r>
      <w:r w:rsidRPr="00010545">
        <w:rPr>
          <w:rFonts w:ascii="Times New Roman" w:eastAsia="標楷體" w:hAnsi="Times New Roman"/>
          <w:noProof/>
        </w:rPr>
        <w:t>, 2015a)</w:t>
      </w:r>
      <w:r>
        <w:rPr>
          <w:noProof/>
        </w:rPr>
        <w:tab/>
      </w:r>
      <w:r>
        <w:rPr>
          <w:noProof/>
        </w:rPr>
        <w:fldChar w:fldCharType="begin"/>
      </w:r>
      <w:r>
        <w:rPr>
          <w:noProof/>
        </w:rPr>
        <w:instrText xml:space="preserve"> PAGEREF _Toc449108438 \h </w:instrText>
      </w:r>
      <w:r>
        <w:rPr>
          <w:noProof/>
        </w:rPr>
      </w:r>
      <w:r>
        <w:rPr>
          <w:noProof/>
        </w:rPr>
        <w:fldChar w:fldCharType="separate"/>
      </w:r>
      <w:r>
        <w:rPr>
          <w:noProof/>
        </w:rPr>
        <w:t>4</w:t>
      </w:r>
      <w:r>
        <w:rPr>
          <w:noProof/>
        </w:rPr>
        <w:fldChar w:fldCharType="end"/>
      </w:r>
    </w:p>
    <w:p w14:paraId="78BC1BD6" w14:textId="77777777" w:rsidR="0094197F" w:rsidRDefault="0094197F">
      <w:pPr>
        <w:pStyle w:val="aa"/>
        <w:tabs>
          <w:tab w:val="right" w:leader="dot" w:pos="8296"/>
        </w:tabs>
        <w:ind w:left="1440" w:hanging="480"/>
        <w:rPr>
          <w:rFonts w:asciiTheme="minorHAnsi" w:eastAsiaTheme="minorEastAsia" w:hAnsiTheme="minorHAnsi" w:cstheme="minorBidi"/>
          <w:noProof/>
        </w:rPr>
      </w:pPr>
      <w:r w:rsidRPr="00010545">
        <w:rPr>
          <w:rFonts w:ascii="Times New Roman" w:eastAsia="標楷體" w:hAnsi="Times New Roman" w:hint="eastAsia"/>
          <w:noProof/>
        </w:rPr>
        <w:t>圖</w:t>
      </w:r>
      <w:r w:rsidRPr="00010545">
        <w:rPr>
          <w:rFonts w:ascii="Times New Roman" w:eastAsia="標楷體" w:hAnsi="Times New Roman"/>
          <w:noProof/>
        </w:rPr>
        <w:t xml:space="preserve"> 1</w:t>
      </w:r>
      <w:r w:rsidRPr="00010545">
        <w:rPr>
          <w:rFonts w:ascii="Times New Roman" w:eastAsia="標楷體" w:hAnsi="Times New Roman"/>
          <w:noProof/>
        </w:rPr>
        <w:noBreakHyphen/>
        <w:t xml:space="preserve">3 </w:t>
      </w:r>
      <w:r w:rsidRPr="00010545">
        <w:rPr>
          <w:rFonts w:ascii="Times New Roman" w:eastAsia="標楷體" w:hAnsi="Times New Roman" w:hint="eastAsia"/>
          <w:noProof/>
        </w:rPr>
        <w:t>產品集示意圖</w:t>
      </w:r>
      <w:r>
        <w:rPr>
          <w:noProof/>
        </w:rPr>
        <w:tab/>
      </w:r>
      <w:r>
        <w:rPr>
          <w:noProof/>
        </w:rPr>
        <w:fldChar w:fldCharType="begin"/>
      </w:r>
      <w:r>
        <w:rPr>
          <w:noProof/>
        </w:rPr>
        <w:instrText xml:space="preserve"> PAGEREF _Toc449108439 \h </w:instrText>
      </w:r>
      <w:r>
        <w:rPr>
          <w:noProof/>
        </w:rPr>
      </w:r>
      <w:r>
        <w:rPr>
          <w:noProof/>
        </w:rPr>
        <w:fldChar w:fldCharType="separate"/>
      </w:r>
      <w:r>
        <w:rPr>
          <w:noProof/>
        </w:rPr>
        <w:t>7</w:t>
      </w:r>
      <w:r>
        <w:rPr>
          <w:noProof/>
        </w:rPr>
        <w:fldChar w:fldCharType="end"/>
      </w:r>
    </w:p>
    <w:p w14:paraId="6384D87A" w14:textId="77777777" w:rsidR="0094197F" w:rsidRDefault="0094197F">
      <w:pPr>
        <w:pStyle w:val="aa"/>
        <w:tabs>
          <w:tab w:val="right" w:leader="dot" w:pos="8296"/>
        </w:tabs>
        <w:ind w:left="1440" w:hanging="480"/>
        <w:rPr>
          <w:rFonts w:asciiTheme="minorHAnsi" w:eastAsiaTheme="minorEastAsia" w:hAnsiTheme="minorHAnsi" w:cstheme="minorBidi"/>
          <w:noProof/>
        </w:rPr>
      </w:pPr>
      <w:r w:rsidRPr="00010545">
        <w:rPr>
          <w:rFonts w:ascii="Times New Roman" w:eastAsia="標楷體" w:hAnsi="Times New Roman" w:hint="eastAsia"/>
          <w:noProof/>
        </w:rPr>
        <w:t>圖</w:t>
      </w:r>
      <w:r w:rsidRPr="00010545">
        <w:rPr>
          <w:rFonts w:ascii="Times New Roman" w:eastAsia="標楷體" w:hAnsi="Times New Roman"/>
          <w:noProof/>
        </w:rPr>
        <w:t xml:space="preserve"> 1</w:t>
      </w:r>
      <w:r w:rsidRPr="00010545">
        <w:rPr>
          <w:rFonts w:ascii="Times New Roman" w:eastAsia="標楷體" w:hAnsi="Times New Roman"/>
          <w:noProof/>
        </w:rPr>
        <w:noBreakHyphen/>
        <w:t xml:space="preserve">4 </w:t>
      </w:r>
      <w:r w:rsidRPr="00010545">
        <w:rPr>
          <w:rFonts w:ascii="Times New Roman" w:eastAsia="標楷體" w:hAnsi="Times New Roman" w:hint="eastAsia"/>
          <w:noProof/>
        </w:rPr>
        <w:t>研究流程圖</w:t>
      </w:r>
      <w:r>
        <w:rPr>
          <w:noProof/>
        </w:rPr>
        <w:tab/>
      </w:r>
      <w:r>
        <w:rPr>
          <w:noProof/>
        </w:rPr>
        <w:fldChar w:fldCharType="begin"/>
      </w:r>
      <w:r>
        <w:rPr>
          <w:noProof/>
        </w:rPr>
        <w:instrText xml:space="preserve"> PAGEREF _Toc449108440 \h </w:instrText>
      </w:r>
      <w:r>
        <w:rPr>
          <w:noProof/>
        </w:rPr>
      </w:r>
      <w:r>
        <w:rPr>
          <w:noProof/>
        </w:rPr>
        <w:fldChar w:fldCharType="separate"/>
      </w:r>
      <w:r>
        <w:rPr>
          <w:noProof/>
        </w:rPr>
        <w:t>11</w:t>
      </w:r>
      <w:r>
        <w:rPr>
          <w:noProof/>
        </w:rPr>
        <w:fldChar w:fldCharType="end"/>
      </w:r>
    </w:p>
    <w:p w14:paraId="7A71A459" w14:textId="77777777" w:rsidR="0094197F" w:rsidRDefault="0094197F">
      <w:pPr>
        <w:pStyle w:val="aa"/>
        <w:tabs>
          <w:tab w:val="right" w:leader="dot" w:pos="8296"/>
        </w:tabs>
        <w:ind w:left="1440" w:hanging="480"/>
        <w:rPr>
          <w:rFonts w:asciiTheme="minorHAnsi" w:eastAsiaTheme="minorEastAsia" w:hAnsiTheme="minorHAnsi" w:cstheme="minorBidi"/>
          <w:noProof/>
        </w:rPr>
      </w:pPr>
      <w:r w:rsidRPr="00010545">
        <w:rPr>
          <w:rFonts w:ascii="Times New Roman" w:eastAsia="標楷體" w:hAnsi="Times New Roman" w:hint="eastAsia"/>
          <w:noProof/>
        </w:rPr>
        <w:t>圖</w:t>
      </w:r>
      <w:r w:rsidRPr="00010545">
        <w:rPr>
          <w:rFonts w:ascii="Times New Roman" w:eastAsia="標楷體" w:hAnsi="Times New Roman"/>
          <w:noProof/>
        </w:rPr>
        <w:t xml:space="preserve"> 2</w:t>
      </w:r>
      <w:r w:rsidRPr="00010545">
        <w:rPr>
          <w:rFonts w:ascii="Times New Roman" w:eastAsia="標楷體" w:hAnsi="Times New Roman"/>
          <w:noProof/>
        </w:rPr>
        <w:noBreakHyphen/>
        <w:t>1 Stanford Parser</w:t>
      </w:r>
      <w:r w:rsidRPr="00010545">
        <w:rPr>
          <w:rFonts w:ascii="Times New Roman" w:eastAsia="標楷體" w:hAnsi="Times New Roman" w:hint="eastAsia"/>
          <w:noProof/>
        </w:rPr>
        <w:t>中文斷詞範例</w:t>
      </w:r>
      <w:r>
        <w:rPr>
          <w:noProof/>
        </w:rPr>
        <w:tab/>
      </w:r>
      <w:r>
        <w:rPr>
          <w:noProof/>
        </w:rPr>
        <w:fldChar w:fldCharType="begin"/>
      </w:r>
      <w:r>
        <w:rPr>
          <w:noProof/>
        </w:rPr>
        <w:instrText xml:space="preserve"> PAGEREF _Toc449108441 \h </w:instrText>
      </w:r>
      <w:r>
        <w:rPr>
          <w:noProof/>
        </w:rPr>
      </w:r>
      <w:r>
        <w:rPr>
          <w:noProof/>
        </w:rPr>
        <w:fldChar w:fldCharType="separate"/>
      </w:r>
      <w:r>
        <w:rPr>
          <w:noProof/>
        </w:rPr>
        <w:t>15</w:t>
      </w:r>
      <w:r>
        <w:rPr>
          <w:noProof/>
        </w:rPr>
        <w:fldChar w:fldCharType="end"/>
      </w:r>
    </w:p>
    <w:p w14:paraId="74BAD6FA" w14:textId="77777777" w:rsidR="0094197F" w:rsidRDefault="0094197F">
      <w:pPr>
        <w:pStyle w:val="aa"/>
        <w:tabs>
          <w:tab w:val="right" w:leader="dot" w:pos="8296"/>
        </w:tabs>
        <w:ind w:left="1440" w:hanging="480"/>
        <w:rPr>
          <w:rFonts w:asciiTheme="minorHAnsi" w:eastAsiaTheme="minorEastAsia" w:hAnsiTheme="minorHAnsi" w:cstheme="minorBidi"/>
          <w:noProof/>
        </w:rPr>
      </w:pPr>
      <w:r w:rsidRPr="00010545">
        <w:rPr>
          <w:rFonts w:ascii="Times New Roman" w:eastAsia="標楷體" w:hAnsi="Times New Roman" w:hint="eastAsia"/>
          <w:noProof/>
        </w:rPr>
        <w:t>圖</w:t>
      </w:r>
      <w:r w:rsidRPr="00010545">
        <w:rPr>
          <w:rFonts w:ascii="Times New Roman" w:eastAsia="標楷體" w:hAnsi="Times New Roman"/>
          <w:noProof/>
        </w:rPr>
        <w:t xml:space="preserve"> 2</w:t>
      </w:r>
      <w:r w:rsidRPr="00010545">
        <w:rPr>
          <w:rFonts w:ascii="Times New Roman" w:eastAsia="標楷體" w:hAnsi="Times New Roman"/>
          <w:noProof/>
        </w:rPr>
        <w:noBreakHyphen/>
        <w:t>2 CKIP</w:t>
      </w:r>
      <w:r w:rsidRPr="00010545">
        <w:rPr>
          <w:rFonts w:ascii="Times New Roman" w:eastAsia="標楷體" w:hAnsi="Times New Roman" w:hint="eastAsia"/>
          <w:noProof/>
        </w:rPr>
        <w:t>詞性標記範例</w:t>
      </w:r>
      <w:r>
        <w:rPr>
          <w:noProof/>
        </w:rPr>
        <w:tab/>
      </w:r>
      <w:r>
        <w:rPr>
          <w:noProof/>
        </w:rPr>
        <w:fldChar w:fldCharType="begin"/>
      </w:r>
      <w:r>
        <w:rPr>
          <w:noProof/>
        </w:rPr>
        <w:instrText xml:space="preserve"> PAGEREF _Toc449108442 \h </w:instrText>
      </w:r>
      <w:r>
        <w:rPr>
          <w:noProof/>
        </w:rPr>
      </w:r>
      <w:r>
        <w:rPr>
          <w:noProof/>
        </w:rPr>
        <w:fldChar w:fldCharType="separate"/>
      </w:r>
      <w:r>
        <w:rPr>
          <w:noProof/>
        </w:rPr>
        <w:t>17</w:t>
      </w:r>
      <w:r>
        <w:rPr>
          <w:noProof/>
        </w:rPr>
        <w:fldChar w:fldCharType="end"/>
      </w:r>
    </w:p>
    <w:p w14:paraId="3ED61D58" w14:textId="77777777" w:rsidR="0094197F" w:rsidRDefault="0094197F">
      <w:pPr>
        <w:pStyle w:val="aa"/>
        <w:tabs>
          <w:tab w:val="right" w:leader="dot" w:pos="8296"/>
        </w:tabs>
        <w:ind w:left="1440" w:hanging="480"/>
        <w:rPr>
          <w:rFonts w:asciiTheme="minorHAnsi" w:eastAsiaTheme="minorEastAsia" w:hAnsiTheme="minorHAnsi" w:cstheme="minorBidi"/>
          <w:noProof/>
        </w:rPr>
      </w:pPr>
      <w:r w:rsidRPr="00010545">
        <w:rPr>
          <w:rFonts w:ascii="Times New Roman" w:eastAsia="標楷體" w:hAnsi="Times New Roman" w:hint="eastAsia"/>
          <w:noProof/>
        </w:rPr>
        <w:t>圖</w:t>
      </w:r>
      <w:r w:rsidRPr="00010545">
        <w:rPr>
          <w:rFonts w:ascii="Times New Roman" w:eastAsia="標楷體" w:hAnsi="Times New Roman"/>
          <w:noProof/>
        </w:rPr>
        <w:t xml:space="preserve"> 2</w:t>
      </w:r>
      <w:r w:rsidRPr="00010545">
        <w:rPr>
          <w:rFonts w:ascii="Times New Roman" w:eastAsia="標楷體" w:hAnsi="Times New Roman"/>
          <w:noProof/>
        </w:rPr>
        <w:noBreakHyphen/>
        <w:t xml:space="preserve">3 </w:t>
      </w:r>
      <w:r w:rsidRPr="00010545">
        <w:rPr>
          <w:rFonts w:ascii="Times New Roman" w:eastAsia="標楷體" w:hAnsi="Times New Roman" w:hint="eastAsia"/>
          <w:noProof/>
        </w:rPr>
        <w:t>廣義知網範例圖示</w:t>
      </w:r>
      <w:r>
        <w:rPr>
          <w:noProof/>
        </w:rPr>
        <w:tab/>
      </w:r>
      <w:r>
        <w:rPr>
          <w:noProof/>
        </w:rPr>
        <w:fldChar w:fldCharType="begin"/>
      </w:r>
      <w:r>
        <w:rPr>
          <w:noProof/>
        </w:rPr>
        <w:instrText xml:space="preserve"> PAGEREF _Toc449108443 \h </w:instrText>
      </w:r>
      <w:r>
        <w:rPr>
          <w:noProof/>
        </w:rPr>
      </w:r>
      <w:r>
        <w:rPr>
          <w:noProof/>
        </w:rPr>
        <w:fldChar w:fldCharType="separate"/>
      </w:r>
      <w:r>
        <w:rPr>
          <w:noProof/>
        </w:rPr>
        <w:t>22</w:t>
      </w:r>
      <w:r>
        <w:rPr>
          <w:noProof/>
        </w:rPr>
        <w:fldChar w:fldCharType="end"/>
      </w:r>
    </w:p>
    <w:p w14:paraId="3730A1CB" w14:textId="77777777" w:rsidR="0094197F" w:rsidRDefault="0094197F">
      <w:pPr>
        <w:pStyle w:val="aa"/>
        <w:tabs>
          <w:tab w:val="right" w:leader="dot" w:pos="8296"/>
        </w:tabs>
        <w:ind w:left="1440" w:hanging="480"/>
        <w:rPr>
          <w:rFonts w:asciiTheme="minorHAnsi" w:eastAsiaTheme="minorEastAsia" w:hAnsiTheme="minorHAnsi" w:cstheme="minorBidi"/>
          <w:noProof/>
        </w:rPr>
      </w:pPr>
      <w:r w:rsidRPr="00010545">
        <w:rPr>
          <w:rFonts w:ascii="Times New Roman" w:eastAsia="標楷體" w:hAnsi="Times New Roman" w:hint="eastAsia"/>
          <w:noProof/>
        </w:rPr>
        <w:t>圖</w:t>
      </w:r>
      <w:r w:rsidRPr="00010545">
        <w:rPr>
          <w:rFonts w:ascii="Times New Roman" w:eastAsia="標楷體" w:hAnsi="Times New Roman"/>
          <w:noProof/>
        </w:rPr>
        <w:t xml:space="preserve"> 2</w:t>
      </w:r>
      <w:r w:rsidRPr="00010545">
        <w:rPr>
          <w:rFonts w:ascii="Times New Roman" w:eastAsia="標楷體" w:hAnsi="Times New Roman"/>
          <w:noProof/>
        </w:rPr>
        <w:noBreakHyphen/>
        <w:t xml:space="preserve">4 </w:t>
      </w:r>
      <w:r w:rsidRPr="00010545">
        <w:rPr>
          <w:rFonts w:ascii="Times New Roman" w:eastAsia="標楷體" w:hAnsi="Times New Roman" w:hint="eastAsia"/>
          <w:noProof/>
        </w:rPr>
        <w:t>推薦系統的種類</w:t>
      </w:r>
      <w:r w:rsidRPr="00010545">
        <w:rPr>
          <w:rFonts w:ascii="Times New Roman" w:eastAsia="標楷體" w:hAnsi="Times New Roman"/>
          <w:noProof/>
        </w:rPr>
        <w:t>(Isinkaye et al., 2016)</w:t>
      </w:r>
      <w:r>
        <w:rPr>
          <w:noProof/>
        </w:rPr>
        <w:tab/>
      </w:r>
      <w:r>
        <w:rPr>
          <w:noProof/>
        </w:rPr>
        <w:fldChar w:fldCharType="begin"/>
      </w:r>
      <w:r>
        <w:rPr>
          <w:noProof/>
        </w:rPr>
        <w:instrText xml:space="preserve"> PAGEREF _Toc449108444 \h </w:instrText>
      </w:r>
      <w:r>
        <w:rPr>
          <w:noProof/>
        </w:rPr>
      </w:r>
      <w:r>
        <w:rPr>
          <w:noProof/>
        </w:rPr>
        <w:fldChar w:fldCharType="separate"/>
      </w:r>
      <w:r>
        <w:rPr>
          <w:noProof/>
        </w:rPr>
        <w:t>25</w:t>
      </w:r>
      <w:r>
        <w:rPr>
          <w:noProof/>
        </w:rPr>
        <w:fldChar w:fldCharType="end"/>
      </w:r>
    </w:p>
    <w:p w14:paraId="5FBBC701" w14:textId="77777777" w:rsidR="0094197F" w:rsidRDefault="0094197F">
      <w:pPr>
        <w:pStyle w:val="aa"/>
        <w:tabs>
          <w:tab w:val="right" w:leader="dot" w:pos="8296"/>
        </w:tabs>
        <w:ind w:left="1440" w:hanging="480"/>
        <w:rPr>
          <w:rFonts w:asciiTheme="minorHAnsi" w:eastAsiaTheme="minorEastAsia" w:hAnsiTheme="minorHAnsi" w:cstheme="minorBidi"/>
          <w:noProof/>
        </w:rPr>
      </w:pPr>
      <w:r w:rsidRPr="00010545">
        <w:rPr>
          <w:rFonts w:ascii="標楷體" w:eastAsia="標楷體" w:hAnsi="標楷體" w:hint="eastAsia"/>
          <w:noProof/>
        </w:rPr>
        <w:t>圖</w:t>
      </w:r>
      <w:r w:rsidRPr="00010545">
        <w:rPr>
          <w:rFonts w:ascii="Times New Roman" w:eastAsia="標楷體" w:hAnsi="Times New Roman"/>
          <w:noProof/>
        </w:rPr>
        <w:t xml:space="preserve"> 3</w:t>
      </w:r>
      <w:r w:rsidRPr="00010545">
        <w:rPr>
          <w:rFonts w:ascii="Times New Roman" w:eastAsia="標楷體" w:hAnsi="Times New Roman"/>
          <w:noProof/>
        </w:rPr>
        <w:noBreakHyphen/>
        <w:t xml:space="preserve">1 </w:t>
      </w:r>
      <w:r w:rsidRPr="00010545">
        <w:rPr>
          <w:rFonts w:ascii="Times New Roman" w:eastAsia="標楷體" w:hAnsi="Times New Roman" w:hint="eastAsia"/>
          <w:noProof/>
        </w:rPr>
        <w:t>產品類別示意圖</w:t>
      </w:r>
      <w:r>
        <w:rPr>
          <w:noProof/>
        </w:rPr>
        <w:tab/>
      </w:r>
      <w:r>
        <w:rPr>
          <w:noProof/>
        </w:rPr>
        <w:fldChar w:fldCharType="begin"/>
      </w:r>
      <w:r>
        <w:rPr>
          <w:noProof/>
        </w:rPr>
        <w:instrText xml:space="preserve"> PAGEREF _Toc449108445 \h </w:instrText>
      </w:r>
      <w:r>
        <w:rPr>
          <w:noProof/>
        </w:rPr>
      </w:r>
      <w:r>
        <w:rPr>
          <w:noProof/>
        </w:rPr>
        <w:fldChar w:fldCharType="separate"/>
      </w:r>
      <w:r>
        <w:rPr>
          <w:noProof/>
        </w:rPr>
        <w:t>29</w:t>
      </w:r>
      <w:r>
        <w:rPr>
          <w:noProof/>
        </w:rPr>
        <w:fldChar w:fldCharType="end"/>
      </w:r>
    </w:p>
    <w:p w14:paraId="41CE5E89" w14:textId="77777777" w:rsidR="0094197F" w:rsidRDefault="0094197F">
      <w:pPr>
        <w:pStyle w:val="aa"/>
        <w:tabs>
          <w:tab w:val="right" w:leader="dot" w:pos="8296"/>
        </w:tabs>
        <w:ind w:left="1440" w:hanging="480"/>
        <w:rPr>
          <w:rFonts w:asciiTheme="minorHAnsi" w:eastAsiaTheme="minorEastAsia" w:hAnsiTheme="minorHAnsi" w:cstheme="minorBidi"/>
          <w:noProof/>
        </w:rPr>
      </w:pPr>
      <w:r w:rsidRPr="00010545">
        <w:rPr>
          <w:rFonts w:ascii="Times New Roman" w:eastAsia="標楷體" w:hAnsi="Times New Roman" w:hint="eastAsia"/>
          <w:noProof/>
        </w:rPr>
        <w:t>圖</w:t>
      </w:r>
      <w:r w:rsidRPr="00010545">
        <w:rPr>
          <w:rFonts w:ascii="Times New Roman" w:eastAsia="標楷體" w:hAnsi="Times New Roman"/>
          <w:noProof/>
        </w:rPr>
        <w:t xml:space="preserve"> 3</w:t>
      </w:r>
      <w:r w:rsidRPr="00010545">
        <w:rPr>
          <w:rFonts w:ascii="Times New Roman" w:eastAsia="標楷體" w:hAnsi="Times New Roman"/>
          <w:noProof/>
        </w:rPr>
        <w:noBreakHyphen/>
        <w:t xml:space="preserve">2 </w:t>
      </w:r>
      <w:r w:rsidRPr="00010545">
        <w:rPr>
          <w:rFonts w:ascii="Times New Roman" w:eastAsia="標楷體" w:hAnsi="Times New Roman" w:hint="eastAsia"/>
          <w:noProof/>
        </w:rPr>
        <w:t>資料集結構圖示</w:t>
      </w:r>
      <w:r>
        <w:rPr>
          <w:noProof/>
        </w:rPr>
        <w:tab/>
      </w:r>
      <w:r>
        <w:rPr>
          <w:noProof/>
        </w:rPr>
        <w:fldChar w:fldCharType="begin"/>
      </w:r>
      <w:r>
        <w:rPr>
          <w:noProof/>
        </w:rPr>
        <w:instrText xml:space="preserve"> PAGEREF _Toc449108446 \h </w:instrText>
      </w:r>
      <w:r>
        <w:rPr>
          <w:noProof/>
        </w:rPr>
      </w:r>
      <w:r>
        <w:rPr>
          <w:noProof/>
        </w:rPr>
        <w:fldChar w:fldCharType="separate"/>
      </w:r>
      <w:r>
        <w:rPr>
          <w:noProof/>
        </w:rPr>
        <w:t>31</w:t>
      </w:r>
      <w:r>
        <w:rPr>
          <w:noProof/>
        </w:rPr>
        <w:fldChar w:fldCharType="end"/>
      </w:r>
    </w:p>
    <w:p w14:paraId="250D7A33" w14:textId="77777777" w:rsidR="0094197F" w:rsidRDefault="0094197F">
      <w:pPr>
        <w:pStyle w:val="aa"/>
        <w:tabs>
          <w:tab w:val="right" w:leader="dot" w:pos="8296"/>
        </w:tabs>
        <w:ind w:left="1440" w:hanging="480"/>
        <w:rPr>
          <w:rFonts w:asciiTheme="minorHAnsi" w:eastAsiaTheme="minorEastAsia" w:hAnsiTheme="minorHAnsi" w:cstheme="minorBidi"/>
          <w:noProof/>
        </w:rPr>
      </w:pPr>
      <w:r w:rsidRPr="00010545">
        <w:rPr>
          <w:rFonts w:ascii="Times New Roman" w:eastAsia="標楷體" w:hAnsi="Times New Roman" w:hint="eastAsia"/>
          <w:noProof/>
        </w:rPr>
        <w:t>圖</w:t>
      </w:r>
      <w:r w:rsidRPr="00010545">
        <w:rPr>
          <w:rFonts w:ascii="Times New Roman" w:eastAsia="標楷體" w:hAnsi="Times New Roman"/>
          <w:noProof/>
        </w:rPr>
        <w:t xml:space="preserve"> 3</w:t>
      </w:r>
      <w:r w:rsidRPr="00010545">
        <w:rPr>
          <w:rFonts w:ascii="Times New Roman" w:eastAsia="標楷體" w:hAnsi="Times New Roman"/>
          <w:noProof/>
        </w:rPr>
        <w:noBreakHyphen/>
        <w:t xml:space="preserve">3 </w:t>
      </w:r>
      <w:r w:rsidRPr="00010545">
        <w:rPr>
          <w:rFonts w:ascii="Times New Roman" w:eastAsia="標楷體" w:hAnsi="Times New Roman" w:hint="eastAsia"/>
          <w:noProof/>
        </w:rPr>
        <w:t>研究架構圖</w:t>
      </w:r>
      <w:r>
        <w:rPr>
          <w:noProof/>
        </w:rPr>
        <w:tab/>
      </w:r>
      <w:r>
        <w:rPr>
          <w:noProof/>
        </w:rPr>
        <w:fldChar w:fldCharType="begin"/>
      </w:r>
      <w:r>
        <w:rPr>
          <w:noProof/>
        </w:rPr>
        <w:instrText xml:space="preserve"> PAGEREF _Toc449108447 \h </w:instrText>
      </w:r>
      <w:r>
        <w:rPr>
          <w:noProof/>
        </w:rPr>
      </w:r>
      <w:r>
        <w:rPr>
          <w:noProof/>
        </w:rPr>
        <w:fldChar w:fldCharType="separate"/>
      </w:r>
      <w:r>
        <w:rPr>
          <w:noProof/>
        </w:rPr>
        <w:t>33</w:t>
      </w:r>
      <w:r>
        <w:rPr>
          <w:noProof/>
        </w:rPr>
        <w:fldChar w:fldCharType="end"/>
      </w:r>
    </w:p>
    <w:p w14:paraId="1115B47F" w14:textId="77777777" w:rsidR="0094197F" w:rsidRDefault="0094197F">
      <w:pPr>
        <w:pStyle w:val="aa"/>
        <w:tabs>
          <w:tab w:val="right" w:leader="dot" w:pos="8296"/>
        </w:tabs>
        <w:ind w:left="1440" w:hanging="480"/>
        <w:rPr>
          <w:rFonts w:asciiTheme="minorHAnsi" w:eastAsiaTheme="minorEastAsia" w:hAnsiTheme="minorHAnsi" w:cstheme="minorBidi"/>
          <w:noProof/>
        </w:rPr>
      </w:pPr>
      <w:r w:rsidRPr="00010545">
        <w:rPr>
          <w:rFonts w:ascii="Times New Roman" w:eastAsia="標楷體" w:hAnsi="Times New Roman" w:hint="eastAsia"/>
          <w:noProof/>
        </w:rPr>
        <w:t>圖</w:t>
      </w:r>
      <w:r w:rsidRPr="00010545">
        <w:rPr>
          <w:rFonts w:ascii="Times New Roman" w:eastAsia="標楷體" w:hAnsi="Times New Roman"/>
          <w:noProof/>
        </w:rPr>
        <w:t xml:space="preserve"> 3</w:t>
      </w:r>
      <w:r w:rsidRPr="00010545">
        <w:rPr>
          <w:rFonts w:ascii="Times New Roman" w:eastAsia="標楷體" w:hAnsi="Times New Roman"/>
          <w:noProof/>
        </w:rPr>
        <w:noBreakHyphen/>
        <w:t xml:space="preserve">4 </w:t>
      </w:r>
      <w:r w:rsidRPr="00010545">
        <w:rPr>
          <w:rFonts w:ascii="Times New Roman" w:eastAsia="標楷體" w:hAnsi="Times New Roman" w:hint="eastAsia"/>
          <w:noProof/>
        </w:rPr>
        <w:t>使用者膚質分類示意圖</w:t>
      </w:r>
      <w:r>
        <w:rPr>
          <w:noProof/>
        </w:rPr>
        <w:tab/>
      </w:r>
      <w:r>
        <w:rPr>
          <w:noProof/>
        </w:rPr>
        <w:fldChar w:fldCharType="begin"/>
      </w:r>
      <w:r>
        <w:rPr>
          <w:noProof/>
        </w:rPr>
        <w:instrText xml:space="preserve"> PAGEREF _Toc449108448 \h </w:instrText>
      </w:r>
      <w:r>
        <w:rPr>
          <w:noProof/>
        </w:rPr>
      </w:r>
      <w:r>
        <w:rPr>
          <w:noProof/>
        </w:rPr>
        <w:fldChar w:fldCharType="separate"/>
      </w:r>
      <w:r>
        <w:rPr>
          <w:noProof/>
        </w:rPr>
        <w:t>34</w:t>
      </w:r>
      <w:r>
        <w:rPr>
          <w:noProof/>
        </w:rPr>
        <w:fldChar w:fldCharType="end"/>
      </w:r>
    </w:p>
    <w:p w14:paraId="08BA27EF" w14:textId="77777777" w:rsidR="0094197F" w:rsidRDefault="0094197F">
      <w:pPr>
        <w:pStyle w:val="aa"/>
        <w:tabs>
          <w:tab w:val="right" w:leader="dot" w:pos="8296"/>
        </w:tabs>
        <w:ind w:left="1440" w:hanging="480"/>
        <w:rPr>
          <w:rFonts w:asciiTheme="minorHAnsi" w:eastAsiaTheme="minorEastAsia" w:hAnsiTheme="minorHAnsi" w:cstheme="minorBidi"/>
          <w:noProof/>
        </w:rPr>
      </w:pPr>
      <w:r w:rsidRPr="00010545">
        <w:rPr>
          <w:rFonts w:ascii="Times New Roman" w:eastAsia="標楷體" w:hAnsi="Times New Roman" w:hint="eastAsia"/>
          <w:noProof/>
        </w:rPr>
        <w:t>圖</w:t>
      </w:r>
      <w:r w:rsidRPr="00010545">
        <w:rPr>
          <w:rFonts w:ascii="Times New Roman" w:eastAsia="標楷體" w:hAnsi="Times New Roman"/>
          <w:noProof/>
        </w:rPr>
        <w:t xml:space="preserve"> 3</w:t>
      </w:r>
      <w:r w:rsidRPr="00010545">
        <w:rPr>
          <w:rFonts w:ascii="Times New Roman" w:eastAsia="標楷體" w:hAnsi="Times New Roman"/>
          <w:noProof/>
        </w:rPr>
        <w:noBreakHyphen/>
        <w:t xml:space="preserve">5 </w:t>
      </w:r>
      <w:r w:rsidRPr="00010545">
        <w:rPr>
          <w:rFonts w:ascii="Times New Roman" w:eastAsia="標楷體" w:hAnsi="Times New Roman" w:hint="eastAsia"/>
          <w:noProof/>
        </w:rPr>
        <w:t>使用者資料範例</w:t>
      </w:r>
      <w:r>
        <w:rPr>
          <w:noProof/>
        </w:rPr>
        <w:tab/>
      </w:r>
      <w:r>
        <w:rPr>
          <w:noProof/>
        </w:rPr>
        <w:fldChar w:fldCharType="begin"/>
      </w:r>
      <w:r>
        <w:rPr>
          <w:noProof/>
        </w:rPr>
        <w:instrText xml:space="preserve"> PAGEREF _Toc449108449 \h </w:instrText>
      </w:r>
      <w:r>
        <w:rPr>
          <w:noProof/>
        </w:rPr>
      </w:r>
      <w:r>
        <w:rPr>
          <w:noProof/>
        </w:rPr>
        <w:fldChar w:fldCharType="separate"/>
      </w:r>
      <w:r>
        <w:rPr>
          <w:noProof/>
        </w:rPr>
        <w:t>35</w:t>
      </w:r>
      <w:r>
        <w:rPr>
          <w:noProof/>
        </w:rPr>
        <w:fldChar w:fldCharType="end"/>
      </w:r>
    </w:p>
    <w:p w14:paraId="689AAD5A" w14:textId="77777777" w:rsidR="0094197F" w:rsidRDefault="0094197F">
      <w:pPr>
        <w:pStyle w:val="aa"/>
        <w:tabs>
          <w:tab w:val="right" w:leader="dot" w:pos="8296"/>
        </w:tabs>
        <w:ind w:left="1440" w:hanging="480"/>
        <w:rPr>
          <w:rFonts w:asciiTheme="minorHAnsi" w:eastAsiaTheme="minorEastAsia" w:hAnsiTheme="minorHAnsi" w:cstheme="minorBidi"/>
          <w:noProof/>
        </w:rPr>
      </w:pPr>
      <w:r w:rsidRPr="00010545">
        <w:rPr>
          <w:rFonts w:ascii="Times New Roman" w:eastAsia="標楷體" w:hAnsi="Times New Roman" w:hint="eastAsia"/>
          <w:noProof/>
        </w:rPr>
        <w:t>圖</w:t>
      </w:r>
      <w:r w:rsidRPr="00010545">
        <w:rPr>
          <w:rFonts w:ascii="Times New Roman" w:eastAsia="標楷體" w:hAnsi="Times New Roman"/>
          <w:noProof/>
        </w:rPr>
        <w:t xml:space="preserve"> 3</w:t>
      </w:r>
      <w:r w:rsidRPr="00010545">
        <w:rPr>
          <w:rFonts w:ascii="Times New Roman" w:eastAsia="標楷體" w:hAnsi="Times New Roman"/>
          <w:noProof/>
        </w:rPr>
        <w:noBreakHyphen/>
        <w:t xml:space="preserve">6 </w:t>
      </w:r>
      <w:r w:rsidRPr="00010545">
        <w:rPr>
          <w:rFonts w:ascii="Times New Roman" w:eastAsia="標楷體" w:hAnsi="Times New Roman" w:hint="eastAsia"/>
          <w:noProof/>
        </w:rPr>
        <w:t>心得評論斷詞範例</w:t>
      </w:r>
      <w:r>
        <w:rPr>
          <w:noProof/>
        </w:rPr>
        <w:tab/>
      </w:r>
      <w:r>
        <w:rPr>
          <w:noProof/>
        </w:rPr>
        <w:fldChar w:fldCharType="begin"/>
      </w:r>
      <w:r>
        <w:rPr>
          <w:noProof/>
        </w:rPr>
        <w:instrText xml:space="preserve"> PAGEREF _Toc449108450 \h </w:instrText>
      </w:r>
      <w:r>
        <w:rPr>
          <w:noProof/>
        </w:rPr>
      </w:r>
      <w:r>
        <w:rPr>
          <w:noProof/>
        </w:rPr>
        <w:fldChar w:fldCharType="separate"/>
      </w:r>
      <w:r>
        <w:rPr>
          <w:noProof/>
        </w:rPr>
        <w:t>35</w:t>
      </w:r>
      <w:r>
        <w:rPr>
          <w:noProof/>
        </w:rPr>
        <w:fldChar w:fldCharType="end"/>
      </w:r>
    </w:p>
    <w:p w14:paraId="10F93203" w14:textId="77777777" w:rsidR="0094197F" w:rsidRDefault="0094197F">
      <w:pPr>
        <w:pStyle w:val="aa"/>
        <w:tabs>
          <w:tab w:val="right" w:leader="dot" w:pos="8296"/>
        </w:tabs>
        <w:ind w:left="1440" w:hanging="480"/>
        <w:rPr>
          <w:rFonts w:asciiTheme="minorHAnsi" w:eastAsiaTheme="minorEastAsia" w:hAnsiTheme="minorHAnsi" w:cstheme="minorBidi"/>
          <w:noProof/>
        </w:rPr>
      </w:pPr>
      <w:r w:rsidRPr="00010545">
        <w:rPr>
          <w:rFonts w:ascii="Times New Roman" w:eastAsia="標楷體" w:hAnsi="Times New Roman" w:hint="eastAsia"/>
          <w:noProof/>
        </w:rPr>
        <w:t>圖</w:t>
      </w:r>
      <w:r w:rsidRPr="00010545">
        <w:rPr>
          <w:rFonts w:ascii="Times New Roman" w:eastAsia="標楷體" w:hAnsi="Times New Roman"/>
          <w:noProof/>
        </w:rPr>
        <w:t xml:space="preserve"> 3</w:t>
      </w:r>
      <w:r w:rsidRPr="00010545">
        <w:rPr>
          <w:rFonts w:ascii="Times New Roman" w:eastAsia="標楷體" w:hAnsi="Times New Roman"/>
          <w:noProof/>
        </w:rPr>
        <w:noBreakHyphen/>
        <w:t>7 K-medoids</w:t>
      </w:r>
      <w:r w:rsidRPr="00010545">
        <w:rPr>
          <w:rFonts w:ascii="Times New Roman" w:eastAsia="標楷體" w:hAnsi="Times New Roman" w:hint="eastAsia"/>
          <w:noProof/>
        </w:rPr>
        <w:t>分群演算法</w:t>
      </w:r>
      <w:r>
        <w:rPr>
          <w:noProof/>
        </w:rPr>
        <w:tab/>
      </w:r>
      <w:r>
        <w:rPr>
          <w:noProof/>
        </w:rPr>
        <w:fldChar w:fldCharType="begin"/>
      </w:r>
      <w:r>
        <w:rPr>
          <w:noProof/>
        </w:rPr>
        <w:instrText xml:space="preserve"> PAGEREF _Toc449108451 \h </w:instrText>
      </w:r>
      <w:r>
        <w:rPr>
          <w:noProof/>
        </w:rPr>
      </w:r>
      <w:r>
        <w:rPr>
          <w:noProof/>
        </w:rPr>
        <w:fldChar w:fldCharType="separate"/>
      </w:r>
      <w:r>
        <w:rPr>
          <w:noProof/>
        </w:rPr>
        <w:t>38</w:t>
      </w:r>
      <w:r>
        <w:rPr>
          <w:noProof/>
        </w:rPr>
        <w:fldChar w:fldCharType="end"/>
      </w:r>
    </w:p>
    <w:p w14:paraId="4300482C" w14:textId="77777777" w:rsidR="0094197F" w:rsidRDefault="0094197F">
      <w:pPr>
        <w:pStyle w:val="aa"/>
        <w:tabs>
          <w:tab w:val="right" w:leader="dot" w:pos="8296"/>
        </w:tabs>
        <w:ind w:left="1440" w:hanging="480"/>
        <w:rPr>
          <w:rFonts w:asciiTheme="minorHAnsi" w:eastAsiaTheme="minorEastAsia" w:hAnsiTheme="minorHAnsi" w:cstheme="minorBidi"/>
          <w:noProof/>
        </w:rPr>
      </w:pPr>
      <w:r w:rsidRPr="00010545">
        <w:rPr>
          <w:rFonts w:ascii="Times New Roman" w:eastAsia="標楷體" w:hAnsi="Times New Roman" w:hint="eastAsia"/>
          <w:noProof/>
        </w:rPr>
        <w:t>圖</w:t>
      </w:r>
      <w:r w:rsidRPr="00010545">
        <w:rPr>
          <w:rFonts w:ascii="Times New Roman" w:eastAsia="標楷體" w:hAnsi="Times New Roman"/>
          <w:noProof/>
        </w:rPr>
        <w:t xml:space="preserve"> 3</w:t>
      </w:r>
      <w:r w:rsidRPr="00010545">
        <w:rPr>
          <w:rFonts w:ascii="Times New Roman" w:eastAsia="標楷體" w:hAnsi="Times New Roman"/>
          <w:noProof/>
        </w:rPr>
        <w:noBreakHyphen/>
        <w:t xml:space="preserve">8 </w:t>
      </w:r>
      <w:r w:rsidRPr="00010545">
        <w:rPr>
          <w:rFonts w:ascii="Times New Roman" w:eastAsia="標楷體" w:hAnsi="Times New Roman" w:hint="eastAsia"/>
          <w:noProof/>
        </w:rPr>
        <w:t>產品集合演算法</w:t>
      </w:r>
      <w:r>
        <w:rPr>
          <w:noProof/>
        </w:rPr>
        <w:tab/>
      </w:r>
      <w:r>
        <w:rPr>
          <w:noProof/>
        </w:rPr>
        <w:fldChar w:fldCharType="begin"/>
      </w:r>
      <w:r>
        <w:rPr>
          <w:noProof/>
        </w:rPr>
        <w:instrText xml:space="preserve"> PAGEREF _Toc449108452 \h </w:instrText>
      </w:r>
      <w:r>
        <w:rPr>
          <w:noProof/>
        </w:rPr>
      </w:r>
      <w:r>
        <w:rPr>
          <w:noProof/>
        </w:rPr>
        <w:fldChar w:fldCharType="separate"/>
      </w:r>
      <w:r>
        <w:rPr>
          <w:noProof/>
        </w:rPr>
        <w:t>40</w:t>
      </w:r>
      <w:r>
        <w:rPr>
          <w:noProof/>
        </w:rPr>
        <w:fldChar w:fldCharType="end"/>
      </w:r>
    </w:p>
    <w:p w14:paraId="7CDDAAD4" w14:textId="77777777" w:rsidR="0094197F" w:rsidRDefault="0094197F">
      <w:pPr>
        <w:pStyle w:val="aa"/>
        <w:tabs>
          <w:tab w:val="right" w:leader="dot" w:pos="8296"/>
        </w:tabs>
        <w:ind w:left="1440" w:hanging="480"/>
        <w:rPr>
          <w:rFonts w:asciiTheme="minorHAnsi" w:eastAsiaTheme="minorEastAsia" w:hAnsiTheme="minorHAnsi" w:cstheme="minorBidi"/>
          <w:noProof/>
        </w:rPr>
      </w:pPr>
      <w:r w:rsidRPr="00010545">
        <w:rPr>
          <w:rFonts w:ascii="Times New Roman" w:eastAsia="標楷體" w:hAnsi="Times New Roman" w:hint="eastAsia"/>
          <w:noProof/>
        </w:rPr>
        <w:t>圖</w:t>
      </w:r>
      <w:r w:rsidRPr="00010545">
        <w:rPr>
          <w:rFonts w:ascii="Times New Roman" w:eastAsia="標楷體" w:hAnsi="Times New Roman"/>
          <w:noProof/>
        </w:rPr>
        <w:t xml:space="preserve"> 3</w:t>
      </w:r>
      <w:r w:rsidRPr="00010545">
        <w:rPr>
          <w:rFonts w:ascii="Times New Roman" w:eastAsia="標楷體" w:hAnsi="Times New Roman"/>
          <w:noProof/>
        </w:rPr>
        <w:noBreakHyphen/>
        <w:t xml:space="preserve">9 </w:t>
      </w:r>
      <w:r w:rsidRPr="00010545">
        <w:rPr>
          <w:rFonts w:ascii="Times New Roman" w:eastAsia="標楷體" w:hAnsi="Times New Roman" w:hint="eastAsia"/>
          <w:noProof/>
        </w:rPr>
        <w:t>單篇心得評論情緒分數計算圖示</w:t>
      </w:r>
      <w:r>
        <w:rPr>
          <w:noProof/>
        </w:rPr>
        <w:tab/>
      </w:r>
      <w:r>
        <w:rPr>
          <w:noProof/>
        </w:rPr>
        <w:fldChar w:fldCharType="begin"/>
      </w:r>
      <w:r>
        <w:rPr>
          <w:noProof/>
        </w:rPr>
        <w:instrText xml:space="preserve"> PAGEREF _Toc449108453 \h </w:instrText>
      </w:r>
      <w:r>
        <w:rPr>
          <w:noProof/>
        </w:rPr>
      </w:r>
      <w:r>
        <w:rPr>
          <w:noProof/>
        </w:rPr>
        <w:fldChar w:fldCharType="separate"/>
      </w:r>
      <w:r>
        <w:rPr>
          <w:noProof/>
        </w:rPr>
        <w:t>42</w:t>
      </w:r>
      <w:r>
        <w:rPr>
          <w:noProof/>
        </w:rPr>
        <w:fldChar w:fldCharType="end"/>
      </w:r>
    </w:p>
    <w:p w14:paraId="5EEF87F7" w14:textId="77777777" w:rsidR="0094197F" w:rsidRDefault="0094197F">
      <w:pPr>
        <w:pStyle w:val="aa"/>
        <w:tabs>
          <w:tab w:val="right" w:leader="dot" w:pos="8296"/>
        </w:tabs>
        <w:ind w:left="1440" w:hanging="480"/>
        <w:rPr>
          <w:rFonts w:asciiTheme="minorHAnsi" w:eastAsiaTheme="minorEastAsia" w:hAnsiTheme="minorHAnsi" w:cstheme="minorBidi"/>
          <w:noProof/>
        </w:rPr>
      </w:pPr>
      <w:r w:rsidRPr="00010545">
        <w:rPr>
          <w:rFonts w:ascii="Times New Roman" w:eastAsia="標楷體" w:hAnsi="Times New Roman" w:hint="eastAsia"/>
          <w:noProof/>
        </w:rPr>
        <w:t>圖</w:t>
      </w:r>
      <w:r w:rsidRPr="00010545">
        <w:rPr>
          <w:rFonts w:ascii="Times New Roman" w:eastAsia="標楷體" w:hAnsi="Times New Roman"/>
          <w:noProof/>
        </w:rPr>
        <w:t xml:space="preserve"> 4</w:t>
      </w:r>
      <w:r w:rsidRPr="00010545">
        <w:rPr>
          <w:rFonts w:ascii="Times New Roman" w:eastAsia="標楷體" w:hAnsi="Times New Roman"/>
          <w:noProof/>
        </w:rPr>
        <w:noBreakHyphen/>
        <w:t>1 UrCosme</w:t>
      </w:r>
      <w:r w:rsidRPr="00010545">
        <w:rPr>
          <w:rFonts w:ascii="Times New Roman" w:eastAsia="標楷體" w:hAnsi="Times New Roman" w:hint="eastAsia"/>
          <w:noProof/>
        </w:rPr>
        <w:t>網頁局部圖示</w:t>
      </w:r>
      <w:r>
        <w:rPr>
          <w:noProof/>
        </w:rPr>
        <w:tab/>
      </w:r>
      <w:r>
        <w:rPr>
          <w:noProof/>
        </w:rPr>
        <w:fldChar w:fldCharType="begin"/>
      </w:r>
      <w:r>
        <w:rPr>
          <w:noProof/>
        </w:rPr>
        <w:instrText xml:space="preserve"> PAGEREF _Toc449108454 \h </w:instrText>
      </w:r>
      <w:r>
        <w:rPr>
          <w:noProof/>
        </w:rPr>
      </w:r>
      <w:r>
        <w:rPr>
          <w:noProof/>
        </w:rPr>
        <w:fldChar w:fldCharType="separate"/>
      </w:r>
      <w:r>
        <w:rPr>
          <w:noProof/>
        </w:rPr>
        <w:t>49</w:t>
      </w:r>
      <w:r>
        <w:rPr>
          <w:noProof/>
        </w:rPr>
        <w:fldChar w:fldCharType="end"/>
      </w:r>
    </w:p>
    <w:p w14:paraId="4159FED6" w14:textId="77777777" w:rsidR="00251F42" w:rsidRPr="0007796B" w:rsidRDefault="0007796B" w:rsidP="00AD2E97">
      <w:pPr>
        <w:spacing w:line="360" w:lineRule="auto"/>
        <w:jc w:val="both"/>
        <w:rPr>
          <w:rFonts w:ascii="標楷體" w:eastAsia="標楷體" w:hAnsi="標楷體"/>
          <w:b/>
        </w:rPr>
      </w:pPr>
      <w:r>
        <w:rPr>
          <w:rFonts w:ascii="標楷體" w:eastAsia="標楷體" w:hAnsi="標楷體"/>
          <w:b/>
          <w:lang w:val="zh-TW"/>
        </w:rPr>
        <w:fldChar w:fldCharType="end"/>
      </w:r>
    </w:p>
    <w:p w14:paraId="349232C8" w14:textId="77777777" w:rsidR="009919A5" w:rsidRPr="0007796B" w:rsidRDefault="009919A5" w:rsidP="00251F42"/>
    <w:p w14:paraId="67B2F0BB" w14:textId="77777777" w:rsidR="009919A5" w:rsidRPr="0007796B" w:rsidRDefault="009919A5" w:rsidP="00251F42">
      <w:pPr>
        <w:sectPr w:rsidR="009919A5" w:rsidRPr="0007796B" w:rsidSect="009919A5">
          <w:headerReference w:type="even" r:id="rId16"/>
          <w:headerReference w:type="default" r:id="rId17"/>
          <w:footerReference w:type="default" r:id="rId18"/>
          <w:headerReference w:type="first" r:id="rId19"/>
          <w:pgSz w:w="11906" w:h="16838"/>
          <w:pgMar w:top="1440" w:right="1800" w:bottom="1440" w:left="1800" w:header="851" w:footer="992" w:gutter="0"/>
          <w:pgNumType w:fmt="upperRoman" w:start="1"/>
          <w:cols w:space="425"/>
          <w:docGrid w:type="lines" w:linePitch="360"/>
        </w:sectPr>
      </w:pPr>
    </w:p>
    <w:p w14:paraId="56CA1A1D" w14:textId="77777777" w:rsidR="00D332E0" w:rsidRPr="00D332E0" w:rsidRDefault="00251F42" w:rsidP="00D332E0">
      <w:pPr>
        <w:pStyle w:val="1"/>
        <w:jc w:val="center"/>
        <w:rPr>
          <w:rFonts w:ascii="Times New Roman" w:eastAsia="標楷體" w:hAnsi="Times New Roman"/>
          <w:b w:val="0"/>
          <w:sz w:val="32"/>
        </w:rPr>
      </w:pPr>
      <w:bookmarkStart w:id="1" w:name="_Toc448679283"/>
      <w:r w:rsidRPr="00DF0A4E">
        <w:rPr>
          <w:rFonts w:ascii="Times New Roman" w:eastAsia="標楷體" w:hAnsi="Times New Roman" w:hint="eastAsia"/>
          <w:b w:val="0"/>
          <w:sz w:val="32"/>
        </w:rPr>
        <w:lastRenderedPageBreak/>
        <w:t>緒論</w:t>
      </w:r>
      <w:bookmarkEnd w:id="1"/>
    </w:p>
    <w:p w14:paraId="7DAA07CA" w14:textId="2219C78F" w:rsidR="00F94405" w:rsidRPr="00F94405" w:rsidRDefault="00F2432B" w:rsidP="00F2432B">
      <w:pPr>
        <w:spacing w:line="360" w:lineRule="auto"/>
        <w:jc w:val="both"/>
        <w:rPr>
          <w:rFonts w:ascii="Times New Roman" w:eastAsia="標楷體" w:hAnsi="Times New Roman"/>
        </w:rPr>
      </w:pPr>
      <w:r>
        <w:rPr>
          <w:rFonts w:ascii="Times New Roman" w:eastAsia="標楷體" w:hAnsi="Times New Roman" w:hint="eastAsia"/>
        </w:rPr>
        <w:t xml:space="preserve">    </w:t>
      </w:r>
      <w:r>
        <w:rPr>
          <w:rFonts w:ascii="Times New Roman" w:eastAsia="標楷體" w:hAnsi="Times New Roman" w:hint="eastAsia"/>
        </w:rPr>
        <w:t>隨著</w:t>
      </w:r>
      <w:r w:rsidR="00476214" w:rsidRPr="00476214">
        <w:rPr>
          <w:rFonts w:ascii="Times New Roman" w:eastAsia="標楷體" w:hAnsi="Times New Roman" w:hint="eastAsia"/>
        </w:rPr>
        <w:t>科技蓬勃發展</w:t>
      </w:r>
      <w:r w:rsidR="00476214">
        <w:rPr>
          <w:rFonts w:ascii="Times New Roman" w:eastAsia="標楷體" w:hAnsi="Times New Roman" w:hint="eastAsia"/>
        </w:rPr>
        <w:t>，</w:t>
      </w:r>
      <w:r w:rsidR="00F94405" w:rsidRPr="00F94405">
        <w:rPr>
          <w:rFonts w:ascii="Times New Roman" w:eastAsia="標楷體" w:hAnsi="Times New Roman" w:hint="eastAsia"/>
        </w:rPr>
        <w:t>透過網路，不僅使得資訊傳遞更加迅速，也讓使用者更易於取得即時訊息。在網際網路架構而成的世界裡，人們利用網際網路技術在虛擬世界中聚集並分享知識或是對於特定人事物的評論</w:t>
      </w:r>
      <w:r w:rsidR="00AE0475">
        <w:rPr>
          <w:rFonts w:ascii="Times New Roman" w:eastAsia="標楷體" w:hAnsi="Times New Roman" w:hint="eastAsia"/>
        </w:rPr>
        <w:t>，</w:t>
      </w:r>
      <w:r>
        <w:rPr>
          <w:rFonts w:ascii="Times New Roman" w:eastAsia="標楷體" w:hAnsi="Times New Roman" w:hint="eastAsia"/>
        </w:rPr>
        <w:t>這樣來</w:t>
      </w:r>
      <w:r w:rsidR="00A90DF3">
        <w:rPr>
          <w:rFonts w:ascii="Times New Roman" w:eastAsia="標楷體" w:hAnsi="Times New Roman" w:hint="eastAsia"/>
        </w:rPr>
        <w:t>往分享</w:t>
      </w:r>
      <w:r>
        <w:rPr>
          <w:rFonts w:ascii="Times New Roman" w:eastAsia="標楷體" w:hAnsi="Times New Roman" w:hint="eastAsia"/>
        </w:rPr>
        <w:t>的</w:t>
      </w:r>
      <w:r w:rsidR="00A90DF3">
        <w:rPr>
          <w:rFonts w:ascii="Times New Roman" w:eastAsia="標楷體" w:hAnsi="Times New Roman" w:hint="eastAsia"/>
        </w:rPr>
        <w:t>互動關係，</w:t>
      </w:r>
      <w:r w:rsidR="00F94405" w:rsidRPr="00F94405">
        <w:rPr>
          <w:rFonts w:ascii="Times New Roman" w:eastAsia="標楷體" w:hAnsi="Times New Roman" w:hint="eastAsia"/>
        </w:rPr>
        <w:t>使得單向傳遞的資訊</w:t>
      </w:r>
      <w:r w:rsidR="00A90DF3">
        <w:rPr>
          <w:rFonts w:ascii="Times New Roman" w:eastAsia="標楷體" w:hAnsi="Times New Roman" w:hint="eastAsia"/>
        </w:rPr>
        <w:t>逐漸</w:t>
      </w:r>
      <w:r w:rsidR="00A90C50">
        <w:rPr>
          <w:rFonts w:ascii="Times New Roman" w:eastAsia="標楷體" w:hAnsi="Times New Roman" w:hint="eastAsia"/>
        </w:rPr>
        <w:t>變</w:t>
      </w:r>
      <w:r w:rsidR="00F94405" w:rsidRPr="00F94405">
        <w:rPr>
          <w:rFonts w:ascii="Times New Roman" w:eastAsia="標楷體" w:hAnsi="Times New Roman" w:hint="eastAsia"/>
        </w:rPr>
        <w:t>成雙向</w:t>
      </w:r>
      <w:r w:rsidR="00A90DF3">
        <w:rPr>
          <w:rFonts w:ascii="Times New Roman" w:eastAsia="標楷體" w:hAnsi="Times New Roman" w:hint="eastAsia"/>
        </w:rPr>
        <w:t>互</w:t>
      </w:r>
      <w:r w:rsidR="00A90C50">
        <w:rPr>
          <w:rFonts w:ascii="Times New Roman" w:eastAsia="標楷體" w:hAnsi="Times New Roman" w:hint="eastAsia"/>
        </w:rPr>
        <w:t>動</w:t>
      </w:r>
      <w:r w:rsidR="00F94405" w:rsidRPr="00F94405">
        <w:rPr>
          <w:rFonts w:ascii="Times New Roman" w:eastAsia="標楷體" w:hAnsi="Times New Roman" w:hint="eastAsia"/>
        </w:rPr>
        <w:t>的資訊流通在網路世界中，</w:t>
      </w:r>
      <w:r w:rsidR="00A90DF3">
        <w:rPr>
          <w:rFonts w:ascii="Times New Roman" w:eastAsia="標楷體" w:hAnsi="Times New Roman" w:hint="eastAsia"/>
        </w:rPr>
        <w:t>進而</w:t>
      </w:r>
      <w:r w:rsidR="00F94405" w:rsidRPr="00F94405">
        <w:rPr>
          <w:rFonts w:ascii="Times New Roman" w:eastAsia="標楷體" w:hAnsi="Times New Roman" w:hint="eastAsia"/>
        </w:rPr>
        <w:t>形成了社群網路</w:t>
      </w:r>
      <w:r w:rsidR="00F94405" w:rsidRPr="00F94405">
        <w:rPr>
          <w:rFonts w:ascii="Times New Roman" w:eastAsia="標楷體" w:hAnsi="Times New Roman"/>
        </w:rPr>
        <w:t>(</w:t>
      </w:r>
      <w:r w:rsidR="00800B8A">
        <w:rPr>
          <w:rFonts w:ascii="Times New Roman" w:eastAsia="標楷體" w:hAnsi="Times New Roman"/>
        </w:rPr>
        <w:t>s</w:t>
      </w:r>
      <w:r w:rsidR="00F94405" w:rsidRPr="00F94405">
        <w:rPr>
          <w:rFonts w:ascii="Times New Roman" w:eastAsia="標楷體" w:hAnsi="Times New Roman"/>
        </w:rPr>
        <w:t xml:space="preserve">ocial </w:t>
      </w:r>
      <w:r w:rsidR="00800B8A">
        <w:rPr>
          <w:rFonts w:ascii="Times New Roman" w:eastAsia="標楷體" w:hAnsi="Times New Roman"/>
        </w:rPr>
        <w:t>n</w:t>
      </w:r>
      <w:r w:rsidR="00F94405" w:rsidRPr="00F94405">
        <w:rPr>
          <w:rFonts w:ascii="Times New Roman" w:eastAsia="標楷體" w:hAnsi="Times New Roman"/>
        </w:rPr>
        <w:t>etwork)</w:t>
      </w:r>
      <w:r w:rsidR="00A90DF3">
        <w:rPr>
          <w:rFonts w:ascii="Times New Roman" w:eastAsia="標楷體" w:hAnsi="Times New Roman" w:hint="eastAsia"/>
        </w:rPr>
        <w:t>。</w:t>
      </w:r>
    </w:p>
    <w:p w14:paraId="4624131B" w14:textId="48B7AE04" w:rsidR="00F94405" w:rsidRDefault="00F94405" w:rsidP="004C7B7D">
      <w:pPr>
        <w:spacing w:line="360" w:lineRule="auto"/>
        <w:jc w:val="both"/>
        <w:rPr>
          <w:rFonts w:ascii="Times New Roman" w:eastAsia="標楷體" w:hAnsi="Times New Roman"/>
        </w:rPr>
      </w:pPr>
      <w:r>
        <w:rPr>
          <w:rFonts w:ascii="Times New Roman" w:eastAsia="標楷體" w:hAnsi="Times New Roman" w:hint="eastAsia"/>
        </w:rPr>
        <w:t xml:space="preserve">    </w:t>
      </w:r>
      <w:r w:rsidR="000420D3">
        <w:rPr>
          <w:rFonts w:ascii="Times New Roman" w:eastAsia="標楷體" w:hAnsi="Times New Roman" w:hint="eastAsia"/>
        </w:rPr>
        <w:t>社群網路觀念的</w:t>
      </w:r>
      <w:r w:rsidR="004C7B7D">
        <w:rPr>
          <w:rFonts w:ascii="Times New Roman" w:eastAsia="標楷體" w:hAnsi="Times New Roman" w:hint="eastAsia"/>
        </w:rPr>
        <w:t>出現</w:t>
      </w:r>
      <w:r w:rsidR="00205B36">
        <w:rPr>
          <w:rFonts w:ascii="Times New Roman" w:eastAsia="標楷體" w:hAnsi="Times New Roman" w:hint="eastAsia"/>
        </w:rPr>
        <w:t>，</w:t>
      </w:r>
      <w:r>
        <w:rPr>
          <w:rFonts w:ascii="Times New Roman" w:eastAsia="標楷體" w:hAnsi="Times New Roman" w:hint="eastAsia"/>
        </w:rPr>
        <w:t>不僅</w:t>
      </w:r>
      <w:r w:rsidR="004C7B7D">
        <w:rPr>
          <w:rFonts w:ascii="Times New Roman" w:eastAsia="標楷體" w:hAnsi="Times New Roman" w:hint="eastAsia"/>
        </w:rPr>
        <w:t>影響</w:t>
      </w:r>
      <w:r w:rsidR="00205B36">
        <w:rPr>
          <w:rFonts w:ascii="Times New Roman" w:eastAsia="標楷體" w:hAnsi="Times New Roman" w:hint="eastAsia"/>
        </w:rPr>
        <w:t>了人們的通訊方式及日常生活</w:t>
      </w:r>
      <w:r w:rsidR="004C7B7D">
        <w:rPr>
          <w:rFonts w:ascii="Times New Roman" w:eastAsia="標楷體" w:hAnsi="Times New Roman" w:hint="eastAsia"/>
        </w:rPr>
        <w:t>，也影響</w:t>
      </w:r>
      <w:r>
        <w:rPr>
          <w:rFonts w:ascii="Times New Roman" w:eastAsia="標楷體" w:hAnsi="Times New Roman" w:hint="eastAsia"/>
        </w:rPr>
        <w:t>了</w:t>
      </w:r>
      <w:r w:rsidR="004C7B7D">
        <w:rPr>
          <w:rFonts w:ascii="Times New Roman" w:eastAsia="標楷體" w:hAnsi="Times New Roman" w:hint="eastAsia"/>
        </w:rPr>
        <w:t>許多產業</w:t>
      </w:r>
      <w:r w:rsidR="00205B36">
        <w:rPr>
          <w:rFonts w:ascii="Times New Roman" w:eastAsia="標楷體" w:hAnsi="Times New Roman" w:hint="eastAsia"/>
        </w:rPr>
        <w:t>的發展模式</w:t>
      </w:r>
      <w:r w:rsidR="004C7B7D">
        <w:rPr>
          <w:rFonts w:ascii="Times New Roman" w:eastAsia="標楷體" w:hAnsi="Times New Roman" w:hint="eastAsia"/>
        </w:rPr>
        <w:t>。在早期</w:t>
      </w:r>
      <w:r w:rsidR="006F5EF2">
        <w:rPr>
          <w:rFonts w:ascii="Times New Roman" w:eastAsia="標楷體" w:hAnsi="Times New Roman" w:hint="eastAsia"/>
        </w:rPr>
        <w:t>，美妝保養產品被視為是附加的奢侈品，但隨著科技進步、時代</w:t>
      </w:r>
      <w:r w:rsidR="004C7B7D">
        <w:rPr>
          <w:rFonts w:ascii="Times New Roman" w:eastAsia="標楷體" w:hAnsi="Times New Roman" w:hint="eastAsia"/>
        </w:rPr>
        <w:t>更迭以及人們思維的改變，美妝保養</w:t>
      </w:r>
      <w:r w:rsidR="000420D3">
        <w:rPr>
          <w:rFonts w:ascii="Times New Roman" w:eastAsia="標楷體" w:hAnsi="Times New Roman" w:hint="eastAsia"/>
        </w:rPr>
        <w:t>觀念</w:t>
      </w:r>
      <w:r w:rsidR="00F2432B">
        <w:rPr>
          <w:rFonts w:ascii="Times New Roman" w:eastAsia="標楷體" w:hAnsi="Times New Roman" w:hint="eastAsia"/>
        </w:rPr>
        <w:t>逐漸在</w:t>
      </w:r>
      <w:r w:rsidR="0058483D">
        <w:rPr>
          <w:rFonts w:ascii="Times New Roman" w:eastAsia="標楷體" w:hAnsi="Times New Roman" w:hint="eastAsia"/>
        </w:rPr>
        <w:t>人們日常生活中</w:t>
      </w:r>
      <w:r w:rsidR="00F2432B">
        <w:rPr>
          <w:rFonts w:ascii="Times New Roman" w:eastAsia="標楷體" w:hAnsi="Times New Roman" w:hint="eastAsia"/>
        </w:rPr>
        <w:t>佔有重要的一席之地</w:t>
      </w:r>
      <w:r w:rsidR="0058483D">
        <w:rPr>
          <w:rFonts w:ascii="Times New Roman" w:eastAsia="標楷體" w:hAnsi="Times New Roman" w:hint="eastAsia"/>
        </w:rPr>
        <w:t>。</w:t>
      </w:r>
      <w:r w:rsidR="004C7B7D">
        <w:rPr>
          <w:rFonts w:ascii="Times New Roman" w:eastAsia="標楷體" w:hAnsi="Times New Roman" w:hint="eastAsia"/>
        </w:rPr>
        <w:t>過去，人們必須親自進到百貨公司詢問專櫃人員，或是透過親朋好友的口</w:t>
      </w:r>
      <w:r w:rsidR="009276E8">
        <w:rPr>
          <w:rFonts w:ascii="Times New Roman" w:eastAsia="標楷體" w:hAnsi="Times New Roman" w:hint="eastAsia"/>
        </w:rPr>
        <w:t>耳</w:t>
      </w:r>
      <w:r w:rsidR="004C7B7D">
        <w:rPr>
          <w:rFonts w:ascii="Times New Roman" w:eastAsia="標楷體" w:hAnsi="Times New Roman" w:hint="eastAsia"/>
        </w:rPr>
        <w:t>相傳，</w:t>
      </w:r>
      <w:r w:rsidR="009276E8">
        <w:rPr>
          <w:rFonts w:ascii="Times New Roman" w:eastAsia="標楷體" w:hAnsi="Times New Roman" w:hint="eastAsia"/>
        </w:rPr>
        <w:t>才</w:t>
      </w:r>
      <w:r w:rsidR="004C7B7D">
        <w:rPr>
          <w:rFonts w:ascii="Times New Roman" w:eastAsia="標楷體" w:hAnsi="Times New Roman" w:hint="eastAsia"/>
        </w:rPr>
        <w:t>能取得美妝保養的相關資訊；如今，隨著網路技術的發展，許多資訊</w:t>
      </w:r>
      <w:r>
        <w:rPr>
          <w:rFonts w:ascii="Times New Roman" w:eastAsia="標楷體" w:hAnsi="Times New Roman" w:hint="eastAsia"/>
        </w:rPr>
        <w:t>透過網路便</w:t>
      </w:r>
      <w:r w:rsidR="004C7B7D">
        <w:rPr>
          <w:rFonts w:ascii="Times New Roman" w:eastAsia="標楷體" w:hAnsi="Times New Roman" w:hint="eastAsia"/>
        </w:rPr>
        <w:t>能即時地傳遞到網路上的各個角落，美妝保養資訊也亦然。</w:t>
      </w:r>
    </w:p>
    <w:p w14:paraId="00D8279D" w14:textId="35336836" w:rsidR="003C192C" w:rsidRDefault="0058483D" w:rsidP="001C4C8D">
      <w:pPr>
        <w:spacing w:line="360" w:lineRule="auto"/>
        <w:jc w:val="both"/>
        <w:rPr>
          <w:rFonts w:ascii="Times New Roman" w:eastAsia="標楷體" w:hAnsi="Times New Roman"/>
        </w:rPr>
      </w:pPr>
      <w:r>
        <w:rPr>
          <w:rFonts w:ascii="Times New Roman" w:eastAsia="標楷體" w:hAnsi="Times New Roman" w:hint="eastAsia"/>
        </w:rPr>
        <w:t xml:space="preserve">    </w:t>
      </w:r>
      <w:r w:rsidR="00CD490A">
        <w:rPr>
          <w:rFonts w:ascii="Times New Roman" w:eastAsia="標楷體" w:hAnsi="Times New Roman" w:hint="eastAsia"/>
        </w:rPr>
        <w:t>這樣的轉變使</w:t>
      </w:r>
      <w:r w:rsidR="001749AF">
        <w:rPr>
          <w:rFonts w:ascii="Times New Roman" w:eastAsia="標楷體" w:hAnsi="Times New Roman" w:hint="eastAsia"/>
        </w:rPr>
        <w:t>得</w:t>
      </w:r>
      <w:r w:rsidR="000D20B9">
        <w:rPr>
          <w:rFonts w:ascii="Times New Roman" w:eastAsia="標楷體" w:hAnsi="Times New Roman" w:hint="eastAsia"/>
        </w:rPr>
        <w:t>網路上與</w:t>
      </w:r>
      <w:r w:rsidR="001749AF">
        <w:rPr>
          <w:rFonts w:ascii="Times New Roman" w:eastAsia="標楷體" w:hAnsi="Times New Roman" w:hint="eastAsia"/>
        </w:rPr>
        <w:t>美妝</w:t>
      </w:r>
      <w:r w:rsidR="000D20B9">
        <w:rPr>
          <w:rFonts w:ascii="Times New Roman" w:eastAsia="標楷體" w:hAnsi="Times New Roman" w:hint="eastAsia"/>
        </w:rPr>
        <w:t>保養</w:t>
      </w:r>
      <w:r w:rsidR="001749AF">
        <w:rPr>
          <w:rFonts w:ascii="Times New Roman" w:eastAsia="標楷體" w:hAnsi="Times New Roman" w:hint="eastAsia"/>
        </w:rPr>
        <w:t>相關</w:t>
      </w:r>
      <w:r w:rsidR="00F2432B">
        <w:rPr>
          <w:rFonts w:ascii="Times New Roman" w:eastAsia="標楷體" w:hAnsi="Times New Roman" w:hint="eastAsia"/>
        </w:rPr>
        <w:t>的資訊</w:t>
      </w:r>
      <w:r w:rsidR="00CB214C">
        <w:rPr>
          <w:rFonts w:ascii="Times New Roman" w:eastAsia="標楷體" w:hAnsi="Times New Roman" w:hint="eastAsia"/>
        </w:rPr>
        <w:t>以驚人的速度增加，</w:t>
      </w:r>
      <w:r w:rsidR="00CD490A">
        <w:rPr>
          <w:rFonts w:ascii="Times New Roman" w:eastAsia="標楷體" w:hAnsi="Times New Roman" w:hint="eastAsia"/>
        </w:rPr>
        <w:t>造成</w:t>
      </w:r>
      <w:r w:rsidR="00CB214C">
        <w:rPr>
          <w:rFonts w:ascii="Times New Roman" w:eastAsia="標楷體" w:hAnsi="Times New Roman" w:hint="eastAsia"/>
        </w:rPr>
        <w:t>許多使用者</w:t>
      </w:r>
      <w:r w:rsidR="00F2432B">
        <w:rPr>
          <w:rFonts w:ascii="Times New Roman" w:eastAsia="標楷體" w:hAnsi="Times New Roman" w:hint="eastAsia"/>
        </w:rPr>
        <w:t>難以消化這些大量的資訊</w:t>
      </w:r>
      <w:r w:rsidR="00CB214C">
        <w:rPr>
          <w:rFonts w:ascii="Times New Roman" w:eastAsia="標楷體" w:hAnsi="Times New Roman" w:hint="eastAsia"/>
        </w:rPr>
        <w:t>，</w:t>
      </w:r>
      <w:r w:rsidR="00F2432B">
        <w:rPr>
          <w:rFonts w:ascii="Times New Roman" w:eastAsia="標楷體" w:hAnsi="Times New Roman" w:hint="eastAsia"/>
        </w:rPr>
        <w:t>而這樣的難題</w:t>
      </w:r>
      <w:r w:rsidR="00274FF5">
        <w:rPr>
          <w:rFonts w:ascii="Times New Roman" w:eastAsia="標楷體" w:hAnsi="Times New Roman" w:hint="eastAsia"/>
        </w:rPr>
        <w:t>使得</w:t>
      </w:r>
      <w:r w:rsidR="00F2432B">
        <w:rPr>
          <w:rFonts w:ascii="Times New Roman" w:eastAsia="標楷體" w:hAnsi="Times New Roman" w:hint="eastAsia"/>
        </w:rPr>
        <w:t>資訊過濾系統</w:t>
      </w:r>
      <w:r w:rsidR="00274FF5">
        <w:rPr>
          <w:rFonts w:ascii="Times New Roman" w:eastAsia="標楷體" w:hAnsi="Times New Roman" w:hint="eastAsia"/>
        </w:rPr>
        <w:t>因此</w:t>
      </w:r>
      <w:r w:rsidR="00F2432B">
        <w:rPr>
          <w:rFonts w:ascii="Times New Roman" w:eastAsia="標楷體" w:hAnsi="Times New Roman" w:hint="eastAsia"/>
        </w:rPr>
        <w:t>被提出，以協助使用者濾除不必要的資訊</w:t>
      </w:r>
      <w:r w:rsidR="00CD490A">
        <w:rPr>
          <w:rFonts w:ascii="Times New Roman" w:eastAsia="標楷體" w:hAnsi="Times New Roman" w:hint="eastAsia"/>
        </w:rPr>
        <w:t>。</w:t>
      </w:r>
      <w:r w:rsidR="00274FF5">
        <w:rPr>
          <w:rFonts w:ascii="Times New Roman" w:eastAsia="標楷體" w:hAnsi="Times New Roman" w:hint="eastAsia"/>
        </w:rPr>
        <w:t>其中，</w:t>
      </w:r>
      <w:r w:rsidR="00CB214C">
        <w:rPr>
          <w:rFonts w:ascii="Times New Roman" w:eastAsia="標楷體" w:hAnsi="Times New Roman" w:hint="eastAsia"/>
        </w:rPr>
        <w:t>推薦系統</w:t>
      </w:r>
      <w:r w:rsidR="00CD490A">
        <w:rPr>
          <w:rFonts w:ascii="Times New Roman" w:eastAsia="標楷體" w:hAnsi="Times New Roman" w:hint="eastAsia"/>
        </w:rPr>
        <w:t>便</w:t>
      </w:r>
      <w:r w:rsidR="009276E8">
        <w:rPr>
          <w:rFonts w:ascii="Times New Roman" w:eastAsia="標楷體" w:hAnsi="Times New Roman" w:hint="eastAsia"/>
        </w:rPr>
        <w:t>是一種資訊過濾系統，能</w:t>
      </w:r>
      <w:r w:rsidR="00CD490A">
        <w:rPr>
          <w:rFonts w:ascii="Times New Roman" w:eastAsia="標楷體" w:hAnsi="Times New Roman" w:hint="eastAsia"/>
        </w:rPr>
        <w:t>在龐大資訊流中</w:t>
      </w:r>
      <w:r w:rsidR="009276E8">
        <w:rPr>
          <w:rFonts w:ascii="Times New Roman" w:eastAsia="標楷體" w:hAnsi="Times New Roman" w:hint="eastAsia"/>
        </w:rPr>
        <w:t>過濾出</w:t>
      </w:r>
      <w:r w:rsidR="00CB214C">
        <w:rPr>
          <w:rFonts w:ascii="Times New Roman" w:eastAsia="標楷體" w:hAnsi="Times New Roman" w:hint="eastAsia"/>
        </w:rPr>
        <w:t>尚未被發現的</w:t>
      </w:r>
      <w:r w:rsidR="00CD490A">
        <w:rPr>
          <w:rFonts w:ascii="Times New Roman" w:eastAsia="標楷體" w:hAnsi="Times New Roman" w:hint="eastAsia"/>
        </w:rPr>
        <w:t>重要</w:t>
      </w:r>
      <w:r w:rsidR="00CB214C">
        <w:rPr>
          <w:rFonts w:ascii="Times New Roman" w:eastAsia="標楷體" w:hAnsi="Times New Roman" w:hint="eastAsia"/>
        </w:rPr>
        <w:t>資訊，並能對特定使用者</w:t>
      </w:r>
      <w:r w:rsidR="002B2FC2">
        <w:rPr>
          <w:rFonts w:ascii="Times New Roman" w:eastAsia="標楷體" w:hAnsi="Times New Roman" w:hint="eastAsia"/>
        </w:rPr>
        <w:t>提供</w:t>
      </w:r>
      <w:r w:rsidR="009276E8">
        <w:rPr>
          <w:rFonts w:ascii="Times New Roman" w:eastAsia="標楷體" w:hAnsi="Times New Roman" w:hint="eastAsia"/>
        </w:rPr>
        <w:t>決策</w:t>
      </w:r>
      <w:r w:rsidR="002B2FC2">
        <w:rPr>
          <w:rFonts w:ascii="Times New Roman" w:eastAsia="標楷體" w:hAnsi="Times New Roman" w:hint="eastAsia"/>
        </w:rPr>
        <w:t>協助</w:t>
      </w:r>
      <w:r w:rsidR="00CB214C">
        <w:rPr>
          <w:rFonts w:ascii="Times New Roman" w:eastAsia="標楷體" w:hAnsi="Times New Roman" w:hint="eastAsia"/>
        </w:rPr>
        <w:t>。</w:t>
      </w:r>
      <w:r w:rsidR="00E412C3">
        <w:rPr>
          <w:rFonts w:ascii="Times New Roman" w:eastAsia="標楷體" w:hAnsi="Times New Roman" w:hint="eastAsia"/>
        </w:rPr>
        <w:t>以往的推</w:t>
      </w:r>
      <w:r w:rsidR="003C192C">
        <w:rPr>
          <w:rFonts w:ascii="Times New Roman" w:eastAsia="標楷體" w:hAnsi="Times New Roman" w:hint="eastAsia"/>
        </w:rPr>
        <w:t>薦系統進行產品推薦時，所產出的結果</w:t>
      </w:r>
      <w:r w:rsidR="009276E8">
        <w:rPr>
          <w:rFonts w:ascii="Times New Roman" w:eastAsia="標楷體" w:hAnsi="Times New Roman" w:hint="eastAsia"/>
        </w:rPr>
        <w:t>通常</w:t>
      </w:r>
      <w:r w:rsidR="003C192C">
        <w:rPr>
          <w:rFonts w:ascii="Times New Roman" w:eastAsia="標楷體" w:hAnsi="Times New Roman" w:hint="eastAsia"/>
        </w:rPr>
        <w:t>是與特定目標具有相關性的</w:t>
      </w:r>
      <w:r w:rsidR="00E412C3">
        <w:rPr>
          <w:rFonts w:ascii="Times New Roman" w:eastAsia="標楷體" w:hAnsi="Times New Roman" w:hint="eastAsia"/>
        </w:rPr>
        <w:t>產品，且大部分的產品</w:t>
      </w:r>
      <w:r w:rsidR="00274FF5">
        <w:rPr>
          <w:rFonts w:ascii="Times New Roman" w:eastAsia="標楷體" w:hAnsi="Times New Roman" w:hint="eastAsia"/>
        </w:rPr>
        <w:t>為獨立推薦</w:t>
      </w:r>
      <w:r w:rsidR="00ED0011">
        <w:rPr>
          <w:rFonts w:ascii="Times New Roman" w:eastAsia="標楷體" w:hAnsi="Times New Roman" w:hint="eastAsia"/>
        </w:rPr>
        <w:t>，例如在</w:t>
      </w:r>
      <w:r w:rsidR="00ED0011">
        <w:rPr>
          <w:rFonts w:ascii="Times New Roman" w:eastAsia="標楷體" w:hAnsi="Times New Roman" w:hint="eastAsia"/>
        </w:rPr>
        <w:t>Amazon</w:t>
      </w:r>
      <w:r w:rsidR="00F31866">
        <w:rPr>
          <w:rFonts w:ascii="Times New Roman" w:eastAsia="標楷體" w:hAnsi="Times New Roman"/>
        </w:rPr>
        <w:t>.com</w:t>
      </w:r>
      <w:r w:rsidR="00ED0011">
        <w:rPr>
          <w:rFonts w:ascii="Times New Roman" w:eastAsia="標楷體" w:hAnsi="Times New Roman" w:hint="eastAsia"/>
        </w:rPr>
        <w:t>上購買</w:t>
      </w:r>
      <w:r w:rsidR="004D0CA4">
        <w:rPr>
          <w:rFonts w:ascii="Times New Roman" w:eastAsia="標楷體" w:hAnsi="Times New Roman" w:hint="eastAsia"/>
        </w:rPr>
        <w:t>美妝保養產品</w:t>
      </w:r>
      <w:r w:rsidR="00ED0011">
        <w:rPr>
          <w:rFonts w:ascii="Times New Roman" w:eastAsia="標楷體" w:hAnsi="Times New Roman" w:hint="eastAsia"/>
        </w:rPr>
        <w:t>時，其推薦系統是針對其他</w:t>
      </w:r>
      <w:r w:rsidR="003C192C">
        <w:rPr>
          <w:rFonts w:ascii="Times New Roman" w:eastAsia="標楷體" w:hAnsi="Times New Roman" w:hint="eastAsia"/>
        </w:rPr>
        <w:t>同樣</w:t>
      </w:r>
      <w:r w:rsidR="00ED0011">
        <w:rPr>
          <w:rFonts w:ascii="Times New Roman" w:eastAsia="標楷體" w:hAnsi="Times New Roman" w:hint="eastAsia"/>
        </w:rPr>
        <w:t>購買</w:t>
      </w:r>
      <w:r w:rsidR="004D0CA4">
        <w:rPr>
          <w:rFonts w:ascii="Times New Roman" w:eastAsia="標楷體" w:hAnsi="Times New Roman" w:hint="eastAsia"/>
        </w:rPr>
        <w:t>該美妝保養產品</w:t>
      </w:r>
      <w:r w:rsidR="00ED0011">
        <w:rPr>
          <w:rFonts w:ascii="Times New Roman" w:eastAsia="標楷體" w:hAnsi="Times New Roman" w:hint="eastAsia"/>
        </w:rPr>
        <w:t>的使用者</w:t>
      </w:r>
      <w:r w:rsidR="003C192C">
        <w:rPr>
          <w:rFonts w:ascii="Times New Roman" w:eastAsia="標楷體" w:hAnsi="Times New Roman" w:hint="eastAsia"/>
        </w:rPr>
        <w:t>之</w:t>
      </w:r>
      <w:r w:rsidR="00ED0011">
        <w:rPr>
          <w:rFonts w:ascii="Times New Roman" w:eastAsia="標楷體" w:hAnsi="Times New Roman" w:hint="eastAsia"/>
        </w:rPr>
        <w:t>購物</w:t>
      </w:r>
      <w:r w:rsidR="009276E8">
        <w:rPr>
          <w:rFonts w:ascii="Times New Roman" w:eastAsia="標楷體" w:hAnsi="Times New Roman" w:hint="eastAsia"/>
        </w:rPr>
        <w:t>或瀏覽</w:t>
      </w:r>
      <w:r w:rsidR="00ED0011">
        <w:rPr>
          <w:rFonts w:ascii="Times New Roman" w:eastAsia="標楷體" w:hAnsi="Times New Roman" w:hint="eastAsia"/>
        </w:rPr>
        <w:t>紀錄進行推薦，但系統並不會</w:t>
      </w:r>
      <w:r w:rsidR="004D0CA4">
        <w:rPr>
          <w:rFonts w:ascii="Times New Roman" w:eastAsia="標楷體" w:hAnsi="Times New Roman" w:hint="eastAsia"/>
        </w:rPr>
        <w:t>推薦出一個具有產品類別關係的產品集合</w:t>
      </w:r>
      <w:r w:rsidR="00ED0011">
        <w:rPr>
          <w:rFonts w:ascii="Times New Roman" w:eastAsia="標楷體" w:hAnsi="Times New Roman" w:hint="eastAsia"/>
        </w:rPr>
        <w:t>給使用者</w:t>
      </w:r>
      <w:r w:rsidR="003C192C">
        <w:rPr>
          <w:rFonts w:ascii="Times New Roman" w:eastAsia="標楷體" w:hAnsi="Times New Roman" w:hint="eastAsia"/>
        </w:rPr>
        <w:t>，如</w:t>
      </w:r>
      <w:r w:rsidR="003C192C">
        <w:rPr>
          <w:rFonts w:ascii="Times New Roman" w:eastAsia="標楷體" w:hAnsi="Times New Roman"/>
        </w:rPr>
        <w:fldChar w:fldCharType="begin"/>
      </w:r>
      <w:r w:rsidR="003C192C">
        <w:rPr>
          <w:rFonts w:ascii="Times New Roman" w:eastAsia="標楷體" w:hAnsi="Times New Roman"/>
        </w:rPr>
        <w:instrText xml:space="preserve"> </w:instrText>
      </w:r>
      <w:r w:rsidR="003C192C">
        <w:rPr>
          <w:rFonts w:ascii="Times New Roman" w:eastAsia="標楷體" w:hAnsi="Times New Roman" w:hint="eastAsia"/>
        </w:rPr>
        <w:instrText>REF _Ref435717630 \h</w:instrText>
      </w:r>
      <w:r w:rsidR="003C192C">
        <w:rPr>
          <w:rFonts w:ascii="Times New Roman" w:eastAsia="標楷體" w:hAnsi="Times New Roman"/>
        </w:rPr>
        <w:instrText xml:space="preserve"> </w:instrText>
      </w:r>
      <w:r w:rsidR="003C192C">
        <w:rPr>
          <w:rFonts w:ascii="Times New Roman" w:eastAsia="標楷體" w:hAnsi="Times New Roman"/>
        </w:rPr>
      </w:r>
      <w:r w:rsidR="003C192C">
        <w:rPr>
          <w:rFonts w:ascii="Times New Roman" w:eastAsia="標楷體" w:hAnsi="Times New Roman"/>
        </w:rPr>
        <w:fldChar w:fldCharType="separate"/>
      </w:r>
      <w:r w:rsidR="000E103D" w:rsidRPr="003C192C">
        <w:rPr>
          <w:rFonts w:ascii="Times New Roman" w:eastAsia="標楷體" w:hAnsi="Times New Roman" w:hint="eastAsia"/>
        </w:rPr>
        <w:t>圖</w:t>
      </w:r>
      <w:r w:rsidR="000E103D" w:rsidRPr="003C192C">
        <w:rPr>
          <w:rFonts w:ascii="Times New Roman" w:eastAsia="標楷體" w:hAnsi="Times New Roman" w:hint="eastAsia"/>
        </w:rPr>
        <w:t xml:space="preserve"> </w:t>
      </w:r>
      <w:r w:rsidR="000E103D">
        <w:rPr>
          <w:rFonts w:ascii="Times New Roman" w:eastAsia="標楷體" w:hAnsi="Times New Roman"/>
          <w:noProof/>
        </w:rPr>
        <w:t>1</w:t>
      </w:r>
      <w:r w:rsidR="000E103D">
        <w:rPr>
          <w:rFonts w:ascii="Times New Roman" w:eastAsia="標楷體" w:hAnsi="Times New Roman"/>
        </w:rPr>
        <w:noBreakHyphen/>
      </w:r>
      <w:r w:rsidR="000E103D">
        <w:rPr>
          <w:rFonts w:ascii="Times New Roman" w:eastAsia="標楷體" w:hAnsi="Times New Roman"/>
          <w:noProof/>
        </w:rPr>
        <w:t>1</w:t>
      </w:r>
      <w:r w:rsidR="003C192C">
        <w:rPr>
          <w:rFonts w:ascii="Times New Roman" w:eastAsia="標楷體" w:hAnsi="Times New Roman"/>
        </w:rPr>
        <w:fldChar w:fldCharType="end"/>
      </w:r>
      <w:r w:rsidR="003C192C">
        <w:rPr>
          <w:rFonts w:ascii="Times New Roman" w:eastAsia="標楷體" w:hAnsi="Times New Roman" w:hint="eastAsia"/>
        </w:rPr>
        <w:t>所示。</w:t>
      </w:r>
    </w:p>
    <w:p w14:paraId="3BAC1574" w14:textId="71B5564D" w:rsidR="003C192C" w:rsidRDefault="00466D80" w:rsidP="003C192C">
      <w:pPr>
        <w:keepNext/>
        <w:spacing w:line="360" w:lineRule="auto"/>
        <w:jc w:val="both"/>
      </w:pPr>
      <w:r>
        <w:rPr>
          <w:rFonts w:ascii="Times New Roman" w:eastAsia="標楷體" w:hAnsi="Times New Roman"/>
          <w:noProof/>
        </w:rPr>
        <w:lastRenderedPageBreak/>
        <mc:AlternateContent>
          <mc:Choice Requires="wps">
            <w:drawing>
              <wp:anchor distT="0" distB="0" distL="114300" distR="114300" simplePos="0" relativeHeight="251658240" behindDoc="0" locked="0" layoutInCell="1" allowOverlap="1" wp14:anchorId="3F2CCD30" wp14:editId="26C2C8A8">
                <wp:simplePos x="0" y="0"/>
                <wp:positionH relativeFrom="column">
                  <wp:posOffset>76200</wp:posOffset>
                </wp:positionH>
                <wp:positionV relativeFrom="paragraph">
                  <wp:posOffset>3352800</wp:posOffset>
                </wp:positionV>
                <wp:extent cx="3371850" cy="933450"/>
                <wp:effectExtent l="19050" t="19050" r="19050" b="19050"/>
                <wp:wrapNone/>
                <wp:docPr id="28" name="矩形 28"/>
                <wp:cNvGraphicFramePr/>
                <a:graphic xmlns:a="http://schemas.openxmlformats.org/drawingml/2006/main">
                  <a:graphicData uri="http://schemas.microsoft.com/office/word/2010/wordprocessingShape">
                    <wps:wsp>
                      <wps:cNvSpPr/>
                      <wps:spPr>
                        <a:xfrm>
                          <a:off x="0" y="0"/>
                          <a:ext cx="3371850" cy="933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BCED437" id="矩形 28" o:spid="_x0000_s1026" style="position:absolute;margin-left:6pt;margin-top:264pt;width:265.5pt;height:7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" filled="f" strokecolor="red" strokeweight="2.25pt"/>
            </w:pict>
          </mc:Fallback>
        </mc:AlternateContent>
      </w:r>
      <w:r>
        <w:rPr>
          <w:rFonts w:ascii="Times New Roman" w:eastAsia="標楷體" w:hAnsi="Times New Roman"/>
          <w:noProof/>
        </w:rPr>
        <mc:AlternateContent>
          <mc:Choice Requires="wps">
            <w:drawing>
              <wp:anchor distT="0" distB="0" distL="114300" distR="114300" simplePos="0" relativeHeight="251657216" behindDoc="0" locked="0" layoutInCell="1" allowOverlap="1" wp14:anchorId="0773DF54" wp14:editId="54BCB1B2">
                <wp:simplePos x="0" y="0"/>
                <wp:positionH relativeFrom="column">
                  <wp:posOffset>76200</wp:posOffset>
                </wp:positionH>
                <wp:positionV relativeFrom="paragraph">
                  <wp:posOffset>4362450</wp:posOffset>
                </wp:positionV>
                <wp:extent cx="5048250" cy="1495425"/>
                <wp:effectExtent l="19050" t="19050" r="19050" b="28575"/>
                <wp:wrapNone/>
                <wp:docPr id="27" name="矩形 27"/>
                <wp:cNvGraphicFramePr/>
                <a:graphic xmlns:a="http://schemas.openxmlformats.org/drawingml/2006/main">
                  <a:graphicData uri="http://schemas.microsoft.com/office/word/2010/wordprocessingShape">
                    <wps:wsp>
                      <wps:cNvSpPr/>
                      <wps:spPr>
                        <a:xfrm>
                          <a:off x="0" y="0"/>
                          <a:ext cx="5048250" cy="14954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2EA152A" id="矩形 27" o:spid="_x0000_s1026" style="position:absolute;margin-left:6pt;margin-top:343.5pt;width:397.5pt;height:117.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" filled="f" strokecolor="red" strokeweight="2.25pt"/>
            </w:pict>
          </mc:Fallback>
        </mc:AlternateContent>
      </w:r>
      <w:r w:rsidR="004D0CA4" w:rsidRPr="004D0CA4">
        <w:rPr>
          <w:rFonts w:ascii="Times New Roman" w:eastAsia="標楷體" w:hAnsi="Times New Roman"/>
          <w:noProof/>
        </w:rPr>
        <w:drawing>
          <wp:inline distT="0" distB="0" distL="0" distR="0" wp14:anchorId="659351C3" wp14:editId="4C6CCA45">
            <wp:extent cx="5274310" cy="5750085"/>
            <wp:effectExtent l="0" t="0" r="2540" b="3175"/>
            <wp:docPr id="1" name="圖片 1" descr="G:\能不能畢業就看這個了\Amaz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能不能畢業就看這個了\Amazon-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750085"/>
                    </a:xfrm>
                    <a:prstGeom prst="rect">
                      <a:avLst/>
                    </a:prstGeom>
                    <a:noFill/>
                    <a:ln>
                      <a:noFill/>
                    </a:ln>
                  </pic:spPr>
                </pic:pic>
              </a:graphicData>
            </a:graphic>
          </wp:inline>
        </w:drawing>
      </w:r>
    </w:p>
    <w:p w14:paraId="1C63BE1B" w14:textId="5241BD75" w:rsidR="003C192C" w:rsidRDefault="003C192C" w:rsidP="00447747">
      <w:pPr>
        <w:pStyle w:val="a6"/>
        <w:jc w:val="center"/>
        <w:rPr>
          <w:rFonts w:ascii="Times New Roman" w:eastAsia="標楷體" w:hAnsi="Times New Roman"/>
          <w:sz w:val="24"/>
        </w:rPr>
      </w:pPr>
      <w:bookmarkStart w:id="2" w:name="_Ref435717630"/>
      <w:bookmarkStart w:id="3" w:name="_Toc449108437"/>
      <w:r w:rsidRPr="003C192C">
        <w:rPr>
          <w:rFonts w:ascii="Times New Roman" w:eastAsia="標楷體" w:hAnsi="Times New Roman" w:hint="eastAsia"/>
          <w:sz w:val="24"/>
        </w:rPr>
        <w:t>圖</w:t>
      </w:r>
      <w:r w:rsidRPr="003C192C">
        <w:rPr>
          <w:rFonts w:ascii="Times New Roman" w:eastAsia="標楷體" w:hAnsi="Times New Roman" w:hint="eastAsia"/>
          <w:sz w:val="24"/>
        </w:rPr>
        <w:t xml:space="preserve"> </w:t>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STYLEREF 1 \s</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1</w:t>
      </w:r>
      <w:r w:rsidR="003F22AB">
        <w:rPr>
          <w:rFonts w:ascii="Times New Roman" w:eastAsia="標楷體" w:hAnsi="Times New Roman"/>
          <w:sz w:val="24"/>
        </w:rPr>
        <w:fldChar w:fldCharType="end"/>
      </w:r>
      <w:r w:rsidR="003F22AB">
        <w:rPr>
          <w:rFonts w:ascii="Times New Roman" w:eastAsia="標楷體" w:hAnsi="Times New Roman"/>
          <w:sz w:val="24"/>
        </w:rPr>
        <w:noBreakHyphen/>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 xml:space="preserve">SEQ </w:instrText>
      </w:r>
      <w:r w:rsidR="003F22AB">
        <w:rPr>
          <w:rFonts w:ascii="Times New Roman" w:eastAsia="標楷體" w:hAnsi="Times New Roman" w:hint="eastAsia"/>
          <w:sz w:val="24"/>
        </w:rPr>
        <w:instrText>圖</w:instrText>
      </w:r>
      <w:r w:rsidR="003F22AB">
        <w:rPr>
          <w:rFonts w:ascii="Times New Roman" w:eastAsia="標楷體" w:hAnsi="Times New Roman" w:hint="eastAsia"/>
          <w:sz w:val="24"/>
        </w:rPr>
        <w:instrText xml:space="preserve"> \* ARABIC \s 1</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1</w:t>
      </w:r>
      <w:r w:rsidR="003F22AB">
        <w:rPr>
          <w:rFonts w:ascii="Times New Roman" w:eastAsia="標楷體" w:hAnsi="Times New Roman"/>
          <w:sz w:val="24"/>
        </w:rPr>
        <w:fldChar w:fldCharType="end"/>
      </w:r>
      <w:bookmarkEnd w:id="2"/>
      <w:r w:rsidR="008366AF">
        <w:rPr>
          <w:rFonts w:ascii="Times New Roman" w:eastAsia="標楷體" w:hAnsi="Times New Roman" w:hint="eastAsia"/>
          <w:sz w:val="24"/>
        </w:rPr>
        <w:t xml:space="preserve"> </w:t>
      </w:r>
      <w:r w:rsidRPr="003C192C">
        <w:rPr>
          <w:rFonts w:ascii="Times New Roman" w:eastAsia="標楷體" w:hAnsi="Times New Roman" w:hint="eastAsia"/>
          <w:sz w:val="24"/>
        </w:rPr>
        <w:t>A</w:t>
      </w:r>
      <w:r w:rsidRPr="003C192C">
        <w:rPr>
          <w:rFonts w:ascii="Times New Roman" w:eastAsia="標楷體" w:hAnsi="Times New Roman"/>
          <w:sz w:val="24"/>
        </w:rPr>
        <w:t>mazon.com</w:t>
      </w:r>
      <w:r w:rsidRPr="003C192C">
        <w:rPr>
          <w:rFonts w:ascii="Times New Roman" w:eastAsia="標楷體" w:hAnsi="Times New Roman" w:hint="eastAsia"/>
          <w:sz w:val="24"/>
        </w:rPr>
        <w:t>推薦畫面示意圖</w:t>
      </w:r>
      <w:bookmarkEnd w:id="3"/>
    </w:p>
    <w:p w14:paraId="4BAE3FBB" w14:textId="77777777" w:rsidR="00447747" w:rsidRPr="00447747" w:rsidRDefault="00447747" w:rsidP="00447747"/>
    <w:p w14:paraId="3F70FAAE" w14:textId="33CEF2FC" w:rsidR="002369EF" w:rsidRDefault="003C192C" w:rsidP="001C4C8D">
      <w:pPr>
        <w:spacing w:line="360" w:lineRule="auto"/>
        <w:jc w:val="both"/>
        <w:rPr>
          <w:rFonts w:ascii="Times New Roman" w:eastAsia="標楷體" w:hAnsi="Times New Roman"/>
        </w:rPr>
      </w:pPr>
      <w:r>
        <w:rPr>
          <w:rFonts w:ascii="Times New Roman" w:eastAsia="標楷體" w:hAnsi="Times New Roman" w:hint="eastAsia"/>
        </w:rPr>
        <w:t xml:space="preserve">    </w:t>
      </w:r>
      <w:r w:rsidR="00274FF5">
        <w:rPr>
          <w:rFonts w:ascii="Times New Roman" w:eastAsia="標楷體" w:hAnsi="Times New Roman" w:hint="eastAsia"/>
        </w:rPr>
        <w:t>美妝保養產品的購買與其他類型的產品較為不同，其不同之處為：</w:t>
      </w:r>
      <w:r w:rsidR="00AD7CE4">
        <w:rPr>
          <w:rFonts w:ascii="Times New Roman" w:eastAsia="標楷體" w:hAnsi="Times New Roman" w:hint="eastAsia"/>
        </w:rPr>
        <w:t>大部分消費者購買美妝保養產品時，</w:t>
      </w:r>
      <w:r>
        <w:rPr>
          <w:rFonts w:ascii="Times New Roman" w:eastAsia="標楷體" w:hAnsi="Times New Roman" w:hint="eastAsia"/>
        </w:rPr>
        <w:t>較</w:t>
      </w:r>
      <w:r w:rsidR="00AD7CE4">
        <w:rPr>
          <w:rFonts w:ascii="Times New Roman" w:eastAsia="標楷體" w:hAnsi="Times New Roman" w:hint="eastAsia"/>
        </w:rPr>
        <w:t>不會單</w:t>
      </w:r>
      <w:r w:rsidR="00274FF5">
        <w:rPr>
          <w:rFonts w:ascii="Times New Roman" w:eastAsia="標楷體" w:hAnsi="Times New Roman" w:hint="eastAsia"/>
        </w:rPr>
        <w:t>獨</w:t>
      </w:r>
      <w:r w:rsidR="00AD7CE4">
        <w:rPr>
          <w:rFonts w:ascii="Times New Roman" w:eastAsia="標楷體" w:hAnsi="Times New Roman" w:hint="eastAsia"/>
        </w:rPr>
        <w:t>購買其中一類產品，而是會按照</w:t>
      </w:r>
      <w:r w:rsidR="00274FF5">
        <w:rPr>
          <w:rFonts w:ascii="Times New Roman" w:eastAsia="標楷體" w:hAnsi="Times New Roman" w:hint="eastAsia"/>
        </w:rPr>
        <w:t>其</w:t>
      </w:r>
      <w:r w:rsidR="00AD7CE4">
        <w:rPr>
          <w:rFonts w:ascii="Times New Roman" w:eastAsia="標楷體" w:hAnsi="Times New Roman" w:hint="eastAsia"/>
        </w:rPr>
        <w:t>保養程序，購買不同類別的產品搭配使用</w:t>
      </w:r>
      <w:r w:rsidR="007E495A">
        <w:rPr>
          <w:rFonts w:ascii="Times New Roman" w:eastAsia="標楷體" w:hAnsi="Times New Roman"/>
        </w:rPr>
        <w:fldChar w:fldCharType="begin"/>
      </w:r>
      <w:r w:rsidR="007E495A">
        <w:rPr>
          <w:rFonts w:ascii="Times New Roman" w:eastAsia="標楷體" w:hAnsi="Times New Roman" w:hint="eastAsia"/>
        </w:rPr>
        <w:instrText xml:space="preserve"> ADDIN EN.CITE &lt;EndNote&gt;&lt;Cite&gt;&lt;Author&gt;</w:instrText>
      </w:r>
      <w:r w:rsidR="007E495A">
        <w:rPr>
          <w:rFonts w:ascii="Times New Roman" w:eastAsia="標楷體" w:hAnsi="Times New Roman" w:hint="eastAsia"/>
        </w:rPr>
        <w:instrText>瑞麗美人國際媒體</w:instrText>
      </w:r>
      <w:r w:rsidR="007E495A">
        <w:rPr>
          <w:rFonts w:ascii="Times New Roman" w:eastAsia="標楷體" w:hAnsi="Times New Roman" w:hint="eastAsia"/>
        </w:rPr>
        <w:instrText>&lt;/Author&gt;&lt;Year&gt;2014&lt;/Year&gt;&lt;RecNum&gt;69&lt;/RecNum&gt;&lt;DisplayText&gt;(</w:instrText>
      </w:r>
      <w:r w:rsidR="007E495A">
        <w:rPr>
          <w:rFonts w:ascii="Times New Roman" w:eastAsia="標楷體" w:hAnsi="Times New Roman" w:hint="eastAsia"/>
        </w:rPr>
        <w:instrText>瑞麗美人國際媒體</w:instrText>
      </w:r>
      <w:r w:rsidR="007E495A">
        <w:rPr>
          <w:rFonts w:ascii="Times New Roman" w:eastAsia="標楷體" w:hAnsi="Times New Roman" w:hint="eastAsia"/>
        </w:rPr>
        <w:instrText>, 2014)&lt;/DisplayText&gt;&lt;record&gt;&lt;rec-number&gt;69&lt;/rec-number&gt;&lt;foreign-keys&gt;&lt;key app="EN" db-id="wafwfer04twvxhersz6xr2019zsswfxrwfas"&gt;69&lt;/key&gt;&lt;/foreign-keys&gt;&lt;ref-type name="Journal Article"&gt;17&lt;/ref-type&gt;&lt;contributors&gt;&lt;authors&gt;&lt;author&gt;&lt;style face="normal" font="default" charset="136" size="100%"&gt;</w:instrText>
      </w:r>
      <w:r w:rsidR="007E495A">
        <w:rPr>
          <w:rFonts w:ascii="Times New Roman" w:eastAsia="標楷體" w:hAnsi="Times New Roman" w:hint="eastAsia"/>
        </w:rPr>
        <w:instrText>瑞麗美人國際媒體</w:instrText>
      </w:r>
      <w:r w:rsidR="007E495A">
        <w:rPr>
          <w:rFonts w:ascii="Times New Roman" w:eastAsia="標楷體" w:hAnsi="Times New Roman" w:hint="eastAsia"/>
        </w:rPr>
        <w:instrText>&lt;/style&gt;&lt;/author&gt;&lt;/authors&gt;&lt;/contributors&gt;&lt;titles&gt;&lt;title&gt;&lt;style face="normal" font="default" charset="136" size="100%"&gt;</w:instrText>
      </w:r>
      <w:r w:rsidR="007E495A">
        <w:rPr>
          <w:rFonts w:ascii="Times New Roman" w:eastAsia="標楷體" w:hAnsi="Times New Roman" w:hint="eastAsia"/>
        </w:rPr>
        <w:instrText>四個使用保養品的正確觀念，打造陶瓷肌！</w:instrText>
      </w:r>
      <w:r w:rsidR="007E495A">
        <w:rPr>
          <w:rFonts w:ascii="Times New Roman" w:eastAsia="標楷體" w:hAnsi="Times New Roman" w:hint="eastAsia"/>
        </w:rPr>
        <w:instrText>&lt;/style&gt;&lt;/title&gt;&lt;/titles&gt;&lt;dates&gt;&lt;year&gt;2014&lt;/year&gt;&lt;/dates&gt;&lt;urls&gt;&lt;related-urls&gt;&lt;url&gt;http://www.babyou.com/opencms/channel3/Babyou018376.html?__locale=zh_TW&lt;/url&gt;&lt;/related-urls&gt;&lt;/urls&gt;&lt;/record&gt;&lt;/Cite&gt;&lt;/EndNote&gt;</w:instrText>
      </w:r>
      <w:r w:rsidR="007E495A">
        <w:rPr>
          <w:rFonts w:ascii="Times New Roman" w:eastAsia="標楷體" w:hAnsi="Times New Roman"/>
        </w:rPr>
        <w:fldChar w:fldCharType="separate"/>
      </w:r>
      <w:r w:rsidR="007E495A">
        <w:rPr>
          <w:rFonts w:ascii="Times New Roman" w:eastAsia="標楷體" w:hAnsi="Times New Roman" w:hint="eastAsia"/>
          <w:noProof/>
        </w:rPr>
        <w:t>(</w:t>
      </w:r>
      <w:hyperlink w:anchor="_ENREF_43" w:tooltip="瑞麗美人國際媒體, 2014 #69" w:history="1">
        <w:r w:rsidR="00BF6AFD">
          <w:rPr>
            <w:rFonts w:ascii="Times New Roman" w:eastAsia="標楷體" w:hAnsi="Times New Roman" w:hint="eastAsia"/>
            <w:noProof/>
          </w:rPr>
          <w:t>瑞麗美人國際媒體</w:t>
        </w:r>
        <w:r w:rsidR="00BF6AFD">
          <w:rPr>
            <w:rFonts w:ascii="Times New Roman" w:eastAsia="標楷體" w:hAnsi="Times New Roman" w:hint="eastAsia"/>
            <w:noProof/>
          </w:rPr>
          <w:t>, 2014</w:t>
        </w:r>
      </w:hyperlink>
      <w:r w:rsidR="007E495A">
        <w:rPr>
          <w:rFonts w:ascii="Times New Roman" w:eastAsia="標楷體" w:hAnsi="Times New Roman" w:hint="eastAsia"/>
          <w:noProof/>
        </w:rPr>
        <w:t>)</w:t>
      </w:r>
      <w:r w:rsidR="007E495A">
        <w:rPr>
          <w:rFonts w:ascii="Times New Roman" w:eastAsia="標楷體" w:hAnsi="Times New Roman"/>
        </w:rPr>
        <w:fldChar w:fldCharType="end"/>
      </w:r>
      <w:r w:rsidR="00AD7CE4">
        <w:rPr>
          <w:rFonts w:ascii="Times New Roman" w:eastAsia="標楷體" w:hAnsi="Times New Roman" w:hint="eastAsia"/>
        </w:rPr>
        <w:t>，使得</w:t>
      </w:r>
      <w:r w:rsidR="00E412C3">
        <w:rPr>
          <w:rFonts w:ascii="Times New Roman" w:eastAsia="標楷體" w:hAnsi="Times New Roman" w:hint="eastAsia"/>
        </w:rPr>
        <w:t>美妝保養產品具有集合的性質</w:t>
      </w:r>
      <w:r w:rsidR="00E25F25">
        <w:rPr>
          <w:rFonts w:ascii="Times New Roman" w:eastAsia="標楷體" w:hAnsi="Times New Roman" w:hint="eastAsia"/>
        </w:rPr>
        <w:t>，舉例來說：大部分的消費者在購買化妝水後，會再購買精華液、面膜，</w:t>
      </w:r>
      <w:proofErr w:type="gramStart"/>
      <w:r w:rsidR="00E25F25">
        <w:rPr>
          <w:rFonts w:ascii="Times New Roman" w:eastAsia="標楷體" w:hAnsi="Times New Roman" w:hint="eastAsia"/>
        </w:rPr>
        <w:t>或</w:t>
      </w:r>
      <w:r w:rsidR="00466D80">
        <w:rPr>
          <w:rFonts w:ascii="Times New Roman" w:eastAsia="標楷體" w:hAnsi="Times New Roman" w:hint="eastAsia"/>
        </w:rPr>
        <w:t>者</w:t>
      </w:r>
      <w:r w:rsidR="00E25F25">
        <w:rPr>
          <w:rFonts w:ascii="Times New Roman" w:eastAsia="標楷體" w:hAnsi="Times New Roman" w:hint="eastAsia"/>
        </w:rPr>
        <w:t>是乳霜</w:t>
      </w:r>
      <w:proofErr w:type="gramEnd"/>
      <w:r w:rsidR="002369EF">
        <w:rPr>
          <w:rFonts w:ascii="Times New Roman" w:eastAsia="標楷體" w:hAnsi="Times New Roman" w:hint="eastAsia"/>
        </w:rPr>
        <w:t>等</w:t>
      </w:r>
      <w:r w:rsidR="00E25F25">
        <w:rPr>
          <w:rFonts w:ascii="Times New Roman" w:eastAsia="標楷體" w:hAnsi="Times New Roman" w:hint="eastAsia"/>
        </w:rPr>
        <w:t>產品</w:t>
      </w:r>
      <w:r w:rsidR="001749AF">
        <w:rPr>
          <w:rFonts w:ascii="Times New Roman" w:eastAsia="標楷體" w:hAnsi="Times New Roman" w:hint="eastAsia"/>
        </w:rPr>
        <w:t>，因此傳統的推薦系統推薦單一</w:t>
      </w:r>
      <w:r w:rsidR="00A31F63">
        <w:rPr>
          <w:rFonts w:ascii="Times New Roman" w:eastAsia="標楷體" w:hAnsi="Times New Roman" w:hint="eastAsia"/>
        </w:rPr>
        <w:t>相關</w:t>
      </w:r>
      <w:r w:rsidR="001749AF">
        <w:rPr>
          <w:rFonts w:ascii="Times New Roman" w:eastAsia="標楷體" w:hAnsi="Times New Roman" w:hint="eastAsia"/>
        </w:rPr>
        <w:t>產品的特性並無法完全滿足美妝產品的推薦需求</w:t>
      </w:r>
      <w:r w:rsidR="004C5BB2">
        <w:rPr>
          <w:rFonts w:ascii="Times New Roman" w:eastAsia="標楷體" w:hAnsi="Times New Roman" w:hint="eastAsia"/>
        </w:rPr>
        <w:t>。</w:t>
      </w:r>
      <w:r w:rsidR="00274FF5">
        <w:rPr>
          <w:rFonts w:ascii="Times New Roman" w:eastAsia="標楷體" w:hAnsi="Times New Roman" w:hint="eastAsia"/>
        </w:rPr>
        <w:t>且受到網路社群的影響，越來越多消費者在進行購物前會先參考網路上其他使用者的心得或是對於產品所發表的評論</w:t>
      </w:r>
      <w:r w:rsidR="000F686A">
        <w:rPr>
          <w:rFonts w:ascii="Times New Roman" w:eastAsia="標楷體" w:hAnsi="Times New Roman" w:hint="eastAsia"/>
        </w:rPr>
        <w:t>作</w:t>
      </w:r>
      <w:r w:rsidR="00274FF5">
        <w:rPr>
          <w:rFonts w:ascii="Times New Roman" w:eastAsia="標楷體" w:hAnsi="Times New Roman" w:hint="eastAsia"/>
        </w:rPr>
        <w:t>為</w:t>
      </w:r>
      <w:r w:rsidR="00274FF5">
        <w:rPr>
          <w:rFonts w:ascii="Times New Roman" w:eastAsia="標楷體" w:hAnsi="Times New Roman" w:hint="eastAsia"/>
        </w:rPr>
        <w:lastRenderedPageBreak/>
        <w:t>購買決策的參考依據，這種現象尤其在尚未購買過類似產品的使用者身上最為常見。</w:t>
      </w:r>
    </w:p>
    <w:p w14:paraId="65CFB11B" w14:textId="4198984D" w:rsidR="00117AA6" w:rsidRDefault="00641D65" w:rsidP="001C4C8D">
      <w:pPr>
        <w:spacing w:line="360" w:lineRule="auto"/>
        <w:jc w:val="both"/>
        <w:rPr>
          <w:rFonts w:ascii="Times New Roman" w:eastAsia="標楷體" w:hAnsi="Times New Roman"/>
        </w:rPr>
      </w:pPr>
      <w:r>
        <w:rPr>
          <w:rFonts w:ascii="Times New Roman" w:eastAsia="標楷體" w:hAnsi="Times New Roman" w:hint="eastAsia"/>
        </w:rPr>
        <w:t xml:space="preserve">　　因此本研究旨在利用美妝保養社群平台上的使用者資訊及其發表之產品評論，設計一</w:t>
      </w:r>
      <w:r w:rsidR="007E495A">
        <w:rPr>
          <w:rFonts w:ascii="Times New Roman" w:eastAsia="標楷體" w:hAnsi="Times New Roman" w:hint="eastAsia"/>
        </w:rPr>
        <w:t>個</w:t>
      </w:r>
      <w:r>
        <w:rPr>
          <w:rFonts w:ascii="Times New Roman" w:eastAsia="標楷體" w:hAnsi="Times New Roman" w:hint="eastAsia"/>
        </w:rPr>
        <w:t>推薦系統，將推薦之結果集結形成一產品集的完整推薦清單，希望可以藉此推薦出符合使用者需求的美妝保養產品集合。</w:t>
      </w:r>
    </w:p>
    <w:p w14:paraId="732EE259" w14:textId="353230D3" w:rsidR="00BE5CD7" w:rsidRPr="00641D65" w:rsidRDefault="00BE5CD7" w:rsidP="00641D65">
      <w:pPr>
        <w:pStyle w:val="2"/>
        <w:spacing w:line="360" w:lineRule="auto"/>
        <w:rPr>
          <w:rFonts w:ascii="Times New Roman" w:eastAsia="標楷體" w:hAnsi="Times New Roman"/>
          <w:sz w:val="28"/>
          <w:szCs w:val="28"/>
        </w:rPr>
      </w:pPr>
      <w:bookmarkStart w:id="4" w:name="_Toc448679284"/>
      <w:r w:rsidRPr="002306A2">
        <w:rPr>
          <w:rFonts w:ascii="Times New Roman" w:eastAsia="標楷體" w:hAnsi="Times New Roman" w:hint="eastAsia"/>
          <w:sz w:val="28"/>
          <w:szCs w:val="28"/>
        </w:rPr>
        <w:t>研究背景與動機</w:t>
      </w:r>
      <w:bookmarkEnd w:id="4"/>
    </w:p>
    <w:p w14:paraId="64D6E1CB" w14:textId="084B18A0" w:rsidR="00C0292C" w:rsidRDefault="00BE5CD7" w:rsidP="00641D65">
      <w:pPr>
        <w:spacing w:line="360" w:lineRule="auto"/>
        <w:jc w:val="both"/>
        <w:rPr>
          <w:rFonts w:ascii="Times New Roman" w:eastAsia="標楷體" w:hAnsi="Times New Roman"/>
        </w:rPr>
      </w:pPr>
      <w:r>
        <w:rPr>
          <w:rFonts w:ascii="Times New Roman" w:eastAsia="標楷體" w:hAnsi="Times New Roman" w:hint="eastAsia"/>
        </w:rPr>
        <w:t xml:space="preserve">    </w:t>
      </w:r>
      <w:r w:rsidR="00C0292C">
        <w:rPr>
          <w:rFonts w:ascii="Times New Roman" w:eastAsia="標楷體" w:hAnsi="Times New Roman" w:hint="eastAsia"/>
        </w:rPr>
        <w:t>隨著科技的發展以及網際網路</w:t>
      </w:r>
      <w:proofErr w:type="gramStart"/>
      <w:r w:rsidR="00C0292C" w:rsidRPr="002306A2">
        <w:rPr>
          <w:rFonts w:ascii="Times New Roman" w:eastAsia="標楷體" w:hAnsi="Times New Roman" w:hint="eastAsia"/>
        </w:rPr>
        <w:t>普及，</w:t>
      </w:r>
      <w:proofErr w:type="gramEnd"/>
      <w:r w:rsidR="00C0292C" w:rsidRPr="002306A2">
        <w:rPr>
          <w:rFonts w:ascii="Times New Roman" w:eastAsia="標楷體" w:hAnsi="Times New Roman" w:hint="eastAsia"/>
        </w:rPr>
        <w:t>網路</w:t>
      </w:r>
      <w:r w:rsidR="005A41E2">
        <w:rPr>
          <w:rFonts w:ascii="Times New Roman" w:eastAsia="標楷體" w:hAnsi="Times New Roman" w:hint="eastAsia"/>
        </w:rPr>
        <w:t>已</w:t>
      </w:r>
      <w:r w:rsidR="00274FF5">
        <w:rPr>
          <w:rFonts w:ascii="Times New Roman" w:eastAsia="標楷體" w:hAnsi="Times New Roman" w:hint="eastAsia"/>
        </w:rPr>
        <w:t>成為</w:t>
      </w:r>
      <w:r w:rsidR="005A41E2">
        <w:rPr>
          <w:rFonts w:ascii="Times New Roman" w:eastAsia="標楷體" w:hAnsi="Times New Roman" w:hint="eastAsia"/>
        </w:rPr>
        <w:t>使用者互相連結並分享大量資訊的地方</w:t>
      </w:r>
      <w:r w:rsidR="005A41E2">
        <w:rPr>
          <w:rFonts w:ascii="Times New Roman" w:eastAsia="標楷體" w:hAnsi="Times New Roman"/>
        </w:rPr>
        <w:fldChar w:fldCharType="begin"/>
      </w:r>
      <w:r w:rsidR="00F2432B">
        <w:rPr>
          <w:rFonts w:ascii="Times New Roman" w:eastAsia="標楷體" w:hAnsi="Times New Roman"/>
        </w:rPr>
        <w:instrText xml:space="preserve"> ADDIN EN.CITE &lt;EndNote&gt;&lt;Cite&gt;&lt;Author&gt;Morente-Molinera&lt;/Author&gt;&lt;Year&gt;2016&lt;/Year&gt;&lt;RecNum&gt;28&lt;/RecNum&gt;&lt;DisplayText&gt;(Morente-Molinera, Pérez, Ureña, &amp;amp; Herrera-Viedma, 2016)&lt;/DisplayText&gt;&lt;record&gt;&lt;rec-number&gt;28&lt;/rec-number&gt;&lt;foreign-keys&gt;&lt;key app="EN" db-id="wafwfer04twvxhersz6xr2019zsswfxrwfas"&gt;28&lt;/key&gt;&lt;/foreign-keys&gt;&lt;ref-type name="Journal Article"&gt;17&lt;/ref-type&gt;&lt;contributors&gt;&lt;authors&gt;&lt;author&gt;Morente-Molinera, J. A.&lt;/author&gt;&lt;author&gt;Pérez, I. J.&lt;/author&gt;&lt;author&gt;Ureña, M. R.&lt;/author&gt;&lt;author&gt;Herrera-Viedma, E.&lt;/author&gt;&lt;/authors&gt;&lt;/contributors&gt;&lt;titles&gt;&lt;title&gt;Creating knowledge databases for storing and sharing people knowledge automatically using group decision making and fuzzy ontologies&lt;/title&gt;&lt;secondary-title&gt;Information Sciences&lt;/secondary-title&gt;&lt;/titles&gt;&lt;periodical&gt;&lt;full-title&gt;Information Sciences&lt;/full-title&gt;&lt;/periodical&gt;&lt;pages&gt;418-434&lt;/pages&gt;&lt;volume&gt;328&lt;/volume&gt;&lt;keywords&gt;&lt;keyword&gt;Fuzzy linguistic modeling&lt;/keyword&gt;&lt;keyword&gt;Group decision making&lt;/keyword&gt;&lt;keyword&gt;Computing with words&lt;/keyword&gt;&lt;keyword&gt;Multi-granular linguistic information&lt;/keyword&gt;&lt;keyword&gt;Fuzzy ontology&lt;/keyword&gt;&lt;/keywords&gt;&lt;dates&gt;&lt;year&gt;2016&lt;/year&gt;&lt;pub-dates&gt;&lt;date&gt;1/20/&lt;/date&gt;&lt;/pub-dates&gt;&lt;/dates&gt;&lt;isbn&gt;0020-0255&lt;/isbn&gt;&lt;urls&gt;&lt;related-urls&gt;&lt;url&gt;http://www.sciencedirect.com/science/article/pii/S0020025515006507&lt;/url&gt;&lt;/related-urls&gt;&lt;/urls&gt;&lt;electronic-resource-num&gt;http://dx.doi.org/10.1016/j.ins.2015.08.051&lt;/electronic-resource-num&gt;&lt;/record&gt;&lt;/Cite&gt;&lt;/EndNote&gt;</w:instrText>
      </w:r>
      <w:r w:rsidR="005A41E2">
        <w:rPr>
          <w:rFonts w:ascii="Times New Roman" w:eastAsia="標楷體" w:hAnsi="Times New Roman"/>
        </w:rPr>
        <w:fldChar w:fldCharType="separate"/>
      </w:r>
      <w:r w:rsidR="00F2432B">
        <w:rPr>
          <w:rFonts w:ascii="Times New Roman" w:eastAsia="標楷體" w:hAnsi="Times New Roman"/>
          <w:noProof/>
        </w:rPr>
        <w:t>(</w:t>
      </w:r>
      <w:hyperlink w:anchor="_ENREF_25" w:tooltip="Morente-Molinera, 2016 #28" w:history="1">
        <w:r w:rsidR="00BF6AFD">
          <w:rPr>
            <w:rFonts w:ascii="Times New Roman" w:eastAsia="標楷體" w:hAnsi="Times New Roman"/>
            <w:noProof/>
          </w:rPr>
          <w:t>Morente-Molinera, Pérez, Ureña, &amp; Herrera-Viedma, 2016</w:t>
        </w:r>
      </w:hyperlink>
      <w:r w:rsidR="00F2432B">
        <w:rPr>
          <w:rFonts w:ascii="Times New Roman" w:eastAsia="標楷體" w:hAnsi="Times New Roman"/>
          <w:noProof/>
        </w:rPr>
        <w:t>)</w:t>
      </w:r>
      <w:r w:rsidR="005A41E2">
        <w:rPr>
          <w:rFonts w:ascii="Times New Roman" w:eastAsia="標楷體" w:hAnsi="Times New Roman"/>
        </w:rPr>
        <w:fldChar w:fldCharType="end"/>
      </w:r>
      <w:r w:rsidR="00C0292C" w:rsidRPr="002306A2">
        <w:rPr>
          <w:rFonts w:ascii="Times New Roman" w:eastAsia="標楷體" w:hAnsi="Times New Roman" w:hint="eastAsia"/>
        </w:rPr>
        <w:t>。透過網路，不僅能使資訊傳遞更加迅速，也能讓使用者更易</w:t>
      </w:r>
      <w:r w:rsidR="00274FF5">
        <w:rPr>
          <w:rFonts w:ascii="Times New Roman" w:eastAsia="標楷體" w:hAnsi="Times New Roman" w:hint="eastAsia"/>
        </w:rPr>
        <w:t>於</w:t>
      </w:r>
      <w:r w:rsidR="00C0292C" w:rsidRPr="002306A2">
        <w:rPr>
          <w:rFonts w:ascii="Times New Roman" w:eastAsia="標楷體" w:hAnsi="Times New Roman" w:hint="eastAsia"/>
        </w:rPr>
        <w:t>取得更多</w:t>
      </w:r>
      <w:r w:rsidR="00C0292C">
        <w:rPr>
          <w:rFonts w:ascii="Times New Roman" w:eastAsia="標楷體" w:hAnsi="Times New Roman" w:hint="eastAsia"/>
        </w:rPr>
        <w:t>即時</w:t>
      </w:r>
      <w:r w:rsidR="00C0292C" w:rsidRPr="002306A2">
        <w:rPr>
          <w:rFonts w:ascii="Times New Roman" w:eastAsia="標楷體" w:hAnsi="Times New Roman" w:hint="eastAsia"/>
        </w:rPr>
        <w:t>資訊。人們</w:t>
      </w:r>
      <w:r w:rsidR="00C0292C">
        <w:rPr>
          <w:rFonts w:ascii="Times New Roman" w:eastAsia="標楷體" w:hAnsi="Times New Roman" w:hint="eastAsia"/>
        </w:rPr>
        <w:t>透過網際網路技術</w:t>
      </w:r>
      <w:r w:rsidR="00C0292C" w:rsidRPr="002306A2">
        <w:rPr>
          <w:rFonts w:ascii="Times New Roman" w:eastAsia="標楷體" w:hAnsi="Times New Roman" w:hint="eastAsia"/>
        </w:rPr>
        <w:t>在網路上</w:t>
      </w:r>
      <w:r w:rsidR="00C0292C">
        <w:rPr>
          <w:rFonts w:ascii="Times New Roman" w:eastAsia="標楷體" w:hAnsi="Times New Roman" w:hint="eastAsia"/>
        </w:rPr>
        <w:t>聚集並</w:t>
      </w:r>
      <w:r w:rsidR="00C0292C" w:rsidRPr="002306A2">
        <w:rPr>
          <w:rFonts w:ascii="Times New Roman" w:eastAsia="標楷體" w:hAnsi="Times New Roman" w:hint="eastAsia"/>
        </w:rPr>
        <w:t>分享知識、趣聞，抑或是對於特定人事物的評論，使得資訊的流動從單向轉為雙向，進而形成了社群網路</w:t>
      </w:r>
      <w:r w:rsidR="00C0292C" w:rsidRPr="002306A2">
        <w:rPr>
          <w:rFonts w:ascii="Times New Roman" w:eastAsia="標楷體" w:hAnsi="Times New Roman" w:hint="eastAsia"/>
        </w:rPr>
        <w:t>(</w:t>
      </w:r>
      <w:r w:rsidR="00800B8A">
        <w:rPr>
          <w:rFonts w:ascii="Times New Roman" w:eastAsia="標楷體" w:hAnsi="Times New Roman"/>
        </w:rPr>
        <w:t>s</w:t>
      </w:r>
      <w:r w:rsidR="00C0292C" w:rsidRPr="002306A2">
        <w:rPr>
          <w:rFonts w:ascii="Times New Roman" w:eastAsia="標楷體" w:hAnsi="Times New Roman"/>
        </w:rPr>
        <w:t xml:space="preserve">ocial </w:t>
      </w:r>
      <w:r w:rsidR="00800B8A">
        <w:rPr>
          <w:rFonts w:ascii="Times New Roman" w:eastAsia="標楷體" w:hAnsi="Times New Roman"/>
        </w:rPr>
        <w:t>n</w:t>
      </w:r>
      <w:r w:rsidR="00C0292C" w:rsidRPr="002306A2">
        <w:rPr>
          <w:rFonts w:ascii="Times New Roman" w:eastAsia="標楷體" w:hAnsi="Times New Roman"/>
        </w:rPr>
        <w:t>etwork</w:t>
      </w:r>
      <w:r w:rsidR="00C0292C" w:rsidRPr="002306A2">
        <w:rPr>
          <w:rFonts w:ascii="Times New Roman" w:eastAsia="標楷體" w:hAnsi="Times New Roman" w:hint="eastAsia"/>
        </w:rPr>
        <w:t>)</w:t>
      </w:r>
      <w:r w:rsidR="00274FF5">
        <w:rPr>
          <w:rFonts w:ascii="Times New Roman" w:eastAsia="標楷體" w:hAnsi="Times New Roman" w:hint="eastAsia"/>
        </w:rPr>
        <w:t>。在這些來</w:t>
      </w:r>
      <w:r w:rsidR="00C0292C" w:rsidRPr="002306A2">
        <w:rPr>
          <w:rFonts w:ascii="Times New Roman" w:eastAsia="標楷體" w:hAnsi="Times New Roman" w:hint="eastAsia"/>
        </w:rPr>
        <w:t>往的雙向互動中，網際網路扮演著傳遞資訊的角色，也讓使用者可以更便利</w:t>
      </w:r>
      <w:r w:rsidR="00C0292C">
        <w:rPr>
          <w:rFonts w:ascii="Times New Roman" w:eastAsia="標楷體" w:hAnsi="Times New Roman" w:hint="eastAsia"/>
        </w:rPr>
        <w:t>地</w:t>
      </w:r>
      <w:r w:rsidR="00C0292C" w:rsidRPr="002306A2">
        <w:rPr>
          <w:rFonts w:ascii="Times New Roman" w:eastAsia="標楷體" w:hAnsi="Times New Roman" w:hint="eastAsia"/>
        </w:rPr>
        <w:t>取得他人的評論</w:t>
      </w:r>
      <w:r w:rsidR="00C0292C">
        <w:rPr>
          <w:rFonts w:ascii="Times New Roman" w:eastAsia="標楷體" w:hAnsi="Times New Roman" w:hint="eastAsia"/>
        </w:rPr>
        <w:t>或意見</w:t>
      </w:r>
      <w:r w:rsidR="00C0292C" w:rsidRPr="002306A2">
        <w:rPr>
          <w:rFonts w:ascii="Times New Roman" w:eastAsia="標楷體" w:hAnsi="Times New Roman" w:hint="eastAsia"/>
        </w:rPr>
        <w:t>。</w:t>
      </w:r>
      <w:r w:rsidR="00C0292C">
        <w:rPr>
          <w:rFonts w:ascii="Times New Roman" w:eastAsia="標楷體" w:hAnsi="Times New Roman" w:hint="eastAsia"/>
        </w:rPr>
        <w:t>近幾年，社群的觀念逐漸成形，</w:t>
      </w:r>
      <w:r w:rsidR="00C0292C" w:rsidRPr="002306A2">
        <w:rPr>
          <w:rFonts w:ascii="Times New Roman" w:eastAsia="標楷體" w:hAnsi="Times New Roman" w:hint="eastAsia"/>
        </w:rPr>
        <w:t>成為人們日常生活中不可或缺的存在</w:t>
      </w:r>
      <w:r w:rsidR="00C0292C">
        <w:rPr>
          <w:rFonts w:ascii="Times New Roman" w:eastAsia="標楷體" w:hAnsi="Times New Roman" w:hint="eastAsia"/>
        </w:rPr>
        <w:t>，並深深</w:t>
      </w:r>
      <w:r w:rsidR="00274FF5">
        <w:rPr>
          <w:rFonts w:ascii="Times New Roman" w:eastAsia="標楷體" w:hAnsi="Times New Roman" w:hint="eastAsia"/>
        </w:rPr>
        <w:t>影響</w:t>
      </w:r>
      <w:r w:rsidR="00C0292C" w:rsidRPr="003E7519">
        <w:rPr>
          <w:rFonts w:ascii="Times New Roman" w:eastAsia="標楷體" w:hAnsi="Times New Roman" w:hint="eastAsia"/>
        </w:rPr>
        <w:t>現實生活中人們的思想、意識、文化等</w:t>
      </w:r>
      <w:r w:rsidR="00C0292C">
        <w:rPr>
          <w:rFonts w:ascii="Times New Roman" w:eastAsia="標楷體" w:hAnsi="Times New Roman"/>
        </w:rPr>
        <w:fldChar w:fldCharType="begin"/>
      </w:r>
      <w:r w:rsidR="00C0292C">
        <w:rPr>
          <w:rFonts w:ascii="Times New Roman" w:eastAsia="標楷體" w:hAnsi="Times New Roman" w:hint="eastAsia"/>
        </w:rPr>
        <w:instrText xml:space="preserve"> ADDIN EN.CITE &lt;EndNote&gt;&lt;Cite&gt;&lt;Author&gt;</w:instrText>
      </w:r>
      <w:r w:rsidR="00C0292C">
        <w:rPr>
          <w:rFonts w:ascii="Times New Roman" w:eastAsia="標楷體" w:hAnsi="Times New Roman" w:hint="eastAsia"/>
        </w:rPr>
        <w:instrText>維基百科</w:instrText>
      </w:r>
      <w:r w:rsidR="00C0292C">
        <w:rPr>
          <w:rFonts w:ascii="Times New Roman" w:eastAsia="標楷體" w:hAnsi="Times New Roman" w:hint="eastAsia"/>
        </w:rPr>
        <w:instrText>&lt;/Author&gt;&lt;Year&gt;2015&lt;/Year&gt;&lt;RecNum&gt;9&lt;/RecNum&gt;&lt;DisplayText&gt;(</w:instrText>
      </w:r>
      <w:r w:rsidR="00C0292C">
        <w:rPr>
          <w:rFonts w:ascii="Times New Roman" w:eastAsia="標楷體" w:hAnsi="Times New Roman" w:hint="eastAsia"/>
        </w:rPr>
        <w:instrText>維基百科</w:instrText>
      </w:r>
      <w:r w:rsidR="00C0292C">
        <w:rPr>
          <w:rFonts w:ascii="Times New Roman" w:eastAsia="標楷體" w:hAnsi="Times New Roman" w:hint="eastAsia"/>
        </w:rPr>
        <w:instrText>, 2015c)&lt;/DisplayText&gt;&lt;record&gt;&lt;rec-number&gt;9&lt;/rec-number&gt;&lt;foreign-keys&gt;&lt;key app="EN" db-id="wafwfer04twvxhersz6xr2019zsswfxrwfas"&gt;9&lt;/key&gt;&lt;/foreign-keys&gt;&lt;ref-type name="Web Page"&gt;12&lt;/ref-type&gt;&lt;contributors&gt;&lt;authors&gt;&lt;author&gt;&lt;style face="normal" font="default" charset="136" size="100%"&gt;</w:instrText>
      </w:r>
      <w:r w:rsidR="00C0292C">
        <w:rPr>
          <w:rFonts w:ascii="Times New Roman" w:eastAsia="標楷體" w:hAnsi="Times New Roman" w:hint="eastAsia"/>
        </w:rPr>
        <w:instrText>維基百科</w:instrText>
      </w:r>
      <w:r w:rsidR="00C0292C">
        <w:rPr>
          <w:rFonts w:ascii="Times New Roman" w:eastAsia="標楷體" w:hAnsi="Times New Roman" w:hint="eastAsia"/>
        </w:rPr>
        <w:instrText>&lt;/style&gt;&lt;/author&gt;&lt;/authors&gt;&lt;/contributors&gt;&lt;titles&gt;&lt;title&gt;&lt;style face="normal" font="default" charset="136" size="100%"&gt;</w:instrText>
      </w:r>
      <w:r w:rsidR="00C0292C">
        <w:rPr>
          <w:rFonts w:ascii="Times New Roman" w:eastAsia="標楷體" w:hAnsi="Times New Roman" w:hint="eastAsia"/>
        </w:rPr>
        <w:instrText>虛擬社群</w:instrText>
      </w:r>
      <w:r w:rsidR="00C0292C">
        <w:rPr>
          <w:rFonts w:ascii="Times New Roman" w:eastAsia="標楷體" w:hAnsi="Times New Roman" w:hint="eastAsia"/>
        </w:rPr>
        <w:instrText>&lt;/style&gt;&lt;/title&gt;&lt;/titles&gt;&lt;dates&gt;&lt;year&gt;&lt;style face="normal" font="default" charset="136" size="100%"&gt;2015&lt;/style&gt;&lt;/year&gt;&lt;/dates&gt;&lt;urls&gt;&lt;related-urls&gt;&lt;url&gt;https://zh.wikipedia.org/wiki/%E8%99%9B%E6%93%AC%E7%A4%BE%E7%BE%A4&lt;/url&gt;&lt;/related-urls&gt;&lt;/urls&gt;&lt;/rec</w:instrText>
      </w:r>
      <w:r w:rsidR="00C0292C">
        <w:rPr>
          <w:rFonts w:ascii="Times New Roman" w:eastAsia="標楷體" w:hAnsi="Times New Roman"/>
        </w:rPr>
        <w:instrText>ord&gt;&lt;/Cite&gt;&lt;/EndNote&gt;</w:instrText>
      </w:r>
      <w:r w:rsidR="00C0292C">
        <w:rPr>
          <w:rFonts w:ascii="Times New Roman" w:eastAsia="標楷體" w:hAnsi="Times New Roman"/>
        </w:rPr>
        <w:fldChar w:fldCharType="separate"/>
      </w:r>
      <w:r w:rsidR="00C0292C">
        <w:rPr>
          <w:rFonts w:ascii="Times New Roman" w:eastAsia="標楷體" w:hAnsi="Times New Roman" w:hint="eastAsia"/>
          <w:noProof/>
        </w:rPr>
        <w:t>(</w:t>
      </w:r>
      <w:hyperlink w:anchor="_ENREF_48" w:tooltip="維基百科, 2015 #9" w:history="1">
        <w:r w:rsidR="00BF6AFD">
          <w:rPr>
            <w:rFonts w:ascii="Times New Roman" w:eastAsia="標楷體" w:hAnsi="Times New Roman" w:hint="eastAsia"/>
            <w:noProof/>
          </w:rPr>
          <w:t>維基百科</w:t>
        </w:r>
        <w:r w:rsidR="00BF6AFD">
          <w:rPr>
            <w:rFonts w:ascii="Times New Roman" w:eastAsia="標楷體" w:hAnsi="Times New Roman" w:hint="eastAsia"/>
            <w:noProof/>
          </w:rPr>
          <w:t>, 2015c</w:t>
        </w:r>
      </w:hyperlink>
      <w:r w:rsidR="00C0292C">
        <w:rPr>
          <w:rFonts w:ascii="Times New Roman" w:eastAsia="標楷體" w:hAnsi="Times New Roman" w:hint="eastAsia"/>
          <w:noProof/>
        </w:rPr>
        <w:t>)</w:t>
      </w:r>
      <w:r w:rsidR="00C0292C">
        <w:rPr>
          <w:rFonts w:ascii="Times New Roman" w:eastAsia="標楷體" w:hAnsi="Times New Roman"/>
        </w:rPr>
        <w:fldChar w:fldCharType="end"/>
      </w:r>
      <w:r w:rsidR="00C0292C">
        <w:rPr>
          <w:rFonts w:ascii="Times New Roman" w:eastAsia="標楷體" w:hAnsi="Times New Roman" w:hint="eastAsia"/>
        </w:rPr>
        <w:t>。</w:t>
      </w:r>
    </w:p>
    <w:p w14:paraId="5310E7AF" w14:textId="7EB8EBD7" w:rsidR="00CE5117" w:rsidRPr="00CE5117" w:rsidRDefault="00C0292C" w:rsidP="00C0292C">
      <w:pPr>
        <w:spacing w:line="360" w:lineRule="auto"/>
        <w:jc w:val="both"/>
        <w:rPr>
          <w:rFonts w:ascii="Times New Roman" w:eastAsia="標楷體" w:hAnsi="Times New Roman"/>
        </w:rPr>
      </w:pPr>
      <w:r>
        <w:rPr>
          <w:rFonts w:ascii="Times New Roman" w:eastAsia="標楷體" w:hAnsi="Times New Roman" w:hint="eastAsia"/>
        </w:rPr>
        <w:t xml:space="preserve">    </w:t>
      </w:r>
      <w:r w:rsidR="00E77351">
        <w:rPr>
          <w:rFonts w:ascii="Times New Roman" w:eastAsia="標楷體" w:hAnsi="Times New Roman" w:hint="eastAsia"/>
        </w:rPr>
        <w:t>現今網路上充滿許多</w:t>
      </w:r>
      <w:r w:rsidR="00CE5117">
        <w:rPr>
          <w:rFonts w:ascii="Times New Roman" w:eastAsia="標楷體" w:hAnsi="Times New Roman" w:hint="eastAsia"/>
        </w:rPr>
        <w:t>的網路平台，有些平台單純透過社群概念的建立形成巨大的網絡，例如：</w:t>
      </w:r>
      <w:r w:rsidR="00274FF5">
        <w:rPr>
          <w:rFonts w:ascii="Times New Roman" w:eastAsia="標楷體" w:hAnsi="Times New Roman" w:hint="eastAsia"/>
        </w:rPr>
        <w:t>Facebook</w:t>
      </w:r>
      <w:r w:rsidR="00CE5117">
        <w:rPr>
          <w:rFonts w:ascii="Times New Roman" w:eastAsia="標楷體" w:hAnsi="Times New Roman" w:hint="eastAsia"/>
        </w:rPr>
        <w:t>、</w:t>
      </w:r>
      <w:r w:rsidR="00CE5117">
        <w:rPr>
          <w:rFonts w:ascii="Times New Roman" w:eastAsia="標楷體" w:hAnsi="Times New Roman" w:hint="eastAsia"/>
        </w:rPr>
        <w:t>Twitter</w:t>
      </w:r>
      <w:r w:rsidR="00CE5117">
        <w:rPr>
          <w:rFonts w:ascii="Times New Roman" w:eastAsia="標楷體" w:hAnsi="Times New Roman" w:hint="eastAsia"/>
        </w:rPr>
        <w:t>，或是新</w:t>
      </w:r>
      <w:proofErr w:type="gramStart"/>
      <w:r w:rsidR="00CE5117">
        <w:rPr>
          <w:rFonts w:ascii="Times New Roman" w:eastAsia="標楷體" w:hAnsi="Times New Roman" w:hint="eastAsia"/>
        </w:rPr>
        <w:t>浪微博</w:t>
      </w:r>
      <w:proofErr w:type="gramEnd"/>
      <w:r w:rsidR="00CE5117">
        <w:rPr>
          <w:rFonts w:ascii="Times New Roman" w:eastAsia="標楷體" w:hAnsi="Times New Roman" w:hint="eastAsia"/>
        </w:rPr>
        <w:t>；有些平台則具有主題性，即是指在</w:t>
      </w:r>
      <w:r w:rsidR="00274FF5">
        <w:rPr>
          <w:rFonts w:ascii="Times New Roman" w:eastAsia="標楷體" w:hAnsi="Times New Roman" w:hint="eastAsia"/>
        </w:rPr>
        <w:t>這些平台上的社群皆是透過討論</w:t>
      </w:r>
      <w:r w:rsidR="00CE5117">
        <w:rPr>
          <w:rFonts w:ascii="Times New Roman" w:eastAsia="標楷體" w:hAnsi="Times New Roman" w:hint="eastAsia"/>
        </w:rPr>
        <w:t>特定主題的使用者群聚而成</w:t>
      </w:r>
      <w:r w:rsidR="00274FF5">
        <w:rPr>
          <w:rFonts w:ascii="Times New Roman" w:eastAsia="標楷體" w:hAnsi="Times New Roman" w:hint="eastAsia"/>
        </w:rPr>
        <w:t>，</w:t>
      </w:r>
      <w:r w:rsidR="00CE5117">
        <w:rPr>
          <w:rFonts w:ascii="Times New Roman" w:eastAsia="標楷體" w:hAnsi="Times New Roman" w:hint="eastAsia"/>
        </w:rPr>
        <w:t>例如：以音樂為主題的</w:t>
      </w:r>
      <w:r w:rsidR="00CE5117">
        <w:rPr>
          <w:rFonts w:ascii="Times New Roman" w:eastAsia="標楷體" w:hAnsi="Times New Roman" w:hint="eastAsia"/>
        </w:rPr>
        <w:t>Last.fm</w:t>
      </w:r>
      <w:r w:rsidR="00CE5117">
        <w:rPr>
          <w:rFonts w:ascii="Times New Roman" w:eastAsia="標楷體" w:hAnsi="Times New Roman" w:hint="eastAsia"/>
        </w:rPr>
        <w:t>或是美妝保養相關知識為主題的</w:t>
      </w:r>
      <w:proofErr w:type="spellStart"/>
      <w:r w:rsidR="00CE5117">
        <w:rPr>
          <w:rFonts w:ascii="Times New Roman" w:eastAsia="標楷體" w:hAnsi="Times New Roman" w:hint="eastAsia"/>
        </w:rPr>
        <w:t>U</w:t>
      </w:r>
      <w:r w:rsidR="00CE5117">
        <w:rPr>
          <w:rFonts w:ascii="Times New Roman" w:eastAsia="標楷體" w:hAnsi="Times New Roman"/>
        </w:rPr>
        <w:t>rCosme</w:t>
      </w:r>
      <w:proofErr w:type="spellEnd"/>
      <w:r w:rsidR="00CE5117">
        <w:rPr>
          <w:rFonts w:ascii="Times New Roman" w:eastAsia="標楷體" w:hAnsi="Times New Roman" w:hint="eastAsia"/>
        </w:rPr>
        <w:t>及</w:t>
      </w:r>
      <w:proofErr w:type="spellStart"/>
      <w:r w:rsidR="00CE5117">
        <w:rPr>
          <w:rFonts w:ascii="Times New Roman" w:eastAsia="標楷體" w:hAnsi="Times New Roman" w:hint="eastAsia"/>
        </w:rPr>
        <w:t>F</w:t>
      </w:r>
      <w:r w:rsidR="00CE5117">
        <w:rPr>
          <w:rFonts w:ascii="Times New Roman" w:eastAsia="標楷體" w:hAnsi="Times New Roman"/>
        </w:rPr>
        <w:t>ashionGuide</w:t>
      </w:r>
      <w:proofErr w:type="spellEnd"/>
      <w:r w:rsidR="00CE5117">
        <w:rPr>
          <w:rFonts w:ascii="Times New Roman" w:eastAsia="標楷體" w:hAnsi="Times New Roman" w:hint="eastAsia"/>
        </w:rPr>
        <w:t>等</w:t>
      </w:r>
      <w:r w:rsidR="00274FF5">
        <w:rPr>
          <w:rFonts w:ascii="Times New Roman" w:eastAsia="標楷體" w:hAnsi="Times New Roman" w:hint="eastAsia"/>
        </w:rPr>
        <w:t>。透過</w:t>
      </w:r>
      <w:r w:rsidR="00E77351">
        <w:rPr>
          <w:rFonts w:ascii="Times New Roman" w:eastAsia="標楷體" w:hAnsi="Times New Roman" w:hint="eastAsia"/>
        </w:rPr>
        <w:t>社群網路</w:t>
      </w:r>
      <w:r w:rsidR="00E77351" w:rsidRPr="002306A2">
        <w:rPr>
          <w:rFonts w:ascii="Times New Roman" w:eastAsia="標楷體" w:hAnsi="Times New Roman" w:hint="eastAsia"/>
        </w:rPr>
        <w:t>，人們不僅可以分享資訊，更可以向他人尋求</w:t>
      </w:r>
      <w:r w:rsidR="00E77351">
        <w:rPr>
          <w:rFonts w:ascii="Times New Roman" w:eastAsia="標楷體" w:hAnsi="Times New Roman" w:hint="eastAsia"/>
        </w:rPr>
        <w:t>建議</w:t>
      </w:r>
      <w:r w:rsidR="00E77351" w:rsidRPr="002306A2">
        <w:rPr>
          <w:rFonts w:ascii="Times New Roman" w:eastAsia="標楷體" w:hAnsi="Times New Roman" w:hint="eastAsia"/>
        </w:rPr>
        <w:t>，進而作為決策時的參考。</w:t>
      </w:r>
      <w:r w:rsidR="00E77351">
        <w:rPr>
          <w:rFonts w:ascii="Times New Roman" w:eastAsia="標楷體" w:hAnsi="Times New Roman" w:hint="eastAsia"/>
        </w:rPr>
        <w:t>根據資策會</w:t>
      </w:r>
      <w:r w:rsidR="00E77351">
        <w:rPr>
          <w:rFonts w:ascii="Times New Roman" w:eastAsia="標楷體" w:hAnsi="Times New Roman" w:hint="eastAsia"/>
        </w:rPr>
        <w:t>MIC</w:t>
      </w:r>
      <w:r w:rsidR="00E77351">
        <w:rPr>
          <w:rFonts w:ascii="Times New Roman" w:eastAsia="標楷體" w:hAnsi="Times New Roman" w:hint="eastAsia"/>
        </w:rPr>
        <w:t>於</w:t>
      </w:r>
      <w:r w:rsidR="00E77351">
        <w:rPr>
          <w:rFonts w:ascii="Times New Roman" w:eastAsia="標楷體" w:hAnsi="Times New Roman" w:hint="eastAsia"/>
        </w:rPr>
        <w:t>2014</w:t>
      </w:r>
      <w:r w:rsidR="00E77351">
        <w:rPr>
          <w:rFonts w:ascii="Times New Roman" w:eastAsia="標楷體" w:hAnsi="Times New Roman" w:hint="eastAsia"/>
        </w:rPr>
        <w:t>年針對台灣地區使用網路的消費族群進行「網路社群使用」之調查</w:t>
      </w:r>
      <w:r w:rsidR="00274FF5">
        <w:rPr>
          <w:rFonts w:ascii="Times New Roman" w:eastAsia="標楷體" w:hAnsi="Times New Roman" w:hint="eastAsia"/>
        </w:rPr>
        <w:t>結果顯示</w:t>
      </w:r>
      <w:r w:rsidR="00E77351">
        <w:rPr>
          <w:rFonts w:ascii="Times New Roman" w:eastAsia="標楷體" w:hAnsi="Times New Roman" w:hint="eastAsia"/>
        </w:rPr>
        <w:t>，有</w:t>
      </w:r>
      <w:r w:rsidR="00E77351">
        <w:rPr>
          <w:rFonts w:ascii="Times New Roman" w:eastAsia="標楷體" w:hAnsi="Times New Roman" w:hint="eastAsia"/>
        </w:rPr>
        <w:t>81%</w:t>
      </w:r>
      <w:r w:rsidR="00E77351">
        <w:rPr>
          <w:rFonts w:ascii="Times New Roman" w:eastAsia="標楷體" w:hAnsi="Times New Roman" w:hint="eastAsia"/>
        </w:rPr>
        <w:t>的消費者在購物前會搜尋口碑訊息</w:t>
      </w:r>
      <w:r w:rsidR="00E77351">
        <w:rPr>
          <w:rFonts w:ascii="Times New Roman" w:eastAsia="標楷體" w:hAnsi="Times New Roman"/>
        </w:rPr>
        <w:fldChar w:fldCharType="begin"/>
      </w:r>
      <w:r w:rsidR="00E77351">
        <w:rPr>
          <w:rFonts w:ascii="Times New Roman" w:eastAsia="標楷體" w:hAnsi="Times New Roman" w:hint="eastAsia"/>
        </w:rPr>
        <w:instrText xml:space="preserve"> ADDIN EN.CITE &lt;EndNote&gt;&lt;Cite&gt;&lt;Author&gt;</w:instrText>
      </w:r>
      <w:r w:rsidR="00E77351">
        <w:rPr>
          <w:rFonts w:ascii="Times New Roman" w:eastAsia="標楷體" w:hAnsi="Times New Roman" w:hint="eastAsia"/>
        </w:rPr>
        <w:instrText>資策會產業情報研究所</w:instrText>
      </w:r>
      <w:r w:rsidR="00E77351">
        <w:rPr>
          <w:rFonts w:ascii="Times New Roman" w:eastAsia="標楷體" w:hAnsi="Times New Roman" w:hint="eastAsia"/>
        </w:rPr>
        <w:instrText>&lt;/Author&gt;&lt;Year&gt;2014&lt;/Year&gt;&lt;RecNum&gt;10&lt;/RecNum&gt;&lt;DisplayText&gt;(</w:instrText>
      </w:r>
      <w:r w:rsidR="00E77351">
        <w:rPr>
          <w:rFonts w:ascii="Times New Roman" w:eastAsia="標楷體" w:hAnsi="Times New Roman" w:hint="eastAsia"/>
        </w:rPr>
        <w:instrText>資策會產業情報研究所</w:instrText>
      </w:r>
      <w:r w:rsidR="00E77351">
        <w:rPr>
          <w:rFonts w:ascii="Times New Roman" w:eastAsia="標楷體" w:hAnsi="Times New Roman" w:hint="eastAsia"/>
        </w:rPr>
        <w:instrText>, 2014)&lt;/DisplayText&gt;&lt;record&gt;&lt;rec-number&gt;10&lt;/rec-number&gt;&lt;foreign-keys&gt;&lt;key app="EN" db-id="wafwfer04twvxhersz6xr2019zsswfxrwfas"&gt;10&lt;/key&gt;&lt;/foreign-keys&gt;&lt;ref-type name="Journal Article"&gt;17&lt;/ref-type&gt;&lt;contributors&gt;&lt;authors&gt;&lt;author&gt;&lt;style face="normal" font="default" charset="136" size="100%"&gt;</w:instrText>
      </w:r>
      <w:r w:rsidR="00E77351">
        <w:rPr>
          <w:rFonts w:ascii="Times New Roman" w:eastAsia="標楷體" w:hAnsi="Times New Roman" w:hint="eastAsia"/>
        </w:rPr>
        <w:instrText>資策會產業情報研究所</w:instrText>
      </w:r>
      <w:r w:rsidR="00E77351">
        <w:rPr>
          <w:rFonts w:ascii="Times New Roman" w:eastAsia="標楷體" w:hAnsi="Times New Roman" w:hint="eastAsia"/>
        </w:rPr>
        <w:instrText>&lt;/style&gt;&lt;/author&gt;&lt;/authors&gt;&lt;/contributors&gt;&lt;titles&gt;&lt;title&gt;&lt;style face="normal" font="default" charset="136" size="100%"&gt;</w:instrText>
      </w:r>
      <w:r w:rsidR="00E77351">
        <w:rPr>
          <w:rFonts w:ascii="Times New Roman" w:eastAsia="標楷體" w:hAnsi="Times New Roman" w:hint="eastAsia"/>
        </w:rPr>
        <w:instrText>「網路社群使用」調查</w:instrText>
      </w:r>
      <w:r w:rsidR="00E77351">
        <w:rPr>
          <w:rFonts w:ascii="Times New Roman" w:eastAsia="標楷體" w:hAnsi="Times New Roman" w:hint="eastAsia"/>
        </w:rPr>
        <w:instrText>&lt;/style&gt;&lt;/title&gt;&lt;/titles&gt;&lt;dates&gt;&lt;year&gt;&lt;style face="normal" font="default" charset="136" size="100%"&gt;2014&lt;/style&gt;&lt;/year&gt;&lt;/dates&gt;&lt;urls&gt;&lt;related-urls&gt;&lt;url&gt;http://mic.iii.org.tw/intelligence/pressroom/pop_pressfull.asp?sno</w:instrText>
      </w:r>
      <w:r w:rsidR="00E77351">
        <w:rPr>
          <w:rFonts w:ascii="Times New Roman" w:eastAsia="標楷體" w:hAnsi="Times New Roman"/>
        </w:rPr>
        <w:instrText>=366&amp;amp;type1=2&lt;/url&gt;&lt;/related-urls&gt;&lt;/urls&gt;&lt;/record&gt;&lt;/Cite&gt;&lt;/EndNote&gt;</w:instrText>
      </w:r>
      <w:r w:rsidR="00E77351">
        <w:rPr>
          <w:rFonts w:ascii="Times New Roman" w:eastAsia="標楷體" w:hAnsi="Times New Roman"/>
        </w:rPr>
        <w:fldChar w:fldCharType="separate"/>
      </w:r>
      <w:r w:rsidR="00E77351">
        <w:rPr>
          <w:rFonts w:ascii="Times New Roman" w:eastAsia="標楷體" w:hAnsi="Times New Roman" w:hint="eastAsia"/>
          <w:noProof/>
        </w:rPr>
        <w:t>(</w:t>
      </w:r>
      <w:hyperlink w:anchor="_ENREF_44" w:tooltip="資策會產業情報研究所, 2014 #10" w:history="1">
        <w:r w:rsidR="00BF6AFD">
          <w:rPr>
            <w:rFonts w:ascii="Times New Roman" w:eastAsia="標楷體" w:hAnsi="Times New Roman" w:hint="eastAsia"/>
            <w:noProof/>
          </w:rPr>
          <w:t>資策會產業情報研究所</w:t>
        </w:r>
        <w:r w:rsidR="00BF6AFD">
          <w:rPr>
            <w:rFonts w:ascii="Times New Roman" w:eastAsia="標楷體" w:hAnsi="Times New Roman" w:hint="eastAsia"/>
            <w:noProof/>
          </w:rPr>
          <w:t>, 2014</w:t>
        </w:r>
      </w:hyperlink>
      <w:r w:rsidR="00E77351">
        <w:rPr>
          <w:rFonts w:ascii="Times New Roman" w:eastAsia="標楷體" w:hAnsi="Times New Roman" w:hint="eastAsia"/>
          <w:noProof/>
        </w:rPr>
        <w:t>)</w:t>
      </w:r>
      <w:r w:rsidR="00E77351">
        <w:rPr>
          <w:rFonts w:ascii="Times New Roman" w:eastAsia="標楷體" w:hAnsi="Times New Roman"/>
        </w:rPr>
        <w:fldChar w:fldCharType="end"/>
      </w:r>
      <w:r w:rsidR="00E77351">
        <w:rPr>
          <w:rFonts w:ascii="Times New Roman" w:eastAsia="標楷體" w:hAnsi="Times New Roman" w:hint="eastAsia"/>
        </w:rPr>
        <w:t>。</w:t>
      </w:r>
    </w:p>
    <w:p w14:paraId="18F8031F" w14:textId="4F8C41C1" w:rsidR="00C0292C" w:rsidRDefault="00C0292C" w:rsidP="00C0292C">
      <w:pPr>
        <w:spacing w:line="360" w:lineRule="auto"/>
        <w:jc w:val="both"/>
        <w:rPr>
          <w:rFonts w:ascii="Times New Roman" w:eastAsia="標楷體" w:hAnsi="Times New Roman"/>
        </w:rPr>
      </w:pPr>
      <w:r w:rsidRPr="002306A2">
        <w:rPr>
          <w:rFonts w:ascii="Times New Roman" w:eastAsia="標楷體" w:hAnsi="Times New Roman" w:hint="eastAsia"/>
        </w:rPr>
        <w:t xml:space="preserve">    </w:t>
      </w:r>
      <w:r w:rsidR="00A31F63">
        <w:rPr>
          <w:rFonts w:ascii="Times New Roman" w:eastAsia="標楷體" w:hAnsi="Times New Roman" w:hint="eastAsia"/>
        </w:rPr>
        <w:t>隨著網路技術發展</w:t>
      </w:r>
      <w:r w:rsidR="00903C08">
        <w:rPr>
          <w:rFonts w:ascii="Times New Roman" w:eastAsia="標楷體" w:hAnsi="Times New Roman" w:hint="eastAsia"/>
        </w:rPr>
        <w:t>，除了社群概念的興起</w:t>
      </w:r>
      <w:r w:rsidR="00A31F63">
        <w:rPr>
          <w:rFonts w:ascii="Times New Roman" w:eastAsia="標楷體" w:hAnsi="Times New Roman" w:hint="eastAsia"/>
        </w:rPr>
        <w:t>外</w:t>
      </w:r>
      <w:r w:rsidRPr="002306A2">
        <w:rPr>
          <w:rFonts w:ascii="Times New Roman" w:eastAsia="標楷體" w:hAnsi="Times New Roman" w:hint="eastAsia"/>
        </w:rPr>
        <w:t>，許多觀念也透過網際網路等傳播媒體逐漸普及：美妝保養便是一個很好的例子。</w:t>
      </w:r>
      <w:r>
        <w:rPr>
          <w:rFonts w:ascii="Times New Roman" w:eastAsia="標楷體" w:hAnsi="Times New Roman" w:hint="eastAsia"/>
        </w:rPr>
        <w:t>美妝保養產品原本被視為是附</w:t>
      </w:r>
      <w:r>
        <w:rPr>
          <w:rFonts w:ascii="Times New Roman" w:eastAsia="標楷體" w:hAnsi="Times New Roman" w:hint="eastAsia"/>
        </w:rPr>
        <w:lastRenderedPageBreak/>
        <w:t>加於消費者身上的奢侈品，但</w:t>
      </w:r>
      <w:r w:rsidRPr="002306A2">
        <w:rPr>
          <w:rFonts w:ascii="Times New Roman" w:eastAsia="標楷體" w:hAnsi="Times New Roman" w:hint="eastAsia"/>
        </w:rPr>
        <w:t>隨著資訊的傳播以及</w:t>
      </w:r>
      <w:r w:rsidR="00274FF5">
        <w:rPr>
          <w:rFonts w:ascii="Times New Roman" w:eastAsia="標楷體" w:hAnsi="Times New Roman" w:hint="eastAsia"/>
        </w:rPr>
        <w:t>人們</w:t>
      </w:r>
      <w:r w:rsidRPr="002306A2">
        <w:rPr>
          <w:rFonts w:ascii="Times New Roman" w:eastAsia="標楷體" w:hAnsi="Times New Roman" w:hint="eastAsia"/>
        </w:rPr>
        <w:t>觀念的</w:t>
      </w:r>
      <w:r w:rsidR="00274FF5">
        <w:rPr>
          <w:rFonts w:ascii="Times New Roman" w:eastAsia="標楷體" w:hAnsi="Times New Roman" w:hint="eastAsia"/>
        </w:rPr>
        <w:t>轉</w:t>
      </w:r>
      <w:r w:rsidRPr="002306A2">
        <w:rPr>
          <w:rFonts w:ascii="Times New Roman" w:eastAsia="標楷體" w:hAnsi="Times New Roman" w:hint="eastAsia"/>
        </w:rPr>
        <w:t>變，</w:t>
      </w:r>
      <w:r w:rsidR="00274FF5">
        <w:rPr>
          <w:rFonts w:ascii="Times New Roman" w:eastAsia="標楷體" w:hAnsi="Times New Roman" w:hint="eastAsia"/>
        </w:rPr>
        <w:t>加上許多開架式</w:t>
      </w:r>
      <w:r>
        <w:rPr>
          <w:rFonts w:ascii="Times New Roman" w:eastAsia="標楷體" w:hAnsi="Times New Roman" w:hint="eastAsia"/>
        </w:rPr>
        <w:t>品牌不斷創立，使得大量與美妝保養相關的資訊</w:t>
      </w:r>
      <w:r w:rsidR="001F64CF">
        <w:rPr>
          <w:rFonts w:ascii="Times New Roman" w:eastAsia="標楷體" w:hAnsi="Times New Roman" w:hint="eastAsia"/>
        </w:rPr>
        <w:t>不停</w:t>
      </w:r>
      <w:r>
        <w:rPr>
          <w:rFonts w:ascii="Times New Roman" w:eastAsia="標楷體" w:hAnsi="Times New Roman" w:hint="eastAsia"/>
        </w:rPr>
        <w:t>被置入至</w:t>
      </w:r>
      <w:r w:rsidR="001F64CF">
        <w:rPr>
          <w:rFonts w:ascii="Times New Roman" w:eastAsia="標楷體" w:hAnsi="Times New Roman" w:hint="eastAsia"/>
        </w:rPr>
        <w:t>大眾的日常生活中，</w:t>
      </w:r>
      <w:r w:rsidRPr="002306A2">
        <w:rPr>
          <w:rFonts w:ascii="Times New Roman" w:eastAsia="標楷體" w:hAnsi="Times New Roman" w:hint="eastAsia"/>
        </w:rPr>
        <w:t>人們</w:t>
      </w:r>
      <w:r w:rsidR="001F64CF">
        <w:rPr>
          <w:rFonts w:ascii="Times New Roman" w:eastAsia="標楷體" w:hAnsi="Times New Roman" w:hint="eastAsia"/>
        </w:rPr>
        <w:t>因而</w:t>
      </w:r>
      <w:r w:rsidRPr="002306A2">
        <w:rPr>
          <w:rFonts w:ascii="Times New Roman" w:eastAsia="標楷體" w:hAnsi="Times New Roman" w:hint="eastAsia"/>
        </w:rPr>
        <w:t>越來越重視美妝保養</w:t>
      </w:r>
      <w:r>
        <w:rPr>
          <w:rFonts w:ascii="Times New Roman" w:eastAsia="標楷體" w:hAnsi="Times New Roman" w:hint="eastAsia"/>
        </w:rPr>
        <w:t>，且會對於</w:t>
      </w:r>
      <w:r w:rsidRPr="002306A2">
        <w:rPr>
          <w:rFonts w:ascii="Times New Roman" w:eastAsia="標楷體" w:hAnsi="Times New Roman" w:hint="eastAsia"/>
        </w:rPr>
        <w:t>相關產品的</w:t>
      </w:r>
      <w:r>
        <w:rPr>
          <w:rFonts w:ascii="Times New Roman" w:eastAsia="標楷體" w:hAnsi="Times New Roman" w:hint="eastAsia"/>
        </w:rPr>
        <w:t>使用效果保有一定的期望</w:t>
      </w:r>
      <w:r w:rsidRPr="002306A2">
        <w:rPr>
          <w:rFonts w:ascii="Times New Roman" w:eastAsia="標楷體" w:hAnsi="Times New Roman" w:hint="eastAsia"/>
        </w:rPr>
        <w:t>。</w:t>
      </w:r>
    </w:p>
    <w:p w14:paraId="7D9C6B03" w14:textId="3F04D3CF" w:rsidR="00C0292C" w:rsidRDefault="00C0292C" w:rsidP="00C0292C">
      <w:pPr>
        <w:spacing w:line="360" w:lineRule="auto"/>
        <w:jc w:val="both"/>
        <w:rPr>
          <w:rFonts w:ascii="Times New Roman" w:eastAsia="標楷體" w:hAnsi="Times New Roman"/>
        </w:rPr>
      </w:pPr>
      <w:r>
        <w:rPr>
          <w:rFonts w:ascii="Times New Roman" w:eastAsia="標楷體" w:hAnsi="Times New Roman" w:hint="eastAsia"/>
        </w:rPr>
        <w:t xml:space="preserve">    </w:t>
      </w:r>
      <w:r w:rsidR="001F64CF">
        <w:rPr>
          <w:rFonts w:ascii="Times New Roman" w:eastAsia="標楷體" w:hAnsi="Times New Roman" w:hint="eastAsia"/>
        </w:rPr>
        <w:t>早期的</w:t>
      </w:r>
      <w:r>
        <w:rPr>
          <w:rFonts w:ascii="Times New Roman" w:eastAsia="標楷體" w:hAnsi="Times New Roman" w:hint="eastAsia"/>
        </w:rPr>
        <w:t>大部分消費者在購買美妝保養產品時，會選擇進到百貨公司參考專櫃人員的</w:t>
      </w:r>
      <w:r w:rsidR="00A31F63">
        <w:rPr>
          <w:rFonts w:ascii="Times New Roman" w:eastAsia="標楷體" w:hAnsi="Times New Roman" w:hint="eastAsia"/>
        </w:rPr>
        <w:t>說明</w:t>
      </w:r>
      <w:r>
        <w:rPr>
          <w:rFonts w:ascii="Times New Roman" w:eastAsia="標楷體" w:hAnsi="Times New Roman" w:hint="eastAsia"/>
        </w:rPr>
        <w:t>後</w:t>
      </w:r>
      <w:r w:rsidR="001F64CF">
        <w:rPr>
          <w:rFonts w:ascii="Times New Roman" w:eastAsia="標楷體" w:hAnsi="Times New Roman" w:hint="eastAsia"/>
        </w:rPr>
        <w:t>再考慮是否</w:t>
      </w:r>
      <w:r>
        <w:rPr>
          <w:rFonts w:ascii="Times New Roman" w:eastAsia="標楷體" w:hAnsi="Times New Roman" w:hint="eastAsia"/>
        </w:rPr>
        <w:t>購買；</w:t>
      </w:r>
      <w:r w:rsidR="001F64CF">
        <w:rPr>
          <w:rFonts w:ascii="Times New Roman" w:eastAsia="標楷體" w:hAnsi="Times New Roman" w:hint="eastAsia"/>
        </w:rPr>
        <w:t>近幾年，藥妝店在台灣快速成長</w:t>
      </w:r>
      <w:proofErr w:type="gramStart"/>
      <w:r w:rsidR="001F64CF">
        <w:rPr>
          <w:rFonts w:ascii="Times New Roman" w:eastAsia="標楷體" w:hAnsi="Times New Roman" w:hint="eastAsia"/>
        </w:rPr>
        <w:t>普及</w:t>
      </w:r>
      <w:r w:rsidR="00652882">
        <w:rPr>
          <w:rFonts w:ascii="Times New Roman" w:eastAsia="標楷體" w:hAnsi="Times New Roman" w:hint="eastAsia"/>
        </w:rPr>
        <w:t>，</w:t>
      </w:r>
      <w:proofErr w:type="gramEnd"/>
      <w:r w:rsidR="00652882">
        <w:rPr>
          <w:rFonts w:ascii="Times New Roman" w:eastAsia="標楷體" w:hAnsi="Times New Roman" w:hint="eastAsia"/>
        </w:rPr>
        <w:t>消費者便從專櫃消費轉往鄰近住家的藥妝店購買開架式產品，藥</w:t>
      </w:r>
      <w:r>
        <w:rPr>
          <w:rFonts w:ascii="Times New Roman" w:eastAsia="標楷體" w:hAnsi="Times New Roman" w:hint="eastAsia"/>
        </w:rPr>
        <w:t>妝店</w:t>
      </w:r>
      <w:r w:rsidR="00652882">
        <w:rPr>
          <w:rFonts w:ascii="Times New Roman" w:eastAsia="標楷體" w:hAnsi="Times New Roman" w:hint="eastAsia"/>
        </w:rPr>
        <w:t>也會有專業人員可以讓消費者進行諮詢，以</w:t>
      </w:r>
      <w:r w:rsidR="000F686A">
        <w:rPr>
          <w:rFonts w:ascii="Times New Roman" w:eastAsia="標楷體" w:hAnsi="Times New Roman" w:hint="eastAsia"/>
        </w:rPr>
        <w:t>作</w:t>
      </w:r>
      <w:r w:rsidR="00652882">
        <w:rPr>
          <w:rFonts w:ascii="Times New Roman" w:eastAsia="標楷體" w:hAnsi="Times New Roman" w:hint="eastAsia"/>
        </w:rPr>
        <w:t>為消費決策的參考。</w:t>
      </w:r>
      <w:r>
        <w:rPr>
          <w:rFonts w:ascii="Times New Roman" w:eastAsia="標楷體" w:hAnsi="Times New Roman" w:hint="eastAsia"/>
        </w:rPr>
        <w:t>網際網路出現後，因其具有</w:t>
      </w:r>
      <w:r w:rsidRPr="002306A2">
        <w:rPr>
          <w:rFonts w:ascii="Times New Roman" w:eastAsia="標楷體" w:hAnsi="Times New Roman" w:hint="eastAsia"/>
        </w:rPr>
        <w:t>立即性與全球性</w:t>
      </w:r>
      <w:r>
        <w:rPr>
          <w:rFonts w:ascii="Times New Roman" w:eastAsia="標楷體" w:hAnsi="Times New Roman" w:hint="eastAsia"/>
        </w:rPr>
        <w:t>的特性</w:t>
      </w:r>
      <w:r w:rsidRPr="002306A2">
        <w:rPr>
          <w:rFonts w:ascii="Times New Roman" w:eastAsia="標楷體" w:hAnsi="Times New Roman" w:hint="eastAsia"/>
        </w:rPr>
        <w:t>，</w:t>
      </w:r>
      <w:r>
        <w:rPr>
          <w:rFonts w:ascii="Times New Roman" w:eastAsia="標楷體" w:hAnsi="Times New Roman" w:hint="eastAsia"/>
        </w:rPr>
        <w:t>使得</w:t>
      </w:r>
      <w:r w:rsidRPr="002306A2">
        <w:rPr>
          <w:rFonts w:ascii="Times New Roman" w:eastAsia="標楷體" w:hAnsi="Times New Roman" w:hint="eastAsia"/>
        </w:rPr>
        <w:t>越來越多的消費者在購美妝保養商品時，</w:t>
      </w:r>
      <w:r w:rsidR="00652882">
        <w:rPr>
          <w:rFonts w:ascii="Times New Roman" w:eastAsia="標楷體" w:hAnsi="Times New Roman" w:hint="eastAsia"/>
        </w:rPr>
        <w:t>除了</w:t>
      </w:r>
      <w:r>
        <w:rPr>
          <w:rFonts w:ascii="Times New Roman" w:eastAsia="標楷體" w:hAnsi="Times New Roman" w:hint="eastAsia"/>
        </w:rPr>
        <w:t>參考</w:t>
      </w:r>
      <w:r w:rsidRPr="002306A2">
        <w:rPr>
          <w:rFonts w:ascii="Times New Roman" w:eastAsia="標楷體" w:hAnsi="Times New Roman" w:hint="eastAsia"/>
        </w:rPr>
        <w:t>電視廣告、平面標語或是百貨公司、藥妝店專員的</w:t>
      </w:r>
      <w:r>
        <w:rPr>
          <w:rFonts w:ascii="Times New Roman" w:eastAsia="標楷體" w:hAnsi="Times New Roman" w:hint="eastAsia"/>
        </w:rPr>
        <w:t>意見</w:t>
      </w:r>
      <w:r w:rsidR="00652882">
        <w:rPr>
          <w:rFonts w:ascii="Times New Roman" w:eastAsia="標楷體" w:hAnsi="Times New Roman" w:hint="eastAsia"/>
        </w:rPr>
        <w:t>外</w:t>
      </w:r>
      <w:r>
        <w:rPr>
          <w:rFonts w:ascii="Times New Roman" w:eastAsia="標楷體" w:hAnsi="Times New Roman" w:hint="eastAsia"/>
        </w:rPr>
        <w:t>，</w:t>
      </w:r>
      <w:r w:rsidR="00652882">
        <w:rPr>
          <w:rFonts w:ascii="Times New Roman" w:eastAsia="標楷體" w:hAnsi="Times New Roman" w:hint="eastAsia"/>
        </w:rPr>
        <w:t>也逐漸</w:t>
      </w:r>
      <w:r>
        <w:rPr>
          <w:rFonts w:ascii="Times New Roman" w:eastAsia="標楷體" w:hAnsi="Times New Roman" w:hint="eastAsia"/>
        </w:rPr>
        <w:t>轉向透過網際網路尋求其他消費者使用產品過後的評論，並加以比較後才會決定是否購買</w:t>
      </w:r>
      <w:r w:rsidR="004A6A3C">
        <w:rPr>
          <w:rFonts w:ascii="Times New Roman" w:eastAsia="標楷體" w:hAnsi="Times New Roman"/>
        </w:rPr>
        <w:fldChar w:fldCharType="begin"/>
      </w:r>
      <w:r w:rsidR="00B17823">
        <w:rPr>
          <w:rFonts w:ascii="Times New Roman" w:eastAsia="標楷體" w:hAnsi="Times New Roman" w:hint="eastAsia"/>
        </w:rPr>
        <w:instrText xml:space="preserve"> ADDIN EN.CITE &lt;EndNote&gt;&lt;Cite&gt;&lt;Author&gt;InsightXplorer</w:instrText>
      </w:r>
      <w:r w:rsidR="00B17823">
        <w:rPr>
          <w:rFonts w:ascii="Times New Roman" w:eastAsia="標楷體" w:hAnsi="Times New Roman" w:hint="eastAsia"/>
        </w:rPr>
        <w:instrText>創市際市場研究顧問</w:instrText>
      </w:r>
      <w:r w:rsidR="00B17823">
        <w:rPr>
          <w:rFonts w:ascii="Times New Roman" w:eastAsia="標楷體" w:hAnsi="Times New Roman" w:hint="eastAsia"/>
        </w:rPr>
        <w:instrText>&lt;/Author&gt;&lt;Year&gt;2015&lt;/Year&gt;&lt;RecNum&gt;11&lt;/RecNum&gt;&lt;DisplayText&gt;(InsightXplorer</w:instrText>
      </w:r>
      <w:r w:rsidR="00B17823">
        <w:rPr>
          <w:rFonts w:ascii="Times New Roman" w:eastAsia="標楷體" w:hAnsi="Times New Roman" w:hint="eastAsia"/>
        </w:rPr>
        <w:instrText>創市際市場研究顧問</w:instrText>
      </w:r>
      <w:r w:rsidR="00B17823">
        <w:rPr>
          <w:rFonts w:ascii="Times New Roman" w:eastAsia="標楷體" w:hAnsi="Times New Roman" w:hint="eastAsia"/>
        </w:rPr>
        <w:instrText>, 2015a)&lt;/DisplayText&gt;&lt;record&gt;&lt;rec-number&gt;11&lt;/rec-number&gt;&lt;foreign-keys&gt;&lt;key app="EN" db-id="wafwfer04twvxhersz6xr2019zsswfxrwfas"&gt;11&lt;/key&gt;&lt;/foreign-keys&gt;&lt;ref-type name="Journal Article"&gt;17&lt;/ref-type&gt;&lt;contributors&gt;&lt;authors&gt;&lt;author&gt;&lt;style face="normal" font="default" charset="136" size="100%"&gt;InsightXplorer</w:instrText>
      </w:r>
      <w:r w:rsidR="00B17823">
        <w:rPr>
          <w:rFonts w:ascii="Times New Roman" w:eastAsia="標楷體" w:hAnsi="Times New Roman" w:hint="eastAsia"/>
        </w:rPr>
        <w:instrText>創市際市場研究顧問</w:instrText>
      </w:r>
      <w:r w:rsidR="00B17823">
        <w:rPr>
          <w:rFonts w:ascii="Times New Roman" w:eastAsia="標楷體" w:hAnsi="Times New Roman" w:hint="eastAsia"/>
        </w:rPr>
        <w:instrText>&lt;/style&gt;&lt;/author&gt;&lt;/authors&gt;&lt;/contributors&gt;&lt;titles&gt;&lt;title&gt;&lt;style face="normal" font="default" charset="136" size="100%"&gt;</w:instrText>
      </w:r>
      <w:r w:rsidR="00B17823">
        <w:rPr>
          <w:rFonts w:ascii="Times New Roman" w:eastAsia="標楷體" w:hAnsi="Times New Roman" w:hint="eastAsia"/>
        </w:rPr>
        <w:instrText>美妝保養調查及台灣美妝相關網站使用概況</w:instrText>
      </w:r>
      <w:r w:rsidR="00B17823">
        <w:rPr>
          <w:rFonts w:ascii="Times New Roman" w:eastAsia="標楷體" w:hAnsi="Times New Roman" w:hint="eastAsia"/>
        </w:rPr>
        <w:instrText>&lt;/style&gt;&lt;/title&gt;&lt;secondary-title&gt;&lt;style face="normal" font="default" charset="136" size="100%"&gt;</w:instrText>
      </w:r>
      <w:r w:rsidR="00B17823">
        <w:rPr>
          <w:rFonts w:ascii="Times New Roman" w:eastAsia="標楷體" w:hAnsi="Times New Roman" w:hint="eastAsia"/>
        </w:rPr>
        <w:instrText>創市際雙週刊</w:instrText>
      </w:r>
      <w:r w:rsidR="00B17823">
        <w:rPr>
          <w:rFonts w:ascii="Times New Roman" w:eastAsia="標楷體" w:hAnsi="Times New Roman" w:hint="eastAsia"/>
        </w:rPr>
        <w:instrText>&lt;/style&gt;&lt;/secondary-title&gt;&lt;/titles&gt;&lt;periodical&gt;&lt;full-title&gt;</w:instrText>
      </w:r>
      <w:r w:rsidR="00B17823">
        <w:rPr>
          <w:rFonts w:ascii="Times New Roman" w:eastAsia="標楷體" w:hAnsi="Times New Roman" w:hint="eastAsia"/>
        </w:rPr>
        <w:instrText>創市際雙週刊</w:instrText>
      </w:r>
      <w:r w:rsidR="00B17823">
        <w:rPr>
          <w:rFonts w:ascii="Times New Roman" w:eastAsia="標楷體" w:hAnsi="Times New Roman" w:hint="eastAsia"/>
        </w:rPr>
        <w:instrText>&lt;/f</w:instrText>
      </w:r>
      <w:r w:rsidR="00B17823">
        <w:rPr>
          <w:rFonts w:ascii="Times New Roman" w:eastAsia="標楷體" w:hAnsi="Times New Roman"/>
        </w:rPr>
        <w:instrText>ull-title&gt;&lt;/periodical&gt;&lt;volume&gt;&lt;style face="normal" font="default" charset="136" size="100%"&gt;38&lt;/style&gt;&lt;/volume&gt;&lt;dates&gt;&lt;year&gt;&lt;style face="normal" font="default" charset="136" size="100%"&gt;2015&lt;/style&gt;&lt;/year&gt;&lt;/dates&gt;&lt;urls&gt;&lt;related-urls&gt;&lt;url&gt;https://www.scribd.com/fullscreen/176194783?access_key=key-1wt9cqn6459xw8tfkuf4&amp;amp;allow_share=true&amp;amp;escape=false&amp;amp;show_recommendations=false&amp;amp;view_mode=scroll&lt;/url&gt;&lt;/related-urls&gt;&lt;/urls&gt;&lt;/record&gt;&lt;/Cite&gt;&lt;/EndNote&gt;</w:instrText>
      </w:r>
      <w:r w:rsidR="004A6A3C">
        <w:rPr>
          <w:rFonts w:ascii="Times New Roman" w:eastAsia="標楷體" w:hAnsi="Times New Roman"/>
        </w:rPr>
        <w:fldChar w:fldCharType="separate"/>
      </w:r>
      <w:r w:rsidR="00B17823">
        <w:rPr>
          <w:rFonts w:ascii="Times New Roman" w:eastAsia="標楷體" w:hAnsi="Times New Roman" w:hint="eastAsia"/>
          <w:noProof/>
        </w:rPr>
        <w:t>(</w:t>
      </w:r>
      <w:hyperlink w:anchor="_ENREF_13" w:tooltip="InsightXplorer創市際市場研究顧問, 2015 #11" w:history="1">
        <w:r w:rsidR="00BF6AFD">
          <w:rPr>
            <w:rFonts w:ascii="Times New Roman" w:eastAsia="標楷體" w:hAnsi="Times New Roman" w:hint="eastAsia"/>
            <w:noProof/>
          </w:rPr>
          <w:t>InsightXplorer</w:t>
        </w:r>
        <w:r w:rsidR="00BF6AFD">
          <w:rPr>
            <w:rFonts w:ascii="Times New Roman" w:eastAsia="標楷體" w:hAnsi="Times New Roman" w:hint="eastAsia"/>
            <w:noProof/>
          </w:rPr>
          <w:t>創市際市場研究顧問</w:t>
        </w:r>
        <w:r w:rsidR="00BF6AFD">
          <w:rPr>
            <w:rFonts w:ascii="Times New Roman" w:eastAsia="標楷體" w:hAnsi="Times New Roman" w:hint="eastAsia"/>
            <w:noProof/>
          </w:rPr>
          <w:t>, 2015a</w:t>
        </w:r>
      </w:hyperlink>
      <w:r w:rsidR="00B17823">
        <w:rPr>
          <w:rFonts w:ascii="Times New Roman" w:eastAsia="標楷體" w:hAnsi="Times New Roman" w:hint="eastAsia"/>
          <w:noProof/>
        </w:rPr>
        <w:t>)</w:t>
      </w:r>
      <w:r w:rsidR="004A6A3C">
        <w:rPr>
          <w:rFonts w:ascii="Times New Roman" w:eastAsia="標楷體" w:hAnsi="Times New Roman"/>
        </w:rPr>
        <w:fldChar w:fldCharType="end"/>
      </w:r>
      <w:r w:rsidR="00652882">
        <w:rPr>
          <w:rFonts w:ascii="Times New Roman" w:eastAsia="標楷體" w:hAnsi="Times New Roman" w:hint="eastAsia"/>
        </w:rPr>
        <w:t>。</w:t>
      </w:r>
      <w:r w:rsidR="00652882">
        <w:rPr>
          <w:rFonts w:ascii="Times New Roman" w:eastAsia="標楷體" w:hAnsi="Times New Roman"/>
          <w:shd w:val="pct15" w:color="auto" w:fill="FFFFFF"/>
        </w:rPr>
        <w:fldChar w:fldCharType="begin"/>
      </w:r>
      <w:r w:rsidR="00652882">
        <w:rPr>
          <w:rFonts w:ascii="Times New Roman" w:eastAsia="標楷體" w:hAnsi="Times New Roman"/>
        </w:rPr>
        <w:instrText xml:space="preserve"> </w:instrText>
      </w:r>
      <w:r w:rsidR="00652882">
        <w:rPr>
          <w:rFonts w:ascii="Times New Roman" w:eastAsia="標楷體" w:hAnsi="Times New Roman" w:hint="eastAsia"/>
        </w:rPr>
        <w:instrText>REF _Ref434502521 \h</w:instrText>
      </w:r>
      <w:r w:rsidR="00652882">
        <w:rPr>
          <w:rFonts w:ascii="Times New Roman" w:eastAsia="標楷體" w:hAnsi="Times New Roman"/>
        </w:rPr>
        <w:instrText xml:space="preserve"> </w:instrText>
      </w:r>
      <w:r w:rsidR="00652882">
        <w:rPr>
          <w:rFonts w:ascii="Times New Roman" w:eastAsia="標楷體" w:hAnsi="Times New Roman"/>
          <w:shd w:val="pct15" w:color="auto" w:fill="FFFFFF"/>
        </w:rPr>
      </w:r>
      <w:r w:rsidR="00652882">
        <w:rPr>
          <w:rFonts w:ascii="Times New Roman" w:eastAsia="標楷體" w:hAnsi="Times New Roman"/>
          <w:shd w:val="pct15" w:color="auto" w:fill="FFFFFF"/>
        </w:rPr>
        <w:fldChar w:fldCharType="separate"/>
      </w:r>
      <w:r w:rsidR="000E103D" w:rsidRPr="00820906">
        <w:rPr>
          <w:rFonts w:ascii="Times New Roman" w:eastAsia="標楷體" w:hAnsi="Times New Roman" w:hint="eastAsia"/>
        </w:rPr>
        <w:t>圖</w:t>
      </w:r>
      <w:r w:rsidR="000E103D" w:rsidRPr="00820906">
        <w:rPr>
          <w:rFonts w:ascii="Times New Roman" w:eastAsia="標楷體" w:hAnsi="Times New Roman" w:hint="eastAsia"/>
        </w:rPr>
        <w:t xml:space="preserve"> </w:t>
      </w:r>
      <w:r w:rsidR="000E103D">
        <w:rPr>
          <w:rFonts w:ascii="Times New Roman" w:eastAsia="標楷體" w:hAnsi="Times New Roman"/>
          <w:noProof/>
        </w:rPr>
        <w:t>1</w:t>
      </w:r>
      <w:r w:rsidR="000E103D">
        <w:rPr>
          <w:rFonts w:ascii="Times New Roman" w:eastAsia="標楷體" w:hAnsi="Times New Roman"/>
        </w:rPr>
        <w:noBreakHyphen/>
      </w:r>
      <w:r w:rsidR="000E103D">
        <w:rPr>
          <w:rFonts w:ascii="Times New Roman" w:eastAsia="標楷體" w:hAnsi="Times New Roman"/>
          <w:noProof/>
        </w:rPr>
        <w:t>2</w:t>
      </w:r>
      <w:r w:rsidR="00652882">
        <w:rPr>
          <w:rFonts w:ascii="Times New Roman" w:eastAsia="標楷體" w:hAnsi="Times New Roman"/>
          <w:shd w:val="pct15" w:color="auto" w:fill="FFFFFF"/>
        </w:rPr>
        <w:fldChar w:fldCharType="end"/>
      </w:r>
      <w:r>
        <w:rPr>
          <w:rFonts w:ascii="Times New Roman" w:eastAsia="標楷體" w:hAnsi="Times New Roman" w:hint="eastAsia"/>
        </w:rPr>
        <w:t>為創市際市場研究顧問於</w:t>
      </w:r>
      <w:r>
        <w:rPr>
          <w:rFonts w:ascii="Times New Roman" w:eastAsia="標楷體" w:hAnsi="Times New Roman" w:hint="eastAsia"/>
        </w:rPr>
        <w:t>2015</w:t>
      </w:r>
      <w:r>
        <w:rPr>
          <w:rFonts w:ascii="Times New Roman" w:eastAsia="標楷體" w:hAnsi="Times New Roman" w:hint="eastAsia"/>
        </w:rPr>
        <w:t>年</w:t>
      </w:r>
      <w:r>
        <w:rPr>
          <w:rFonts w:ascii="Times New Roman" w:eastAsia="標楷體" w:hAnsi="Times New Roman" w:hint="eastAsia"/>
        </w:rPr>
        <w:t>3</w:t>
      </w:r>
      <w:r>
        <w:rPr>
          <w:rFonts w:ascii="Times New Roman" w:eastAsia="標楷體" w:hAnsi="Times New Roman" w:hint="eastAsia"/>
        </w:rPr>
        <w:t>月針對如何獲取美妝保養資訊所進行的調查，</w:t>
      </w:r>
      <w:r w:rsidR="00652882">
        <w:rPr>
          <w:rFonts w:ascii="Times New Roman" w:eastAsia="標楷體" w:hAnsi="Times New Roman" w:hint="eastAsia"/>
        </w:rPr>
        <w:t>由此調查結果可以發現</w:t>
      </w:r>
      <w:r>
        <w:rPr>
          <w:rFonts w:ascii="Times New Roman" w:eastAsia="標楷體" w:hAnsi="Times New Roman" w:hint="eastAsia"/>
        </w:rPr>
        <w:t>有</w:t>
      </w:r>
      <w:r>
        <w:rPr>
          <w:rFonts w:ascii="Times New Roman" w:eastAsia="標楷體" w:hAnsi="Times New Roman" w:hint="eastAsia"/>
        </w:rPr>
        <w:t>51.6%</w:t>
      </w:r>
      <w:r>
        <w:rPr>
          <w:rFonts w:ascii="Times New Roman" w:eastAsia="標楷體" w:hAnsi="Times New Roman" w:hint="eastAsia"/>
        </w:rPr>
        <w:t>的美妝保養產品使用者透過網路取得美妝保養的相關資訊。</w:t>
      </w:r>
    </w:p>
    <w:p w14:paraId="74C25F7A" w14:textId="77777777" w:rsidR="00C0292C" w:rsidRPr="00D970D1" w:rsidRDefault="00C0292C" w:rsidP="00C0292C">
      <w:pPr>
        <w:spacing w:line="360" w:lineRule="auto"/>
        <w:jc w:val="both"/>
        <w:rPr>
          <w:rFonts w:ascii="Times New Roman" w:eastAsia="標楷體" w:hAnsi="Times New Roman"/>
        </w:rPr>
      </w:pPr>
    </w:p>
    <w:p w14:paraId="5FD5C23B" w14:textId="77777777" w:rsidR="00C0292C" w:rsidRDefault="00C0292C" w:rsidP="00EA32B4">
      <w:pPr>
        <w:keepNext/>
        <w:spacing w:line="360" w:lineRule="auto"/>
        <w:jc w:val="center"/>
      </w:pPr>
      <w:r>
        <w:rPr>
          <w:rFonts w:ascii="Times New Roman" w:eastAsia="標楷體" w:hAnsi="Times New Roman" w:hint="eastAsia"/>
          <w:noProof/>
        </w:rPr>
        <w:drawing>
          <wp:inline distT="0" distB="0" distL="0" distR="0" wp14:anchorId="38E0724E" wp14:editId="5F2DCBF8">
            <wp:extent cx="5180399" cy="259207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創市際.jpg"/>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184984" cy="2594364"/>
                    </a:xfrm>
                    <a:prstGeom prst="rect">
                      <a:avLst/>
                    </a:prstGeom>
                  </pic:spPr>
                </pic:pic>
              </a:graphicData>
            </a:graphic>
          </wp:inline>
        </w:drawing>
      </w:r>
    </w:p>
    <w:p w14:paraId="26893577" w14:textId="6F95BDD8" w:rsidR="00C0292C" w:rsidRPr="00820906" w:rsidRDefault="00C0292C" w:rsidP="00C0292C">
      <w:pPr>
        <w:pStyle w:val="a6"/>
        <w:jc w:val="center"/>
        <w:rPr>
          <w:rFonts w:ascii="Times New Roman" w:eastAsia="標楷體" w:hAnsi="Times New Roman"/>
          <w:sz w:val="24"/>
        </w:rPr>
      </w:pPr>
      <w:bookmarkStart w:id="5" w:name="_Ref434502521"/>
      <w:bookmarkStart w:id="6" w:name="_Toc449108438"/>
      <w:bookmarkStart w:id="7" w:name="_Ref436579106"/>
      <w:r w:rsidRPr="00820906">
        <w:rPr>
          <w:rFonts w:ascii="Times New Roman" w:eastAsia="標楷體" w:hAnsi="Times New Roman" w:hint="eastAsia"/>
          <w:sz w:val="24"/>
        </w:rPr>
        <w:t>圖</w:t>
      </w:r>
      <w:r w:rsidRPr="00820906">
        <w:rPr>
          <w:rFonts w:ascii="Times New Roman" w:eastAsia="標楷體" w:hAnsi="Times New Roman" w:hint="eastAsia"/>
          <w:sz w:val="24"/>
        </w:rPr>
        <w:t xml:space="preserve"> </w:t>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STYLEREF 1 \s</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1</w:t>
      </w:r>
      <w:r w:rsidR="003F22AB">
        <w:rPr>
          <w:rFonts w:ascii="Times New Roman" w:eastAsia="標楷體" w:hAnsi="Times New Roman"/>
          <w:sz w:val="24"/>
        </w:rPr>
        <w:fldChar w:fldCharType="end"/>
      </w:r>
      <w:r w:rsidR="003F22AB">
        <w:rPr>
          <w:rFonts w:ascii="Times New Roman" w:eastAsia="標楷體" w:hAnsi="Times New Roman"/>
          <w:sz w:val="24"/>
        </w:rPr>
        <w:noBreakHyphen/>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 xml:space="preserve">SEQ </w:instrText>
      </w:r>
      <w:r w:rsidR="003F22AB">
        <w:rPr>
          <w:rFonts w:ascii="Times New Roman" w:eastAsia="標楷體" w:hAnsi="Times New Roman" w:hint="eastAsia"/>
          <w:sz w:val="24"/>
        </w:rPr>
        <w:instrText>圖</w:instrText>
      </w:r>
      <w:r w:rsidR="003F22AB">
        <w:rPr>
          <w:rFonts w:ascii="Times New Roman" w:eastAsia="標楷體" w:hAnsi="Times New Roman" w:hint="eastAsia"/>
          <w:sz w:val="24"/>
        </w:rPr>
        <w:instrText xml:space="preserve"> \* ARABIC \s 1</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2</w:t>
      </w:r>
      <w:r w:rsidR="003F22AB">
        <w:rPr>
          <w:rFonts w:ascii="Times New Roman" w:eastAsia="標楷體" w:hAnsi="Times New Roman"/>
          <w:sz w:val="24"/>
        </w:rPr>
        <w:fldChar w:fldCharType="end"/>
      </w:r>
      <w:bookmarkEnd w:id="5"/>
      <w:r w:rsidR="00F775EF">
        <w:rPr>
          <w:rFonts w:ascii="Times New Roman" w:eastAsia="標楷體" w:hAnsi="Times New Roman" w:hint="eastAsia"/>
          <w:sz w:val="24"/>
        </w:rPr>
        <w:t xml:space="preserve"> </w:t>
      </w:r>
      <w:r w:rsidRPr="00820906">
        <w:rPr>
          <w:rFonts w:ascii="Times New Roman" w:eastAsia="標楷體" w:hAnsi="Times New Roman" w:hint="eastAsia"/>
          <w:sz w:val="24"/>
        </w:rPr>
        <w:t>獲取美妝保養資訊管道</w:t>
      </w:r>
      <w:r>
        <w:rPr>
          <w:rFonts w:ascii="Times New Roman" w:eastAsia="標楷體" w:hAnsi="Times New Roman"/>
          <w:sz w:val="24"/>
        </w:rPr>
        <w:fldChar w:fldCharType="begin"/>
      </w:r>
      <w:r w:rsidR="00B17823">
        <w:rPr>
          <w:rFonts w:ascii="Times New Roman" w:eastAsia="標楷體" w:hAnsi="Times New Roman" w:hint="eastAsia"/>
          <w:sz w:val="24"/>
        </w:rPr>
        <w:instrText xml:space="preserve"> ADDIN EN.CITE &lt;EndNote&gt;&lt;Cite&gt;&lt;Author&gt;InsightXplorer</w:instrText>
      </w:r>
      <w:r w:rsidR="00B17823">
        <w:rPr>
          <w:rFonts w:ascii="Times New Roman" w:eastAsia="標楷體" w:hAnsi="Times New Roman" w:hint="eastAsia"/>
          <w:sz w:val="24"/>
        </w:rPr>
        <w:instrText>創市際市場研究顧問</w:instrText>
      </w:r>
      <w:r w:rsidR="00B17823">
        <w:rPr>
          <w:rFonts w:ascii="Times New Roman" w:eastAsia="標楷體" w:hAnsi="Times New Roman" w:hint="eastAsia"/>
          <w:sz w:val="24"/>
        </w:rPr>
        <w:instrText>&lt;/Author&gt;&lt;Year&gt;2015&lt;/Year&gt;&lt;RecNum&gt;11&lt;/RecNum&gt;&lt;DisplayText&gt;(InsightXplorer</w:instrText>
      </w:r>
      <w:r w:rsidR="00B17823">
        <w:rPr>
          <w:rFonts w:ascii="Times New Roman" w:eastAsia="標楷體" w:hAnsi="Times New Roman" w:hint="eastAsia"/>
          <w:sz w:val="24"/>
        </w:rPr>
        <w:instrText>創市際市場研究顧問</w:instrText>
      </w:r>
      <w:r w:rsidR="00B17823">
        <w:rPr>
          <w:rFonts w:ascii="Times New Roman" w:eastAsia="標楷體" w:hAnsi="Times New Roman" w:hint="eastAsia"/>
          <w:sz w:val="24"/>
        </w:rPr>
        <w:instrText>, 2015a)&lt;/DisplayText&gt;&lt;record&gt;&lt;rec-number&gt;11&lt;/rec-number&gt;&lt;foreign-keys&gt;&lt;key app="EN" db-id="wafwfer04twvxhersz6xr2019zsswfxrwfas"&gt;11&lt;/key&gt;&lt;/foreign-keys&gt;&lt;ref-type name="Journal Article"&gt;17&lt;/ref-type&gt;&lt;contributors&gt;&lt;authors&gt;&lt;author&gt;&lt;style face="normal" font="default" charset="136" size="100%"&gt;InsightXplorer</w:instrText>
      </w:r>
      <w:r w:rsidR="00B17823">
        <w:rPr>
          <w:rFonts w:ascii="Times New Roman" w:eastAsia="標楷體" w:hAnsi="Times New Roman" w:hint="eastAsia"/>
          <w:sz w:val="24"/>
        </w:rPr>
        <w:instrText>創市際市場研究顧問</w:instrText>
      </w:r>
      <w:r w:rsidR="00B17823">
        <w:rPr>
          <w:rFonts w:ascii="Times New Roman" w:eastAsia="標楷體" w:hAnsi="Times New Roman" w:hint="eastAsia"/>
          <w:sz w:val="24"/>
        </w:rPr>
        <w:instrText>&lt;/style&gt;&lt;/author&gt;&lt;/authors&gt;&lt;/contributors&gt;&lt;titles&gt;&lt;title&gt;&lt;style face="normal" font="default" charset="136" size="100%"&gt;</w:instrText>
      </w:r>
      <w:r w:rsidR="00B17823">
        <w:rPr>
          <w:rFonts w:ascii="Times New Roman" w:eastAsia="標楷體" w:hAnsi="Times New Roman" w:hint="eastAsia"/>
          <w:sz w:val="24"/>
        </w:rPr>
        <w:instrText>美妝保養調查及台灣美妝相關網站使用概況</w:instrText>
      </w:r>
      <w:r w:rsidR="00B17823">
        <w:rPr>
          <w:rFonts w:ascii="Times New Roman" w:eastAsia="標楷體" w:hAnsi="Times New Roman" w:hint="eastAsia"/>
          <w:sz w:val="24"/>
        </w:rPr>
        <w:instrText>&lt;/style&gt;&lt;/title&gt;&lt;secondary-title&gt;&lt;style face="normal" font="default" charset="136" size="100%"&gt;</w:instrText>
      </w:r>
      <w:r w:rsidR="00B17823">
        <w:rPr>
          <w:rFonts w:ascii="Times New Roman" w:eastAsia="標楷體" w:hAnsi="Times New Roman" w:hint="eastAsia"/>
          <w:sz w:val="24"/>
        </w:rPr>
        <w:instrText>創市際雙週刊</w:instrText>
      </w:r>
      <w:r w:rsidR="00B17823">
        <w:rPr>
          <w:rFonts w:ascii="Times New Roman" w:eastAsia="標楷體" w:hAnsi="Times New Roman" w:hint="eastAsia"/>
          <w:sz w:val="24"/>
        </w:rPr>
        <w:instrText>&lt;/style&gt;&lt;/secondary-title&gt;&lt;/titles&gt;&lt;periodical&gt;&lt;full-title&gt;</w:instrText>
      </w:r>
      <w:r w:rsidR="00B17823">
        <w:rPr>
          <w:rFonts w:ascii="Times New Roman" w:eastAsia="標楷體" w:hAnsi="Times New Roman" w:hint="eastAsia"/>
          <w:sz w:val="24"/>
        </w:rPr>
        <w:instrText>創市際雙週刊</w:instrText>
      </w:r>
      <w:r w:rsidR="00B17823">
        <w:rPr>
          <w:rFonts w:ascii="Times New Roman" w:eastAsia="標楷體" w:hAnsi="Times New Roman" w:hint="eastAsia"/>
          <w:sz w:val="24"/>
        </w:rPr>
        <w:instrText>&lt;/f</w:instrText>
      </w:r>
      <w:r w:rsidR="00B17823">
        <w:rPr>
          <w:rFonts w:ascii="Times New Roman" w:eastAsia="標楷體" w:hAnsi="Times New Roman"/>
          <w:sz w:val="24"/>
        </w:rPr>
        <w:instrText>ull-title&gt;&lt;/periodical&gt;&lt;volume&gt;&lt;style face="normal" font="default" charset="136" size="100%"&gt;38&lt;/style&gt;&lt;/volume&gt;&lt;dates&gt;&lt;year&gt;&lt;style face="normal" font="default" charset="136" size="100%"&gt;2015&lt;/style&gt;&lt;/year&gt;&lt;/dates&gt;&lt;urls&gt;&lt;related-urls&gt;&lt;url&gt;https://www.scribd.com/fullscreen/176194783?access_key=key-1wt9cqn6459xw8tfkuf4&amp;amp;allow_share=true&amp;amp;escape=false&amp;amp;show_recommendations=false&amp;amp;view_mode=scroll&lt;/url&gt;&lt;/related-urls&gt;&lt;/urls&gt;&lt;/record&gt;&lt;/Cite&gt;&lt;/EndNote&gt;</w:instrText>
      </w:r>
      <w:r>
        <w:rPr>
          <w:rFonts w:ascii="Times New Roman" w:eastAsia="標楷體" w:hAnsi="Times New Roman"/>
          <w:sz w:val="24"/>
        </w:rPr>
        <w:fldChar w:fldCharType="separate"/>
      </w:r>
      <w:r w:rsidR="00B17823">
        <w:rPr>
          <w:rFonts w:ascii="Times New Roman" w:eastAsia="標楷體" w:hAnsi="Times New Roman" w:hint="eastAsia"/>
          <w:noProof/>
          <w:sz w:val="24"/>
        </w:rPr>
        <w:t>(</w:t>
      </w:r>
      <w:hyperlink w:anchor="_ENREF_13" w:tooltip="InsightXplorer創市際市場研究顧問, 2015 #11" w:history="1">
        <w:r w:rsidR="00BF6AFD">
          <w:rPr>
            <w:rFonts w:ascii="Times New Roman" w:eastAsia="標楷體" w:hAnsi="Times New Roman" w:hint="eastAsia"/>
            <w:noProof/>
            <w:sz w:val="24"/>
          </w:rPr>
          <w:t>InsightXplorer</w:t>
        </w:r>
        <w:r w:rsidR="00BF6AFD">
          <w:rPr>
            <w:rFonts w:ascii="Times New Roman" w:eastAsia="標楷體" w:hAnsi="Times New Roman" w:hint="eastAsia"/>
            <w:noProof/>
            <w:sz w:val="24"/>
          </w:rPr>
          <w:t>創市際市場研究顧問</w:t>
        </w:r>
        <w:r w:rsidR="00BF6AFD">
          <w:rPr>
            <w:rFonts w:ascii="Times New Roman" w:eastAsia="標楷體" w:hAnsi="Times New Roman" w:hint="eastAsia"/>
            <w:noProof/>
            <w:sz w:val="24"/>
          </w:rPr>
          <w:t>, 2015a</w:t>
        </w:r>
      </w:hyperlink>
      <w:r w:rsidR="00B17823">
        <w:rPr>
          <w:rFonts w:ascii="Times New Roman" w:eastAsia="標楷體" w:hAnsi="Times New Roman" w:hint="eastAsia"/>
          <w:noProof/>
          <w:sz w:val="24"/>
        </w:rPr>
        <w:t>)</w:t>
      </w:r>
      <w:bookmarkEnd w:id="6"/>
      <w:r>
        <w:rPr>
          <w:rFonts w:ascii="Times New Roman" w:eastAsia="標楷體" w:hAnsi="Times New Roman"/>
          <w:sz w:val="24"/>
        </w:rPr>
        <w:fldChar w:fldCharType="end"/>
      </w:r>
      <w:bookmarkEnd w:id="7"/>
    </w:p>
    <w:p w14:paraId="78D4DC83" w14:textId="77777777" w:rsidR="00C0292C" w:rsidRPr="00754993" w:rsidRDefault="00C0292C" w:rsidP="00C0292C"/>
    <w:p w14:paraId="7B869775" w14:textId="32BAC32D" w:rsidR="00A33590" w:rsidRPr="00A33590" w:rsidRDefault="00C0292C" w:rsidP="00C0292C">
      <w:pPr>
        <w:spacing w:line="360" w:lineRule="auto"/>
        <w:jc w:val="both"/>
        <w:rPr>
          <w:rFonts w:ascii="Times New Roman" w:eastAsia="標楷體" w:hAnsi="Times New Roman"/>
        </w:rPr>
      </w:pPr>
      <w:r>
        <w:rPr>
          <w:rFonts w:ascii="Times New Roman" w:eastAsia="標楷體" w:hAnsi="Times New Roman" w:hint="eastAsia"/>
        </w:rPr>
        <w:t xml:space="preserve">    </w:t>
      </w:r>
      <w:r w:rsidR="00CE5117">
        <w:rPr>
          <w:rFonts w:ascii="Times New Roman" w:eastAsia="標楷體" w:hAnsi="Times New Roman" w:hint="eastAsia"/>
        </w:rPr>
        <w:t>根據前</w:t>
      </w:r>
      <w:r w:rsidR="00A31F63">
        <w:rPr>
          <w:rFonts w:ascii="Times New Roman" w:eastAsia="標楷體" w:hAnsi="Times New Roman" w:hint="eastAsia"/>
        </w:rPr>
        <w:t>文</w:t>
      </w:r>
      <w:r w:rsidR="00652882">
        <w:rPr>
          <w:rFonts w:ascii="Times New Roman" w:eastAsia="標楷體" w:hAnsi="Times New Roman" w:hint="eastAsia"/>
        </w:rPr>
        <w:t>所述，</w:t>
      </w:r>
      <w:r w:rsidR="00CE5117">
        <w:rPr>
          <w:rFonts w:ascii="Times New Roman" w:eastAsia="標楷體" w:hAnsi="Times New Roman" w:hint="eastAsia"/>
        </w:rPr>
        <w:t>網際網路的出現以及社群觀念的形成改變了消費者的消費習</w:t>
      </w:r>
      <w:r w:rsidR="00CE5117">
        <w:rPr>
          <w:rFonts w:ascii="Times New Roman" w:eastAsia="標楷體" w:hAnsi="Times New Roman" w:hint="eastAsia"/>
        </w:rPr>
        <w:lastRenderedPageBreak/>
        <w:t>慣，越來越多的網路平台也傾向藉由使用者的主動參與建構出屬於其平台的社群。</w:t>
      </w:r>
      <w:r w:rsidR="00A33590">
        <w:rPr>
          <w:rFonts w:ascii="Times New Roman" w:eastAsia="標楷體" w:hAnsi="Times New Roman" w:hint="eastAsia"/>
        </w:rPr>
        <w:t>在這些平台上，使用者在註冊成為會員後不僅可以瀏覽其他使用者的心得</w:t>
      </w:r>
      <w:r w:rsidR="006A3EB8">
        <w:rPr>
          <w:rFonts w:ascii="Times New Roman" w:eastAsia="標楷體" w:hAnsi="Times New Roman" w:hint="eastAsia"/>
        </w:rPr>
        <w:t>評論</w:t>
      </w:r>
      <w:r w:rsidR="00A33590">
        <w:rPr>
          <w:rFonts w:ascii="Times New Roman" w:eastAsia="標楷體" w:hAnsi="Times New Roman" w:hint="eastAsia"/>
        </w:rPr>
        <w:t>，也可以在平台上發表自己心得</w:t>
      </w:r>
      <w:r w:rsidR="006A3EB8">
        <w:rPr>
          <w:rFonts w:ascii="Times New Roman" w:eastAsia="標楷體" w:hAnsi="Times New Roman" w:hint="eastAsia"/>
        </w:rPr>
        <w:t>評論。以美妝保養社群網站為例，使用者在註冊成為會員後不僅可以瀏覽其他使用者對於特定產品的使用心得或評論，也可以在平台上發表自己對於特定產品的使用心得或評論</w:t>
      </w:r>
      <w:r w:rsidR="00281AD9">
        <w:rPr>
          <w:rFonts w:ascii="Times New Roman" w:eastAsia="標楷體" w:hAnsi="Times New Roman" w:hint="eastAsia"/>
        </w:rPr>
        <w:t>。</w:t>
      </w:r>
      <w:r w:rsidR="00A33590">
        <w:rPr>
          <w:rFonts w:ascii="Times New Roman" w:eastAsia="標楷體" w:hAnsi="Times New Roman" w:hint="eastAsia"/>
        </w:rPr>
        <w:t>另外，在這些平台上</w:t>
      </w:r>
      <w:r w:rsidR="006A3EB8">
        <w:rPr>
          <w:rFonts w:ascii="Times New Roman" w:eastAsia="標楷體" w:hAnsi="Times New Roman" w:hint="eastAsia"/>
        </w:rPr>
        <w:t>普遍都具有搜尋功能</w:t>
      </w:r>
      <w:r w:rsidR="00652882">
        <w:rPr>
          <w:rFonts w:ascii="Times New Roman" w:eastAsia="標楷體" w:hAnsi="Times New Roman" w:hint="eastAsia"/>
        </w:rPr>
        <w:t>，使用者</w:t>
      </w:r>
      <w:r w:rsidR="00A33590">
        <w:rPr>
          <w:rFonts w:ascii="Times New Roman" w:eastAsia="標楷體" w:hAnsi="Times New Roman" w:hint="eastAsia"/>
        </w:rPr>
        <w:t>可以依據自己的需求進行產品資訊與使用心得的搜尋；</w:t>
      </w:r>
      <w:r w:rsidR="00281AD9">
        <w:rPr>
          <w:rFonts w:ascii="Times New Roman" w:eastAsia="標楷體" w:hAnsi="Times New Roman" w:hint="eastAsia"/>
        </w:rPr>
        <w:t>但</w:t>
      </w:r>
      <w:r w:rsidR="00A33590">
        <w:rPr>
          <w:rFonts w:ascii="Times New Roman" w:eastAsia="標楷體" w:hAnsi="Times New Roman" w:hint="eastAsia"/>
        </w:rPr>
        <w:t>儘管平台上之搜尋的功能已相當完善，</w:t>
      </w:r>
      <w:r w:rsidR="00652882">
        <w:rPr>
          <w:rFonts w:ascii="Times New Roman" w:eastAsia="標楷體" w:hAnsi="Times New Roman" w:hint="eastAsia"/>
        </w:rPr>
        <w:t>有</w:t>
      </w:r>
      <w:r w:rsidR="006A3EB8">
        <w:rPr>
          <w:rFonts w:ascii="Times New Roman" w:eastAsia="標楷體" w:hAnsi="Times New Roman" w:hint="eastAsia"/>
        </w:rPr>
        <w:t>些平台</w:t>
      </w:r>
      <w:r w:rsidR="00A33590">
        <w:rPr>
          <w:rFonts w:ascii="Times New Roman" w:eastAsia="標楷體" w:hAnsi="Times New Roman" w:hint="eastAsia"/>
        </w:rPr>
        <w:t>卻缺乏推薦產品的功能</w:t>
      </w:r>
      <w:r w:rsidR="006A3EB8">
        <w:rPr>
          <w:rFonts w:ascii="Times New Roman" w:eastAsia="標楷體" w:hAnsi="Times New Roman" w:hint="eastAsia"/>
        </w:rPr>
        <w:t>或是其推薦功能尚有可以改進的空間</w:t>
      </w:r>
      <w:r w:rsidR="00487A34">
        <w:rPr>
          <w:rFonts w:ascii="Times New Roman" w:eastAsia="標楷體" w:hAnsi="Times New Roman" w:hint="eastAsia"/>
        </w:rPr>
        <w:t>，例如美妝保養產品</w:t>
      </w:r>
      <w:r w:rsidR="00A31F63">
        <w:rPr>
          <w:rFonts w:ascii="Times New Roman" w:eastAsia="標楷體" w:hAnsi="Times New Roman" w:hint="eastAsia"/>
        </w:rPr>
        <w:t>其實</w:t>
      </w:r>
      <w:r w:rsidR="00487A34">
        <w:rPr>
          <w:rFonts w:ascii="Times New Roman" w:eastAsia="標楷體" w:hAnsi="Times New Roman" w:hint="eastAsia"/>
        </w:rPr>
        <w:t>具有跨產品類別的集合特性，但是在平台上卻少見推薦結果為</w:t>
      </w:r>
      <w:proofErr w:type="gramStart"/>
      <w:r w:rsidR="00487A34">
        <w:rPr>
          <w:rFonts w:ascii="Times New Roman" w:eastAsia="標楷體" w:hAnsi="Times New Roman" w:hint="eastAsia"/>
        </w:rPr>
        <w:t>ㄧ</w:t>
      </w:r>
      <w:proofErr w:type="gramEnd"/>
      <w:r w:rsidR="00652882">
        <w:rPr>
          <w:rFonts w:ascii="Times New Roman" w:eastAsia="標楷體" w:hAnsi="Times New Roman" w:hint="eastAsia"/>
        </w:rPr>
        <w:t>跨類別的</w:t>
      </w:r>
      <w:r w:rsidR="00487A34">
        <w:rPr>
          <w:rFonts w:ascii="Times New Roman" w:eastAsia="標楷體" w:hAnsi="Times New Roman" w:hint="eastAsia"/>
        </w:rPr>
        <w:t>集合</w:t>
      </w:r>
      <w:r w:rsidR="00A33590">
        <w:rPr>
          <w:rFonts w:ascii="Times New Roman" w:eastAsia="標楷體" w:hAnsi="Times New Roman" w:hint="eastAsia"/>
        </w:rPr>
        <w:t>。</w:t>
      </w:r>
    </w:p>
    <w:p w14:paraId="6CBB411D" w14:textId="322602B1" w:rsidR="002F57ED" w:rsidRDefault="006A3EB8" w:rsidP="00C0292C">
      <w:pPr>
        <w:spacing w:line="360" w:lineRule="auto"/>
        <w:jc w:val="both"/>
        <w:rPr>
          <w:rFonts w:ascii="Times New Roman" w:eastAsia="標楷體" w:hAnsi="Times New Roman"/>
        </w:rPr>
      </w:pPr>
      <w:r>
        <w:rPr>
          <w:rFonts w:ascii="Times New Roman" w:eastAsia="標楷體" w:hAnsi="Times New Roman" w:hint="eastAsia"/>
        </w:rPr>
        <w:t xml:space="preserve">　　</w:t>
      </w:r>
      <w:r w:rsidR="00652882">
        <w:rPr>
          <w:rFonts w:ascii="Times New Roman" w:eastAsia="標楷體" w:hAnsi="Times New Roman" w:hint="eastAsia"/>
        </w:rPr>
        <w:t>推薦系統雖</w:t>
      </w:r>
      <w:r w:rsidR="00C0292C" w:rsidRPr="00132CAF">
        <w:rPr>
          <w:rFonts w:ascii="Times New Roman" w:eastAsia="標楷體" w:hAnsi="Times New Roman" w:hint="eastAsia"/>
        </w:rPr>
        <w:t>已是被廣泛討論研究的議題</w:t>
      </w:r>
      <w:r w:rsidR="00652882">
        <w:rPr>
          <w:rFonts w:ascii="Times New Roman" w:eastAsia="標楷體" w:hAnsi="Times New Roman" w:hint="eastAsia"/>
        </w:rPr>
        <w:t>，但其存在也</w:t>
      </w:r>
      <w:r w:rsidR="00C0292C">
        <w:rPr>
          <w:rFonts w:ascii="Times New Roman" w:eastAsia="標楷體" w:hAnsi="Times New Roman" w:hint="eastAsia"/>
        </w:rPr>
        <w:t>被證實是人們發現或找尋與其需求相關的資訊、產品，或是服務的重要管道</w:t>
      </w:r>
      <w:r w:rsidR="00C0292C">
        <w:rPr>
          <w:rFonts w:ascii="Times New Roman" w:eastAsia="標楷體" w:hAnsi="Times New Roman"/>
        </w:rPr>
        <w:fldChar w:fldCharType="begin"/>
      </w:r>
      <w:r w:rsidR="00C0292C">
        <w:rPr>
          <w:rFonts w:ascii="Times New Roman" w:eastAsia="標楷體" w:hAnsi="Times New Roman"/>
        </w:rPr>
        <w:instrText xml:space="preserve"> ADDIN EN.CITE &lt;EndNote&gt;&lt;Cite&gt;&lt;Author&gt;Garcia Esparza&lt;/Author&gt;&lt;Year&gt;2012&lt;/Year&gt;&lt;RecNum&gt;13&lt;/RecNum&gt;&lt;DisplayText&gt;(Garcia Esparza, O’Mahony, &amp;amp; Smyth, 2012)&lt;/DisplayText&gt;&lt;record&gt;&lt;rec-number&gt;13&lt;/rec-number&gt;&lt;foreign-keys&gt;&lt;key app="EN" db-id="wafwfer04twvxhersz6xr2019zsswfxrwfas"&gt;13&lt;/key&gt;&lt;/foreign-keys&gt;&lt;ref-type name="Journal Article"&gt;17&lt;/ref-type&gt;&lt;contributors&gt;&lt;authors&gt;&lt;author&gt;Garcia Esparza, Sandra&lt;/author&gt;&lt;author&gt;O’Mahony, Michael P.&lt;/author&gt;&lt;author&gt;Smyth, Barry&lt;/author&gt;&lt;/authors&gt;&lt;/contributors&gt;&lt;titles&gt;&lt;title&gt;Mining the real-time web: A novel approach to product recommendation&lt;/title&gt;&lt;secondary-title&gt;Knowledge-Based Systems&lt;/secondary-title&gt;&lt;/titles&gt;&lt;periodical&gt;&lt;full-title&gt;Knowledge-Based Systems&lt;/full-title&gt;&lt;/periodical&gt;&lt;pages&gt;3-11&lt;/pages&gt;&lt;volume&gt;29&lt;/volume&gt;&lt;keywords&gt;&lt;keyword&gt;Real-time web&lt;/keyword&gt;&lt;keyword&gt;User-generated content&lt;/keyword&gt;&lt;keyword&gt;Micro-blogging&lt;/keyword&gt;&lt;keyword&gt;Recommender systems&lt;/keyword&gt;&lt;keyword&gt;Information retrieval&lt;/keyword&gt;&lt;/keywords&gt;&lt;dates&gt;&lt;year&gt;2012&lt;/year&gt;&lt;pub-dates&gt;&lt;date&gt;5//&lt;/date&gt;&lt;/pub-dates&gt;&lt;/dates&gt;&lt;isbn&gt;0950-7051&lt;/isbn&gt;&lt;urls&gt;&lt;related-urls&gt;&lt;url&gt;http://www.sciencedirect.com/science/article/pii/S095070511100147X&lt;/url&gt;&lt;/related-urls&gt;&lt;/urls&gt;&lt;electronic-resource-num&gt;http://dx.doi.org/10.1016/j.knosys.2011.07.007&lt;/electronic-resource-num&gt;&lt;/record&gt;&lt;/Cite&gt;&lt;/EndNote&gt;</w:instrText>
      </w:r>
      <w:r w:rsidR="00C0292C">
        <w:rPr>
          <w:rFonts w:ascii="Times New Roman" w:eastAsia="標楷體" w:hAnsi="Times New Roman"/>
        </w:rPr>
        <w:fldChar w:fldCharType="separate"/>
      </w:r>
      <w:r w:rsidR="00C0292C">
        <w:rPr>
          <w:rFonts w:ascii="Times New Roman" w:eastAsia="標楷體" w:hAnsi="Times New Roman"/>
          <w:noProof/>
        </w:rPr>
        <w:t>(</w:t>
      </w:r>
      <w:hyperlink w:anchor="_ENREF_11" w:tooltip="Garcia Esparza, 2012 #13" w:history="1">
        <w:r w:rsidR="00BF6AFD">
          <w:rPr>
            <w:rFonts w:ascii="Times New Roman" w:eastAsia="標楷體" w:hAnsi="Times New Roman"/>
            <w:noProof/>
          </w:rPr>
          <w:t>Garcia Esparza, O’Mahony, &amp; Smyth, 2012</w:t>
        </w:r>
      </w:hyperlink>
      <w:r w:rsidR="00C0292C">
        <w:rPr>
          <w:rFonts w:ascii="Times New Roman" w:eastAsia="標楷體" w:hAnsi="Times New Roman"/>
          <w:noProof/>
        </w:rPr>
        <w:t>)</w:t>
      </w:r>
      <w:r w:rsidR="00C0292C">
        <w:rPr>
          <w:rFonts w:ascii="Times New Roman" w:eastAsia="標楷體" w:hAnsi="Times New Roman"/>
        </w:rPr>
        <w:fldChar w:fldCharType="end"/>
      </w:r>
      <w:r w:rsidR="00652882">
        <w:rPr>
          <w:rFonts w:ascii="Times New Roman" w:eastAsia="標楷體" w:hAnsi="Times New Roman" w:hint="eastAsia"/>
        </w:rPr>
        <w:t>。隨著網際網路的蓬勃發展，資訊量</w:t>
      </w:r>
      <w:r w:rsidR="00C0292C">
        <w:rPr>
          <w:rFonts w:ascii="Times New Roman" w:eastAsia="標楷體" w:hAnsi="Times New Roman" w:hint="eastAsia"/>
        </w:rPr>
        <w:t>增加</w:t>
      </w:r>
      <w:r w:rsidR="00652882">
        <w:rPr>
          <w:rFonts w:ascii="Times New Roman" w:eastAsia="標楷體" w:hAnsi="Times New Roman" w:hint="eastAsia"/>
        </w:rPr>
        <w:t>快速</w:t>
      </w:r>
      <w:r w:rsidR="00C0292C">
        <w:rPr>
          <w:rFonts w:ascii="Times New Roman" w:eastAsia="標楷體" w:hAnsi="Times New Roman" w:hint="eastAsia"/>
        </w:rPr>
        <w:t>，</w:t>
      </w:r>
      <w:r w:rsidR="00800B8A">
        <w:rPr>
          <w:rFonts w:ascii="Times New Roman" w:eastAsia="標楷體" w:hAnsi="Times New Roman" w:hint="eastAsia"/>
        </w:rPr>
        <w:t>造成許多使用者難以消化這些大量的資訊，這樣的難題使得資訊過濾系統因此被提出，以協助使用者濾除不必要的資訊。</w:t>
      </w:r>
      <w:r w:rsidR="00C0292C">
        <w:rPr>
          <w:rFonts w:ascii="Times New Roman" w:eastAsia="標楷體" w:hAnsi="Times New Roman" w:hint="eastAsia"/>
        </w:rPr>
        <w:t>推薦</w:t>
      </w:r>
      <w:r w:rsidR="00CD490A">
        <w:rPr>
          <w:rFonts w:ascii="Times New Roman" w:eastAsia="標楷體" w:hAnsi="Times New Roman" w:hint="eastAsia"/>
        </w:rPr>
        <w:t>系統即是一種資訊過濾系統，能將一些尚未被發現的資訊過濾出來，以</w:t>
      </w:r>
      <w:r w:rsidR="00C0292C">
        <w:rPr>
          <w:rFonts w:ascii="Times New Roman" w:eastAsia="標楷體" w:hAnsi="Times New Roman" w:hint="eastAsia"/>
        </w:rPr>
        <w:t>對特定使用者</w:t>
      </w:r>
      <w:r w:rsidR="00CD490A">
        <w:rPr>
          <w:rFonts w:ascii="Times New Roman" w:eastAsia="標楷體" w:hAnsi="Times New Roman" w:hint="eastAsia"/>
        </w:rPr>
        <w:t>提供決策建議</w:t>
      </w:r>
      <w:r w:rsidR="00E174C7">
        <w:rPr>
          <w:rFonts w:ascii="Times New Roman" w:eastAsia="標楷體" w:hAnsi="Times New Roman"/>
        </w:rPr>
        <w:fldChar w:fldCharType="begin">
          <w:fldData xml:space="preserve">PEVuZE5vdGU+PENpdGU+PEF1dGhvcj5aYWhyYTwvQXV0aG9yPjxZZWFyPjIwMTU8L1llYXI+PFJl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</w:fldData>
        </w:fldChar>
      </w:r>
      <w:r w:rsidR="007F0D8E">
        <w:rPr>
          <w:rFonts w:ascii="Times New Roman" w:eastAsia="標楷體" w:hAnsi="Times New Roman"/>
        </w:rPr>
        <w:instrText xml:space="preserve"> ADDIN EN.CITE </w:instrText>
      </w:r>
      <w:r w:rsidR="007F0D8E">
        <w:rPr>
          <w:rFonts w:ascii="Times New Roman" w:eastAsia="標楷體" w:hAnsi="Times New Roman"/>
        </w:rPr>
        <w:fldChar w:fldCharType="begin">
          <w:fldData xml:space="preserve">PEVuZE5vdGU+PENpdGU+PEF1dGhvcj5aYWhyYTwvQXV0aG9yPjxZZWFyPjIwMTU8L1llYXI+PFJl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</w:fldData>
        </w:fldChar>
      </w:r>
      <w:r w:rsidR="007F0D8E">
        <w:rPr>
          <w:rFonts w:ascii="Times New Roman" w:eastAsia="標楷體" w:hAnsi="Times New Roman"/>
        </w:rPr>
        <w:instrText xml:space="preserve"> ADDIN EN.CITE.DATA </w:instrText>
      </w:r>
      <w:r w:rsidR="007F0D8E">
        <w:rPr>
          <w:rFonts w:ascii="Times New Roman" w:eastAsia="標楷體" w:hAnsi="Times New Roman"/>
        </w:rPr>
      </w:r>
      <w:r w:rsidR="007F0D8E">
        <w:rPr>
          <w:rFonts w:ascii="Times New Roman" w:eastAsia="標楷體" w:hAnsi="Times New Roman"/>
        </w:rPr>
        <w:fldChar w:fldCharType="end"/>
      </w:r>
      <w:r w:rsidR="00E174C7">
        <w:rPr>
          <w:rFonts w:ascii="Times New Roman" w:eastAsia="標楷體" w:hAnsi="Times New Roman"/>
        </w:rPr>
      </w:r>
      <w:r w:rsidR="00E174C7">
        <w:rPr>
          <w:rFonts w:ascii="Times New Roman" w:eastAsia="標楷體" w:hAnsi="Times New Roman"/>
        </w:rPr>
        <w:fldChar w:fldCharType="separate"/>
      </w:r>
      <w:r w:rsidR="007F0D8E">
        <w:rPr>
          <w:rFonts w:ascii="Times New Roman" w:eastAsia="標楷體" w:hAnsi="Times New Roman"/>
          <w:noProof/>
        </w:rPr>
        <w:t>(</w:t>
      </w:r>
      <w:hyperlink w:anchor="_ENREF_15" w:tooltip="Isinkaye, 2016 #27" w:history="1">
        <w:r w:rsidR="00BF6AFD">
          <w:rPr>
            <w:rFonts w:ascii="Times New Roman" w:eastAsia="標楷體" w:hAnsi="Times New Roman"/>
            <w:noProof/>
          </w:rPr>
          <w:t>Isinkaye, Folajimi, &amp; Ojokoh, 2016</w:t>
        </w:r>
      </w:hyperlink>
      <w:r w:rsidR="007F0D8E">
        <w:rPr>
          <w:rFonts w:ascii="Times New Roman" w:eastAsia="標楷體" w:hAnsi="Times New Roman"/>
          <w:noProof/>
        </w:rPr>
        <w:t xml:space="preserve">; </w:t>
      </w:r>
      <w:hyperlink w:anchor="_ENREF_37" w:tooltip="Zahra, 2015 #23" w:history="1">
        <w:r w:rsidR="00BF6AFD">
          <w:rPr>
            <w:rFonts w:ascii="Times New Roman" w:eastAsia="標楷體" w:hAnsi="Times New Roman"/>
            <w:noProof/>
          </w:rPr>
          <w:t>Zahra et al., 2015</w:t>
        </w:r>
      </w:hyperlink>
      <w:r w:rsidR="007F0D8E">
        <w:rPr>
          <w:rFonts w:ascii="Times New Roman" w:eastAsia="標楷體" w:hAnsi="Times New Roman"/>
          <w:noProof/>
        </w:rPr>
        <w:t>)</w:t>
      </w:r>
      <w:r w:rsidR="00E174C7">
        <w:rPr>
          <w:rFonts w:ascii="Times New Roman" w:eastAsia="標楷體" w:hAnsi="Times New Roman"/>
        </w:rPr>
        <w:fldChar w:fldCharType="end"/>
      </w:r>
      <w:r w:rsidR="00C0292C">
        <w:rPr>
          <w:rFonts w:ascii="Times New Roman" w:eastAsia="標楷體" w:hAnsi="Times New Roman" w:hint="eastAsia"/>
        </w:rPr>
        <w:t>。</w:t>
      </w:r>
    </w:p>
    <w:p w14:paraId="6D024261" w14:textId="565BA910" w:rsidR="00FA56C3" w:rsidRPr="00B41ED8" w:rsidRDefault="002F57ED" w:rsidP="00F0707C">
      <w:pPr>
        <w:spacing w:line="360" w:lineRule="auto"/>
        <w:jc w:val="both"/>
      </w:pPr>
      <w:r>
        <w:rPr>
          <w:rFonts w:ascii="Times New Roman" w:eastAsia="標楷體" w:hAnsi="Times New Roman" w:hint="eastAsia"/>
        </w:rPr>
        <w:t xml:space="preserve">    </w:t>
      </w:r>
      <w:r w:rsidR="00C0292C">
        <w:rPr>
          <w:rFonts w:ascii="Times New Roman" w:eastAsia="標楷體" w:hAnsi="Times New Roman" w:hint="eastAsia"/>
        </w:rPr>
        <w:t>推薦系統的目的即是要幫助使用者在許多選擇中決定出</w:t>
      </w:r>
      <w:proofErr w:type="gramStart"/>
      <w:r w:rsidR="00C0292C">
        <w:rPr>
          <w:rFonts w:ascii="Times New Roman" w:eastAsia="標楷體" w:hAnsi="Times New Roman" w:hint="eastAsia"/>
        </w:rPr>
        <w:t>最</w:t>
      </w:r>
      <w:proofErr w:type="gramEnd"/>
      <w:r w:rsidR="00C0292C">
        <w:rPr>
          <w:rFonts w:ascii="Times New Roman" w:eastAsia="標楷體" w:hAnsi="Times New Roman" w:hint="eastAsia"/>
        </w:rPr>
        <w:t>適方案；而</w:t>
      </w:r>
      <w:r w:rsidR="00800B8A">
        <w:rPr>
          <w:rFonts w:ascii="Times New Roman" w:eastAsia="標楷體" w:hAnsi="Times New Roman" w:hint="eastAsia"/>
        </w:rPr>
        <w:t>根據其資訊過濾的方式又可分為</w:t>
      </w:r>
      <w:r w:rsidR="00C0292C">
        <w:rPr>
          <w:rFonts w:ascii="Times New Roman" w:eastAsia="標楷體" w:hAnsi="Times New Roman" w:hint="eastAsia"/>
        </w:rPr>
        <w:t>多種推薦系統</w:t>
      </w:r>
      <w:r w:rsidR="00C0292C">
        <w:rPr>
          <w:rFonts w:ascii="Times New Roman" w:eastAsia="標楷體" w:hAnsi="Times New Roman"/>
        </w:rPr>
        <w:fldChar w:fldCharType="begin"/>
      </w:r>
      <w:r w:rsidR="00C0292C">
        <w:rPr>
          <w:rFonts w:ascii="Times New Roman" w:eastAsia="標楷體" w:hAnsi="Times New Roman"/>
        </w:rPr>
        <w:instrText xml:space="preserve"> ADDIN EN.CITE &lt;EndNote&gt;&lt;Cite&gt;&lt;Author&gt;Garcia Esparza&lt;/Author&gt;&lt;Year&gt;2012&lt;/Year&gt;&lt;RecNum&gt;13&lt;/RecNum&gt;&lt;DisplayText&gt;(Garcia Esparza et al., 2012)&lt;/DisplayText&gt;&lt;record&gt;&lt;rec-number&gt;13&lt;/rec-number&gt;&lt;foreign-keys&gt;&lt;key app="EN" db-id="wafwfer04twvxhersz6xr2019zsswfxrwfas"&gt;13&lt;/key&gt;&lt;/foreign-keys&gt;&lt;ref-type name="Journal Article"&gt;17&lt;/ref-type&gt;&lt;contributors&gt;&lt;authors&gt;&lt;author&gt;Garcia Esparza, Sandra&lt;/author&gt;&lt;author&gt;O’Mahony, Michael P.&lt;/author&gt;&lt;author&gt;Smyth, Barry&lt;/author&gt;&lt;/authors&gt;&lt;/contributors&gt;&lt;titles&gt;&lt;title&gt;Mining the real-time web: A novel approach to product recommendation&lt;/title&gt;&lt;secondary-title&gt;Knowledge-Based Systems&lt;/secondary-title&gt;&lt;/titles&gt;&lt;periodical&gt;&lt;full-title&gt;Knowledge-Based Systems&lt;/full-title&gt;&lt;/periodical&gt;&lt;pages&gt;3-11&lt;/pages&gt;&lt;volume&gt;29&lt;/volume&gt;&lt;keywords&gt;&lt;keyword&gt;Real-time web&lt;/keyword&gt;&lt;keyword&gt;User-generated content&lt;/keyword&gt;&lt;keyword&gt;Micro-blogging&lt;/keyword&gt;&lt;keyword&gt;Recommender systems&lt;/keyword&gt;&lt;keyword&gt;Information retrieval&lt;/keyword&gt;&lt;/keywords&gt;&lt;dates&gt;&lt;year&gt;2012&lt;/year&gt;&lt;pub-dates&gt;&lt;date&gt;5//&lt;/date&gt;&lt;/pub-dates&gt;&lt;/dates&gt;&lt;isbn&gt;0950-7051&lt;/isbn&gt;&lt;urls&gt;&lt;related-urls&gt;&lt;url&gt;http://www.sciencedirect.com/science/article/pii/S095070511100147X&lt;/url&gt;&lt;/related-urls&gt;&lt;/urls&gt;&lt;electronic-resource-num&gt;http://dx.doi.org/10.1016/j.knosys.2011.07.007&lt;/electronic-resource-num&gt;&lt;/record&gt;&lt;/Cite&gt;&lt;/EndNote&gt;</w:instrText>
      </w:r>
      <w:r w:rsidR="00C0292C">
        <w:rPr>
          <w:rFonts w:ascii="Times New Roman" w:eastAsia="標楷體" w:hAnsi="Times New Roman"/>
        </w:rPr>
        <w:fldChar w:fldCharType="separate"/>
      </w:r>
      <w:r w:rsidR="00C0292C">
        <w:rPr>
          <w:rFonts w:ascii="Times New Roman" w:eastAsia="標楷體" w:hAnsi="Times New Roman"/>
          <w:noProof/>
        </w:rPr>
        <w:t>(</w:t>
      </w:r>
      <w:hyperlink w:anchor="_ENREF_11" w:tooltip="Garcia Esparza, 2012 #13" w:history="1">
        <w:r w:rsidR="00BF6AFD">
          <w:rPr>
            <w:rFonts w:ascii="Times New Roman" w:eastAsia="標楷體" w:hAnsi="Times New Roman"/>
            <w:noProof/>
          </w:rPr>
          <w:t>Garcia Esparza et al., 2012</w:t>
        </w:r>
      </w:hyperlink>
      <w:r w:rsidR="00C0292C">
        <w:rPr>
          <w:rFonts w:ascii="Times New Roman" w:eastAsia="標楷體" w:hAnsi="Times New Roman"/>
          <w:noProof/>
        </w:rPr>
        <w:t>)</w:t>
      </w:r>
      <w:r w:rsidR="00C0292C">
        <w:rPr>
          <w:rFonts w:ascii="Times New Roman" w:eastAsia="標楷體" w:hAnsi="Times New Roman"/>
        </w:rPr>
        <w:fldChar w:fldCharType="end"/>
      </w:r>
      <w:r w:rsidR="00C0292C">
        <w:rPr>
          <w:rFonts w:ascii="Times New Roman" w:eastAsia="標楷體" w:hAnsi="Times New Roman" w:hint="eastAsia"/>
        </w:rPr>
        <w:t>。根據</w:t>
      </w:r>
      <w:r w:rsidR="00BF6AFD">
        <w:rPr>
          <w:rFonts w:ascii="Times New Roman" w:eastAsia="標楷體" w:hAnsi="Times New Roman"/>
        </w:rPr>
        <w:fldChar w:fldCharType="begin"/>
      </w:r>
      <w:r w:rsidR="00BF6AFD">
        <w:rPr>
          <w:rFonts w:ascii="Times New Roman" w:eastAsia="標楷體" w:hAnsi="Times New Roman"/>
        </w:rPr>
        <w:instrText xml:space="preserve"> </w:instrText>
      </w:r>
      <w:r w:rsidR="00BF6AFD">
        <w:rPr>
          <w:rFonts w:ascii="Times New Roman" w:eastAsia="標楷體" w:hAnsi="Times New Roman" w:hint="eastAsia"/>
        </w:rPr>
        <w:instrText>HYPERLINK \l "_ENREF_38" \o "Zhang, 2012 #16"</w:instrText>
      </w:r>
      <w:r w:rsidR="00BF6AFD">
        <w:rPr>
          <w:rFonts w:ascii="Times New Roman" w:eastAsia="標楷體" w:hAnsi="Times New Roman"/>
        </w:rPr>
        <w:instrText xml:space="preserve"> </w:instrText>
      </w:r>
      <w:r w:rsidR="00BF6AFD">
        <w:rPr>
          <w:rFonts w:ascii="Times New Roman" w:eastAsia="標楷體" w:hAnsi="Times New Roman"/>
        </w:rPr>
        <w:fldChar w:fldCharType="separate"/>
      </w:r>
      <w:r w:rsidR="00BF6AFD">
        <w:rPr>
          <w:rFonts w:ascii="Times New Roman" w:eastAsia="標楷體" w:hAnsi="Times New Roman"/>
        </w:rPr>
        <w:fldChar w:fldCharType="begin"/>
      </w:r>
      <w:r w:rsidR="00BF6AFD">
        <w:rPr>
          <w:rFonts w:ascii="Times New Roman" w:eastAsia="標楷體" w:hAnsi="Times New Roman"/>
        </w:rPr>
        <w:instrText xml:space="preserve"> ADDIN EN.CITE &lt;EndNote&gt;&lt;Cite AuthorYear="1"&gt;&lt;Author&gt;Zhang&lt;/Author&gt;&lt;Year&gt;2012&lt;/Year&gt;&lt;RecNum&gt;16&lt;/RecNum&gt;&lt;DisplayText&gt;Zhang, Hu, Chen, Chen, and Shi (2012)&lt;/DisplayText&gt;&lt;record&gt;&lt;rec-number&gt;16&lt;/rec-number&gt;&lt;foreign-keys&gt;&lt;key app="EN" db-id="wafwfer04twvxhersz6xr2019zsswfxrwfas"&gt;16&lt;/key&gt;&lt;/foreign-keys&gt;&lt;ref-type name="Journal Article"&gt;17&lt;/ref-type&gt;&lt;contributors&gt;&lt;authors&gt;&lt;author&gt;Zhang, Lingling&lt;/author&gt;&lt;author&gt;Hu, Caifeng&lt;/author&gt;&lt;author&gt;Chen, Quan&lt;/author&gt;&lt;author&gt;Chen, Yibing&lt;/author&gt;&lt;author&gt;Shi, Yong&lt;/author&gt;&lt;/authors&gt;&lt;/contributors&gt;&lt;titles&gt;&lt;title&gt;Domain Knowledge Based Personalized Recommendation Model and Its Application in Cross-selling&lt;/title&gt;&lt;secondary-title&gt;Procedia Computer Science&lt;/secondary-title&gt;&lt;/titles&gt;&lt;periodical&gt;&lt;full-title&gt;Procedia Computer Science&lt;/full-title&gt;&lt;/periodical&gt;&lt;pages&gt;1314-1323&lt;/pages&gt;&lt;volume&gt;9&lt;/volume&gt;&lt;keywords&gt;&lt;keyword&gt;Domain knowledge&lt;/keyword&gt;&lt;keyword&gt;personalized recommendation&lt;/keyword&gt;&lt;keyword&gt;collaborative filtering&lt;/keyword&gt;&lt;/keywords&gt;&lt;dates&gt;&lt;year&gt;2012&lt;/year&gt;&lt;pub-dates&gt;&lt;date&gt;//&lt;/date&gt;&lt;/pub-dates&gt;&lt;/dates&gt;&lt;isbn&gt;1877-0509&lt;/isbn&gt;&lt;urls&gt;&lt;related-urls&gt;&lt;url&gt;http://www.sciencedirect.com/science/article/pii/S1877050912002657&lt;/url&gt;&lt;/related-urls&gt;&lt;/urls&gt;&lt;electronic-resource-num&gt;http://dx.doi.org/10.1016/j.procs.2012.04.144&lt;/electronic-resource-num&gt;&lt;/record&gt;&lt;/Cite&gt;&lt;/EndNote&gt;</w:instrText>
      </w:r>
      <w:r w:rsidR="00BF6AFD">
        <w:rPr>
          <w:rFonts w:ascii="Times New Roman" w:eastAsia="標楷體" w:hAnsi="Times New Roman"/>
        </w:rPr>
        <w:fldChar w:fldCharType="separate"/>
      </w:r>
      <w:r w:rsidR="00BF6AFD">
        <w:rPr>
          <w:rFonts w:ascii="Times New Roman" w:eastAsia="標楷體" w:hAnsi="Times New Roman"/>
          <w:noProof/>
        </w:rPr>
        <w:t>Zhang, Hu, Chen, Chen, and Shi (2012)</w:t>
      </w:r>
      <w:r w:rsidR="00BF6AFD">
        <w:rPr>
          <w:rFonts w:ascii="Times New Roman" w:eastAsia="標楷體" w:hAnsi="Times New Roman"/>
        </w:rPr>
        <w:fldChar w:fldCharType="end"/>
      </w:r>
      <w:r w:rsidR="00BF6AFD">
        <w:rPr>
          <w:rFonts w:ascii="Times New Roman" w:eastAsia="標楷體" w:hAnsi="Times New Roman"/>
        </w:rPr>
        <w:fldChar w:fldCharType="end"/>
      </w:r>
      <w:r w:rsidR="009513ED">
        <w:rPr>
          <w:rFonts w:ascii="Times New Roman" w:eastAsia="標楷體" w:hAnsi="Times New Roman" w:hint="eastAsia"/>
        </w:rPr>
        <w:t>及</w:t>
      </w:r>
      <w:hyperlink w:anchor="_ENREF_15" w:tooltip="Isinkaye, 2016 #27" w:history="1">
        <w:r w:rsidR="00BF6AFD">
          <w:rPr>
            <w:rFonts w:ascii="Times New Roman" w:eastAsia="標楷體" w:hAnsi="Times New Roman"/>
          </w:rPr>
          <w:fldChar w:fldCharType="begin"/>
        </w:r>
        <w:r w:rsidR="00BF6AFD">
          <w:rPr>
            <w:rFonts w:ascii="Times New Roman" w:eastAsia="標楷體" w:hAnsi="Times New Roman"/>
          </w:rPr>
          <w:instrText xml:space="preserve"> ADDIN EN.CITE &lt;EndNote&gt;&lt;Cite AuthorYear="1"&gt;&lt;Author&gt;Isinkaye&lt;/Author&gt;&lt;Year&gt;2016&lt;/Year&gt;&lt;RecNum&gt;27&lt;/RecNum&gt;&lt;DisplayText&gt;Isinkaye et al. (2016)&lt;/DisplayText&gt;&lt;record&gt;&lt;rec-number&gt;27&lt;/rec-number&gt;&lt;foreign-keys&gt;&lt;key app="EN" db-id="wafwfer04twvxhersz6xr2019zsswfxrwfas"&gt;27&lt;/key&gt;&lt;/foreign-keys&gt;&lt;ref-type name="Journal Article"&gt;17&lt;/ref-type&gt;&lt;contributors&gt;&lt;authors&gt;&lt;author&gt;Isinkaye, F. O.&lt;/author&gt;&lt;author&gt;Folajimi, Y. O.&lt;/author&gt;&lt;author&gt;Ojokoh, B. A.&lt;/author&gt;&lt;/authors&gt;&lt;/contributors&gt;&lt;titles&gt;&lt;title&gt;Recommendation systems: Principles, methods and evaluation&lt;/title&gt;&lt;secondary-title&gt;Egyptian Informatics Journal&lt;/secondary-title&gt;&lt;/titles&gt;&lt;periodical&gt;&lt;full-title&gt;Egyptian Informatics Journal&lt;/full-title&gt;&lt;/periodical&gt;&lt;keywords&gt;&lt;keyword&gt;Collaborative filtering&lt;/keyword&gt;&lt;keyword&gt;Content-based filtering&lt;/keyword&gt;&lt;keyword&gt;Hybrid filtering technique&lt;/keyword&gt;&lt;keyword&gt;Recommendation systems&lt;/keyword&gt;&lt;keyword&gt;Evaluation&lt;/keyword&gt;&lt;/keywords&gt;&lt;dates&gt;&lt;year&gt;2016&lt;/year&gt;&lt;/dates&gt;&lt;isbn&gt;1110-8665&lt;/isbn&gt;&lt;urls&gt;&lt;related-urls&gt;&lt;url&gt;http://www.sciencedirect.com/science/article/pii/S1110866515000341&lt;/url&gt;&lt;/related-urls&gt;&lt;/urls&gt;&lt;electronic-resource-num&gt;http://dx.doi.org/10.1016/j.eij.2015.06.005&lt;/electronic-resource-num&gt;&lt;/record&gt;&lt;/Cite&gt;&lt;/EndNote&gt;</w:instrText>
        </w:r>
        <w:r w:rsidR="00BF6AFD">
          <w:rPr>
            <w:rFonts w:ascii="Times New Roman" w:eastAsia="標楷體" w:hAnsi="Times New Roman"/>
          </w:rPr>
          <w:fldChar w:fldCharType="separate"/>
        </w:r>
        <w:r w:rsidR="00BF6AFD">
          <w:rPr>
            <w:rFonts w:ascii="Times New Roman" w:eastAsia="標楷體" w:hAnsi="Times New Roman"/>
            <w:noProof/>
          </w:rPr>
          <w:t>Isinkaye et al. (2016)</w:t>
        </w:r>
        <w:r w:rsidR="00BF6AFD">
          <w:rPr>
            <w:rFonts w:ascii="Times New Roman" w:eastAsia="標楷體" w:hAnsi="Times New Roman"/>
          </w:rPr>
          <w:fldChar w:fldCharType="end"/>
        </w:r>
      </w:hyperlink>
      <w:r w:rsidR="009513ED">
        <w:rPr>
          <w:rFonts w:ascii="Times New Roman" w:eastAsia="標楷體" w:hAnsi="Times New Roman" w:hint="eastAsia"/>
        </w:rPr>
        <w:t>指出</w:t>
      </w:r>
      <w:r w:rsidR="00800B8A">
        <w:rPr>
          <w:rFonts w:ascii="Times New Roman" w:eastAsia="標楷體" w:hAnsi="Times New Roman" w:hint="eastAsia"/>
        </w:rPr>
        <w:t>，</w:t>
      </w:r>
      <w:r w:rsidR="009513ED">
        <w:rPr>
          <w:rFonts w:ascii="Times New Roman" w:eastAsia="標楷體" w:hAnsi="Times New Roman" w:hint="eastAsia"/>
        </w:rPr>
        <w:t>發展最為成熟且</w:t>
      </w:r>
      <w:r w:rsidR="00C0292C">
        <w:rPr>
          <w:rFonts w:ascii="Times New Roman" w:eastAsia="標楷體" w:hAnsi="Times New Roman" w:hint="eastAsia"/>
        </w:rPr>
        <w:t>最常被使用的推薦系統類型為協同過濾式推薦系統</w:t>
      </w:r>
      <w:r w:rsidR="00800B8A">
        <w:rPr>
          <w:rFonts w:ascii="Times New Roman" w:eastAsia="標楷體" w:hAnsi="Times New Roman" w:hint="eastAsia"/>
        </w:rPr>
        <w:t>(</w:t>
      </w:r>
      <w:r w:rsidR="00800B8A">
        <w:rPr>
          <w:rFonts w:ascii="Times New Roman" w:eastAsia="標楷體" w:hAnsi="Times New Roman"/>
        </w:rPr>
        <w:t>collaborative filtering recommendation system</w:t>
      </w:r>
      <w:r w:rsidR="00800B8A">
        <w:rPr>
          <w:rFonts w:ascii="Times New Roman" w:eastAsia="標楷體" w:hAnsi="Times New Roman" w:hint="eastAsia"/>
        </w:rPr>
        <w:t>)</w:t>
      </w:r>
      <w:r w:rsidR="00800B8A">
        <w:rPr>
          <w:rFonts w:ascii="Times New Roman" w:eastAsia="標楷體" w:hAnsi="Times New Roman" w:hint="eastAsia"/>
        </w:rPr>
        <w:t>，其最大的優點在於不需要對推薦對象的內容特徵屬性進行分析，且</w:t>
      </w:r>
      <w:r w:rsidR="00C0292C">
        <w:rPr>
          <w:rFonts w:ascii="Times New Roman" w:eastAsia="標楷體" w:hAnsi="Times New Roman" w:hint="eastAsia"/>
        </w:rPr>
        <w:t>在一定資料範圍的情況下，具有高品質的推薦結果。</w:t>
      </w:r>
      <w:r w:rsidR="00B41ED8">
        <w:rPr>
          <w:rFonts w:ascii="Times New Roman" w:eastAsia="標楷體" w:hAnsi="Times New Roman" w:hint="eastAsia"/>
        </w:rPr>
        <w:t>但協同過濾式推薦系統仍然會面臨一些問題，導致推薦結果不佳，因此</w:t>
      </w:r>
      <w:hyperlink w:anchor="_ENREF_17" w:tooltip="Kumar, 2015 #24" w:history="1">
        <w:r w:rsidR="00BF6AFD">
          <w:rPr>
            <w:rFonts w:ascii="Times New Roman" w:eastAsia="標楷體" w:hAnsi="Times New Roman"/>
          </w:rPr>
          <w:fldChar w:fldCharType="begin"/>
        </w:r>
        <w:r w:rsidR="00BF6AFD">
          <w:rPr>
            <w:rFonts w:ascii="Times New Roman" w:eastAsia="標楷體" w:hAnsi="Times New Roman"/>
          </w:rPr>
          <w:instrText xml:space="preserve"> ADDIN EN.CITE &lt;EndNote&gt;&lt;Cite AuthorYear="1"&gt;&lt;Author&gt;Kumar&lt;/Author&gt;&lt;Year&gt;2015&lt;/Year&gt;&lt;RecNum&gt;24&lt;/RecNum&gt;&lt;DisplayText&gt;Kumar and Fan (2015)&lt;/DisplayText&gt;&lt;record&gt;&lt;rec-number&gt;24&lt;/rec-number&gt;&lt;foreign-keys&gt;&lt;key app="EN" db-id="wafwfer04twvxhersz6xr2019zsswfxrwfas"&gt;24&lt;/key&gt;&lt;/foreign-keys&gt;&lt;ref-type name="Journal Article"&gt;17&lt;/ref-type&gt;&lt;contributors&gt;&lt;authors&gt;&lt;author&gt;Kumar, Nitin Pradeep&lt;/author&gt;&lt;author&gt;Fan, Zhenzhen&lt;/author&gt;&lt;/authors&gt;&lt;/contributors&gt;&lt;titles&gt;&lt;title&gt;Hybrid User-Item Based Collaborative Filtering&lt;/title&gt;&lt;secondary-title&gt;Procedia Computer Science&lt;/secondary-title&gt;&lt;/titles&gt;&lt;periodical&gt;&lt;full-title&gt;Procedia Computer Science&lt;/full-title&gt;&lt;/periodical&gt;&lt;pages&gt;1453-1461&lt;/pages&gt;&lt;volume&gt;60&lt;/volume&gt;&lt;keywords&gt;&lt;keyword&gt;Item based collaborative Filtering&lt;/keyword&gt;&lt;keyword&gt;SOM&lt;/keyword&gt;&lt;keyword&gt;GA&lt;/keyword&gt;&lt;keyword&gt;CBR&lt;/keyword&gt;&lt;/keywords&gt;&lt;dates&gt;&lt;year&gt;2015&lt;/year&gt;&lt;pub-dates&gt;&lt;date&gt;//&lt;/date&gt;&lt;/pub-dates&gt;&lt;/dates&gt;&lt;isbn&gt;1877-0509&lt;/isbn&gt;&lt;urls&gt;&lt;related-urls&gt;&lt;url&gt;http://www.sciencedirect.com/science/article/pii/S1877050915023492&lt;/url&gt;&lt;/related-urls&gt;&lt;/urls&gt;&lt;electronic-resource-num&gt;http://dx.doi.org/10.1016/j.procs.2015.08.222&lt;/electronic-resource-num&gt;&lt;/record&gt;&lt;/Cite&gt;&lt;/EndNote&gt;</w:instrText>
        </w:r>
        <w:r w:rsidR="00BF6AFD">
          <w:rPr>
            <w:rFonts w:ascii="Times New Roman" w:eastAsia="標楷體" w:hAnsi="Times New Roman"/>
          </w:rPr>
          <w:fldChar w:fldCharType="separate"/>
        </w:r>
        <w:r w:rsidR="00BF6AFD">
          <w:rPr>
            <w:rFonts w:ascii="Times New Roman" w:eastAsia="標楷體" w:hAnsi="Times New Roman"/>
            <w:noProof/>
          </w:rPr>
          <w:t>Kumar and Fan (2015)</w:t>
        </w:r>
        <w:r w:rsidR="00BF6AFD">
          <w:rPr>
            <w:rFonts w:ascii="Times New Roman" w:eastAsia="標楷體" w:hAnsi="Times New Roman"/>
          </w:rPr>
          <w:fldChar w:fldCharType="end"/>
        </w:r>
      </w:hyperlink>
      <w:r w:rsidR="000F58A4">
        <w:rPr>
          <w:rFonts w:ascii="Times New Roman" w:eastAsia="標楷體" w:hAnsi="Times New Roman" w:hint="eastAsia"/>
        </w:rPr>
        <w:t>提出了ㄧ種</w:t>
      </w:r>
      <w:r w:rsidR="0077156E">
        <w:rPr>
          <w:rFonts w:ascii="Times New Roman" w:eastAsia="標楷體" w:hAnsi="Times New Roman" w:hint="eastAsia"/>
        </w:rPr>
        <w:t>混合式方法，能</w:t>
      </w:r>
      <w:r w:rsidR="00B41ED8">
        <w:rPr>
          <w:rFonts w:ascii="Times New Roman" w:eastAsia="標楷體" w:hAnsi="Times New Roman" w:hint="eastAsia"/>
        </w:rPr>
        <w:t>在透過其他資源的輔助下</w:t>
      </w:r>
      <w:r w:rsidR="0077156E">
        <w:rPr>
          <w:rFonts w:ascii="Times New Roman" w:eastAsia="標楷體" w:hAnsi="Times New Roman" w:hint="eastAsia"/>
        </w:rPr>
        <w:t>達到更佳的個人化推薦結果</w:t>
      </w:r>
      <w:r w:rsidR="000F58A4">
        <w:rPr>
          <w:rFonts w:ascii="Times New Roman" w:eastAsia="標楷體" w:hAnsi="Times New Roman" w:hint="eastAsia"/>
          <w:szCs w:val="24"/>
        </w:rPr>
        <w:t>。</w:t>
      </w:r>
      <w:r w:rsidR="008349ED">
        <w:rPr>
          <w:rFonts w:ascii="Times New Roman" w:eastAsia="標楷體" w:hAnsi="Times New Roman" w:hint="eastAsia"/>
        </w:rPr>
        <w:t>故</w:t>
      </w:r>
      <w:r w:rsidR="00FA56C3">
        <w:rPr>
          <w:rFonts w:ascii="Times New Roman" w:eastAsia="標楷體" w:hAnsi="Times New Roman" w:hint="eastAsia"/>
        </w:rPr>
        <w:t>本研究將以混合式推薦系統</w:t>
      </w:r>
      <w:r w:rsidR="000F686A">
        <w:rPr>
          <w:rFonts w:ascii="Times New Roman" w:eastAsia="標楷體" w:hAnsi="Times New Roman" w:hint="eastAsia"/>
        </w:rPr>
        <w:t>作</w:t>
      </w:r>
      <w:r w:rsidR="00FA56C3">
        <w:rPr>
          <w:rFonts w:ascii="Times New Roman" w:eastAsia="標楷體" w:hAnsi="Times New Roman" w:hint="eastAsia"/>
        </w:rPr>
        <w:t>為推薦工具</w:t>
      </w:r>
      <w:r w:rsidR="0077156E">
        <w:rPr>
          <w:rFonts w:ascii="Times New Roman" w:eastAsia="標楷體" w:hAnsi="Times New Roman" w:hint="eastAsia"/>
        </w:rPr>
        <w:t>：以使用者的個人資訊（如其膚質狀況及其曾經使用過之產品）進行</w:t>
      </w:r>
      <w:r w:rsidR="00FA56C3">
        <w:rPr>
          <w:rFonts w:ascii="Times New Roman" w:eastAsia="標楷體" w:hAnsi="Times New Roman" w:hint="eastAsia"/>
        </w:rPr>
        <w:t>過濾</w:t>
      </w:r>
      <w:r w:rsidR="000D0BC8">
        <w:rPr>
          <w:rFonts w:ascii="Times New Roman" w:eastAsia="標楷體" w:hAnsi="Times New Roman" w:hint="eastAsia"/>
        </w:rPr>
        <w:t>後</w:t>
      </w:r>
      <w:r w:rsidR="0077156E">
        <w:rPr>
          <w:rFonts w:ascii="Times New Roman" w:eastAsia="標楷體" w:hAnsi="Times New Roman" w:hint="eastAsia"/>
        </w:rPr>
        <w:t>，可以</w:t>
      </w:r>
      <w:r w:rsidR="000D0BC8">
        <w:rPr>
          <w:rFonts w:ascii="Times New Roman" w:eastAsia="標楷體" w:hAnsi="Times New Roman" w:hint="eastAsia"/>
        </w:rPr>
        <w:t>排除群內使用者未曾使用的產品，</w:t>
      </w:r>
      <w:r w:rsidR="0077156E">
        <w:rPr>
          <w:rFonts w:ascii="Times New Roman" w:eastAsia="標楷體" w:hAnsi="Times New Roman" w:hint="eastAsia"/>
        </w:rPr>
        <w:lastRenderedPageBreak/>
        <w:t>將</w:t>
      </w:r>
      <w:r w:rsidR="000D0BC8">
        <w:rPr>
          <w:rFonts w:ascii="Times New Roman" w:eastAsia="標楷體" w:hAnsi="Times New Roman" w:hint="eastAsia"/>
        </w:rPr>
        <w:t>「使用者</w:t>
      </w:r>
      <w:proofErr w:type="gramStart"/>
      <w:r w:rsidR="000D0BC8">
        <w:rPr>
          <w:rFonts w:ascii="Times New Roman" w:eastAsia="標楷體" w:hAnsi="Times New Roman" w:hint="eastAsia"/>
        </w:rPr>
        <w:t>—</w:t>
      </w:r>
      <w:proofErr w:type="gramEnd"/>
      <w:r w:rsidR="000D0BC8">
        <w:rPr>
          <w:rFonts w:ascii="Times New Roman" w:eastAsia="標楷體" w:hAnsi="Times New Roman" w:hint="eastAsia"/>
        </w:rPr>
        <w:t>產品矩陣」中的產品維度</w:t>
      </w:r>
      <w:proofErr w:type="gramStart"/>
      <w:r w:rsidR="000D0BC8">
        <w:rPr>
          <w:rFonts w:ascii="Times New Roman" w:eastAsia="標楷體" w:hAnsi="Times New Roman" w:hint="eastAsia"/>
        </w:rPr>
        <w:t>進行降維</w:t>
      </w:r>
      <w:proofErr w:type="gramEnd"/>
      <w:r w:rsidR="000D0BC8">
        <w:rPr>
          <w:rFonts w:ascii="Times New Roman" w:eastAsia="標楷體" w:hAnsi="Times New Roman" w:hint="eastAsia"/>
        </w:rPr>
        <w:t>，</w:t>
      </w:r>
      <w:r w:rsidR="00FA56C3">
        <w:rPr>
          <w:rFonts w:ascii="Times New Roman" w:eastAsia="標楷體" w:hAnsi="Times New Roman" w:hint="eastAsia"/>
        </w:rPr>
        <w:t>再以使用者對產品之心得評論進行</w:t>
      </w:r>
      <w:r w:rsidR="008349ED">
        <w:rPr>
          <w:rFonts w:ascii="Times New Roman" w:eastAsia="標楷體" w:hAnsi="Times New Roman" w:hint="eastAsia"/>
        </w:rPr>
        <w:t>產品推薦</w:t>
      </w:r>
      <w:r w:rsidR="00FA56C3">
        <w:rPr>
          <w:rFonts w:ascii="Times New Roman" w:eastAsia="標楷體" w:hAnsi="Times New Roman" w:hint="eastAsia"/>
        </w:rPr>
        <w:t>。</w:t>
      </w:r>
    </w:p>
    <w:p w14:paraId="67EF16E6" w14:textId="74307BE9" w:rsidR="00C0292C" w:rsidRDefault="00C0292C" w:rsidP="003B66E9">
      <w:pPr>
        <w:spacing w:line="360" w:lineRule="auto"/>
        <w:jc w:val="both"/>
        <w:rPr>
          <w:rFonts w:ascii="Times New Roman" w:eastAsia="標楷體" w:hAnsi="Times New Roman"/>
        </w:rPr>
      </w:pPr>
      <w:r>
        <w:rPr>
          <w:rFonts w:ascii="Times New Roman" w:eastAsia="標楷體" w:hAnsi="Times New Roman" w:hint="eastAsia"/>
        </w:rPr>
        <w:t xml:space="preserve">    </w:t>
      </w:r>
      <w:proofErr w:type="gramStart"/>
      <w:r w:rsidR="00C32083">
        <w:rPr>
          <w:rFonts w:ascii="Times New Roman" w:eastAsia="標楷體" w:hAnsi="Times New Roman" w:hint="eastAsia"/>
        </w:rPr>
        <w:t>此外，</w:t>
      </w:r>
      <w:proofErr w:type="gramEnd"/>
      <w:r w:rsidR="00487A34">
        <w:rPr>
          <w:rFonts w:ascii="Times New Roman" w:eastAsia="標楷體" w:hAnsi="Times New Roman" w:hint="eastAsia"/>
        </w:rPr>
        <w:t>以往</w:t>
      </w:r>
      <w:r w:rsidR="00CE5117">
        <w:rPr>
          <w:rFonts w:ascii="Times New Roman" w:eastAsia="標楷體" w:hAnsi="Times New Roman" w:hint="eastAsia"/>
        </w:rPr>
        <w:t>推薦系統進行產品推薦時，最後</w:t>
      </w:r>
      <w:r w:rsidR="00487A34">
        <w:rPr>
          <w:rFonts w:ascii="Times New Roman" w:eastAsia="標楷體" w:hAnsi="Times New Roman" w:hint="eastAsia"/>
        </w:rPr>
        <w:t>的</w:t>
      </w:r>
      <w:r w:rsidR="00CE5117">
        <w:rPr>
          <w:rFonts w:ascii="Times New Roman" w:eastAsia="標楷體" w:hAnsi="Times New Roman" w:hint="eastAsia"/>
        </w:rPr>
        <w:t>推薦</w:t>
      </w:r>
      <w:r w:rsidR="00487A34">
        <w:rPr>
          <w:rFonts w:ascii="Times New Roman" w:eastAsia="標楷體" w:hAnsi="Times New Roman" w:hint="eastAsia"/>
        </w:rPr>
        <w:t>結果都是與特定目標具有相關性的單一產品，且大部分的產品</w:t>
      </w:r>
      <w:r w:rsidR="008349ED">
        <w:rPr>
          <w:rFonts w:ascii="Times New Roman" w:eastAsia="標楷體" w:hAnsi="Times New Roman" w:hint="eastAsia"/>
        </w:rPr>
        <w:t>為</w:t>
      </w:r>
      <w:r w:rsidR="00487A34">
        <w:rPr>
          <w:rFonts w:ascii="Times New Roman" w:eastAsia="標楷體" w:hAnsi="Times New Roman" w:hint="eastAsia"/>
        </w:rPr>
        <w:t>獨</w:t>
      </w:r>
      <w:r w:rsidR="008349ED">
        <w:rPr>
          <w:rFonts w:ascii="Times New Roman" w:eastAsia="標楷體" w:hAnsi="Times New Roman" w:hint="eastAsia"/>
        </w:rPr>
        <w:t>立</w:t>
      </w:r>
      <w:r w:rsidR="00487A34">
        <w:rPr>
          <w:rFonts w:ascii="Times New Roman" w:eastAsia="標楷體" w:hAnsi="Times New Roman" w:hint="eastAsia"/>
        </w:rPr>
        <w:t>推薦</w:t>
      </w:r>
      <w:r w:rsidR="0023002E">
        <w:rPr>
          <w:rFonts w:ascii="Times New Roman" w:eastAsia="標楷體" w:hAnsi="Times New Roman" w:hint="eastAsia"/>
        </w:rPr>
        <w:t>；</w:t>
      </w:r>
      <w:r w:rsidR="00487A34">
        <w:rPr>
          <w:rFonts w:ascii="Times New Roman" w:eastAsia="標楷體" w:hAnsi="Times New Roman" w:hint="eastAsia"/>
        </w:rPr>
        <w:t>然而因為</w:t>
      </w:r>
      <w:r w:rsidR="001F5FBF">
        <w:rPr>
          <w:rFonts w:ascii="Times New Roman" w:eastAsia="標楷體" w:hAnsi="Times New Roman" w:hint="eastAsia"/>
        </w:rPr>
        <w:t>美妝保養產品的使用特性，使得</w:t>
      </w:r>
      <w:r w:rsidR="00487A34">
        <w:rPr>
          <w:rFonts w:ascii="Times New Roman" w:eastAsia="標楷體" w:hAnsi="Times New Roman" w:hint="eastAsia"/>
        </w:rPr>
        <w:t>大部分消費者購買美妝保養產品時，不會單</w:t>
      </w:r>
      <w:r w:rsidR="00445A97">
        <w:rPr>
          <w:rFonts w:ascii="Times New Roman" w:eastAsia="標楷體" w:hAnsi="Times New Roman" w:hint="eastAsia"/>
        </w:rPr>
        <w:t>獨</w:t>
      </w:r>
      <w:r w:rsidR="00487A34">
        <w:rPr>
          <w:rFonts w:ascii="Times New Roman" w:eastAsia="標楷體" w:hAnsi="Times New Roman" w:hint="eastAsia"/>
        </w:rPr>
        <w:t>購買其中一類產品，而是會按</w:t>
      </w:r>
      <w:r w:rsidR="004878E6">
        <w:rPr>
          <w:rFonts w:ascii="Times New Roman" w:eastAsia="標楷體" w:hAnsi="Times New Roman" w:hint="eastAsia"/>
        </w:rPr>
        <w:t>其</w:t>
      </w:r>
      <w:r w:rsidR="00487A34">
        <w:rPr>
          <w:rFonts w:ascii="Times New Roman" w:eastAsia="標楷體" w:hAnsi="Times New Roman" w:hint="eastAsia"/>
        </w:rPr>
        <w:t>保養程序，購買不同類別的產品搭配使用</w:t>
      </w:r>
      <w:r w:rsidR="004878E6">
        <w:rPr>
          <w:rFonts w:ascii="Times New Roman" w:eastAsia="標楷體" w:hAnsi="Times New Roman" w:hint="eastAsia"/>
        </w:rPr>
        <w:t>。這樣的消費特性</w:t>
      </w:r>
      <w:r w:rsidR="00487A34">
        <w:rPr>
          <w:rFonts w:ascii="Times New Roman" w:eastAsia="標楷體" w:hAnsi="Times New Roman" w:hint="eastAsia"/>
        </w:rPr>
        <w:t>使得美妝保養產品具有集合的性質，舉例來說：大部分的消費者在購買化妝水後，會再購買精華液、面膜，</w:t>
      </w:r>
      <w:proofErr w:type="gramStart"/>
      <w:r w:rsidR="00487A34">
        <w:rPr>
          <w:rFonts w:ascii="Times New Roman" w:eastAsia="標楷體" w:hAnsi="Times New Roman" w:hint="eastAsia"/>
        </w:rPr>
        <w:t>或者是乳霜</w:t>
      </w:r>
      <w:proofErr w:type="gramEnd"/>
      <w:r w:rsidR="00487A34">
        <w:rPr>
          <w:rFonts w:ascii="Times New Roman" w:eastAsia="標楷體" w:hAnsi="Times New Roman" w:hint="eastAsia"/>
        </w:rPr>
        <w:t>等產品</w:t>
      </w:r>
      <w:r w:rsidR="00E80BEA">
        <w:rPr>
          <w:rFonts w:ascii="Times New Roman" w:eastAsia="標楷體" w:hAnsi="Times New Roman" w:hint="eastAsia"/>
        </w:rPr>
        <w:t>，因此在進行產品推薦時，以產品集合的形式進行推薦會較符合使用者需求</w:t>
      </w:r>
      <w:r w:rsidR="00487A34">
        <w:rPr>
          <w:rFonts w:ascii="Times New Roman" w:eastAsia="標楷體" w:hAnsi="Times New Roman" w:hint="eastAsia"/>
        </w:rPr>
        <w:t>。根據前</w:t>
      </w:r>
      <w:r w:rsidR="00A31F63">
        <w:rPr>
          <w:rFonts w:ascii="Times New Roman" w:eastAsia="標楷體" w:hAnsi="Times New Roman" w:hint="eastAsia"/>
        </w:rPr>
        <w:t>文</w:t>
      </w:r>
      <w:r w:rsidR="00487A34">
        <w:rPr>
          <w:rFonts w:ascii="Times New Roman" w:eastAsia="標楷體" w:hAnsi="Times New Roman" w:hint="eastAsia"/>
        </w:rPr>
        <w:t>所述，</w:t>
      </w:r>
      <w:r>
        <w:rPr>
          <w:rFonts w:ascii="Times New Roman" w:eastAsia="標楷體" w:hAnsi="Times New Roman" w:hint="eastAsia"/>
        </w:rPr>
        <w:t>消費者在購買美妝保養產品時，會網路尋求購買決策的參考</w:t>
      </w:r>
      <w:r w:rsidR="00E80BEA">
        <w:rPr>
          <w:rFonts w:ascii="Times New Roman" w:eastAsia="標楷體" w:hAnsi="Times New Roman" w:hint="eastAsia"/>
        </w:rPr>
        <w:t>，使得社群網路所產生之資訊有其可利用性。因此，</w:t>
      </w:r>
      <w:r>
        <w:rPr>
          <w:rFonts w:ascii="Times New Roman" w:eastAsia="標楷體" w:hAnsi="Times New Roman" w:hint="eastAsia"/>
        </w:rPr>
        <w:t>若是能有效利用</w:t>
      </w:r>
      <w:r w:rsidRPr="00F66669">
        <w:rPr>
          <w:rFonts w:ascii="Times New Roman" w:eastAsia="標楷體" w:hAnsi="Times New Roman" w:hint="eastAsia"/>
        </w:rPr>
        <w:t>美妝</w:t>
      </w:r>
      <w:r w:rsidR="004878E6">
        <w:rPr>
          <w:rFonts w:ascii="Times New Roman" w:eastAsia="標楷體" w:hAnsi="Times New Roman" w:hint="eastAsia"/>
        </w:rPr>
        <w:t>保養</w:t>
      </w:r>
      <w:r w:rsidRPr="00F66669">
        <w:rPr>
          <w:rFonts w:ascii="Times New Roman" w:eastAsia="標楷體" w:hAnsi="Times New Roman" w:hint="eastAsia"/>
        </w:rPr>
        <w:t>社群網站</w:t>
      </w:r>
      <w:r>
        <w:rPr>
          <w:rFonts w:ascii="Times New Roman" w:eastAsia="標楷體" w:hAnsi="Times New Roman" w:hint="eastAsia"/>
        </w:rPr>
        <w:t>上所取得之資料，</w:t>
      </w:r>
      <w:r w:rsidR="000A31DC">
        <w:rPr>
          <w:rFonts w:ascii="Times New Roman" w:eastAsia="標楷體" w:hAnsi="Times New Roman" w:hint="eastAsia"/>
        </w:rPr>
        <w:t>蒐集使用者</w:t>
      </w:r>
      <w:r w:rsidR="00E2257E">
        <w:rPr>
          <w:rFonts w:ascii="Times New Roman" w:eastAsia="標楷體" w:hAnsi="Times New Roman" w:hint="eastAsia"/>
        </w:rPr>
        <w:t>資訊</w:t>
      </w:r>
      <w:r w:rsidR="00CF7C4F">
        <w:rPr>
          <w:rFonts w:ascii="Times New Roman" w:eastAsia="標楷體" w:hAnsi="Times New Roman" w:hint="eastAsia"/>
        </w:rPr>
        <w:t>，先以此對使用者進行分類，再以</w:t>
      </w:r>
      <w:r w:rsidR="00A33590">
        <w:rPr>
          <w:rFonts w:ascii="Times New Roman" w:eastAsia="標楷體" w:hAnsi="Times New Roman" w:hint="eastAsia"/>
        </w:rPr>
        <w:t>其所</w:t>
      </w:r>
      <w:r w:rsidR="000A31DC">
        <w:rPr>
          <w:rFonts w:ascii="Times New Roman" w:eastAsia="標楷體" w:hAnsi="Times New Roman" w:hint="eastAsia"/>
        </w:rPr>
        <w:t>用過之產品</w:t>
      </w:r>
      <w:r w:rsidR="000F686A">
        <w:rPr>
          <w:rFonts w:ascii="Times New Roman" w:eastAsia="標楷體" w:hAnsi="Times New Roman" w:hint="eastAsia"/>
        </w:rPr>
        <w:t>作</w:t>
      </w:r>
      <w:r w:rsidR="000A31DC">
        <w:rPr>
          <w:rFonts w:ascii="Times New Roman" w:eastAsia="標楷體" w:hAnsi="Times New Roman" w:hint="eastAsia"/>
        </w:rPr>
        <w:t>為</w:t>
      </w:r>
      <w:r w:rsidR="00A33590">
        <w:rPr>
          <w:rFonts w:ascii="Times New Roman" w:eastAsia="標楷體" w:hAnsi="Times New Roman" w:hint="eastAsia"/>
        </w:rPr>
        <w:t>特徵</w:t>
      </w:r>
      <w:r w:rsidR="000A31DC">
        <w:rPr>
          <w:rFonts w:ascii="Times New Roman" w:eastAsia="標楷體" w:hAnsi="Times New Roman" w:hint="eastAsia"/>
        </w:rPr>
        <w:t>，將</w:t>
      </w:r>
      <w:r w:rsidR="0023002E">
        <w:rPr>
          <w:rFonts w:ascii="Times New Roman" w:eastAsia="標楷體" w:hAnsi="Times New Roman" w:hint="eastAsia"/>
        </w:rPr>
        <w:t>使用者進行</w:t>
      </w:r>
      <w:proofErr w:type="gramStart"/>
      <w:r w:rsidR="0023002E">
        <w:rPr>
          <w:rFonts w:ascii="Times New Roman" w:eastAsia="標楷體" w:hAnsi="Times New Roman" w:hint="eastAsia"/>
        </w:rPr>
        <w:t>分群後</w:t>
      </w:r>
      <w:proofErr w:type="gramEnd"/>
      <w:r w:rsidR="0023002E">
        <w:rPr>
          <w:rFonts w:ascii="Times New Roman" w:eastAsia="標楷體" w:hAnsi="Times New Roman" w:hint="eastAsia"/>
        </w:rPr>
        <w:t>，分析群中</w:t>
      </w:r>
      <w:r>
        <w:rPr>
          <w:rFonts w:ascii="Times New Roman" w:eastAsia="標楷體" w:hAnsi="Times New Roman" w:hint="eastAsia"/>
        </w:rPr>
        <w:t>使用者大部分所使用的美妝保養產品，</w:t>
      </w:r>
      <w:r w:rsidR="0023002E">
        <w:rPr>
          <w:rFonts w:ascii="Times New Roman" w:eastAsia="標楷體" w:hAnsi="Times New Roman" w:hint="eastAsia"/>
        </w:rPr>
        <w:t>且</w:t>
      </w:r>
      <w:r w:rsidR="00487A34">
        <w:rPr>
          <w:rFonts w:ascii="Times New Roman" w:eastAsia="標楷體" w:hAnsi="Times New Roman" w:hint="eastAsia"/>
        </w:rPr>
        <w:t>又</w:t>
      </w:r>
      <w:r>
        <w:rPr>
          <w:rFonts w:ascii="Times New Roman" w:eastAsia="標楷體" w:hAnsi="Times New Roman" w:hint="eastAsia"/>
        </w:rPr>
        <w:t>因為群中每位使用者所使用的產品並不會被侷</w:t>
      </w:r>
      <w:r w:rsidR="004878E6">
        <w:rPr>
          <w:rFonts w:ascii="Times New Roman" w:eastAsia="標楷體" w:hAnsi="Times New Roman" w:hint="eastAsia"/>
        </w:rPr>
        <w:t>限於</w:t>
      </w:r>
      <w:proofErr w:type="gramStart"/>
      <w:r>
        <w:rPr>
          <w:rFonts w:ascii="Times New Roman" w:eastAsia="標楷體" w:hAnsi="Times New Roman" w:hint="eastAsia"/>
        </w:rPr>
        <w:t>一</w:t>
      </w:r>
      <w:proofErr w:type="gramEnd"/>
      <w:r>
        <w:rPr>
          <w:rFonts w:ascii="Times New Roman" w:eastAsia="標楷體" w:hAnsi="Times New Roman" w:hint="eastAsia"/>
        </w:rPr>
        <w:t>特定類別中，而是會分別落在不同的類別中，舉例來說：</w:t>
      </w:r>
      <w:r w:rsidR="00A33590">
        <w:rPr>
          <w:rFonts w:ascii="Times New Roman" w:eastAsia="標楷體" w:hAnsi="Times New Roman" w:hint="eastAsia"/>
        </w:rPr>
        <w:t>曾經</w:t>
      </w:r>
      <w:r>
        <w:rPr>
          <w:rFonts w:ascii="Times New Roman" w:eastAsia="標楷體" w:hAnsi="Times New Roman" w:hint="eastAsia"/>
        </w:rPr>
        <w:t>使用過洗面乳並發表心得的使用者，也可能會在使用過某</w:t>
      </w:r>
      <w:proofErr w:type="gramStart"/>
      <w:r>
        <w:rPr>
          <w:rFonts w:ascii="Times New Roman" w:eastAsia="標楷體" w:hAnsi="Times New Roman" w:hint="eastAsia"/>
        </w:rPr>
        <w:t>牌乳霜後</w:t>
      </w:r>
      <w:proofErr w:type="gramEnd"/>
      <w:r>
        <w:rPr>
          <w:rFonts w:ascii="Times New Roman" w:eastAsia="標楷體" w:hAnsi="Times New Roman" w:hint="eastAsia"/>
        </w:rPr>
        <w:t>發表心</w:t>
      </w:r>
      <w:r w:rsidR="004878E6">
        <w:rPr>
          <w:rFonts w:ascii="Times New Roman" w:eastAsia="標楷體" w:hAnsi="Times New Roman" w:hint="eastAsia"/>
        </w:rPr>
        <w:t>得；我</w:t>
      </w:r>
      <w:r>
        <w:rPr>
          <w:rFonts w:ascii="Times New Roman" w:eastAsia="標楷體" w:hAnsi="Times New Roman" w:hint="eastAsia"/>
        </w:rPr>
        <w:t>們便可以利用此特性，將群中使用者所使用過</w:t>
      </w:r>
      <w:r w:rsidR="00A31F63">
        <w:rPr>
          <w:rFonts w:ascii="Times New Roman" w:eastAsia="標楷體" w:hAnsi="Times New Roman" w:hint="eastAsia"/>
        </w:rPr>
        <w:t>之產品類別形成</w:t>
      </w:r>
      <w:r>
        <w:rPr>
          <w:rFonts w:ascii="Times New Roman" w:eastAsia="標楷體" w:hAnsi="Times New Roman" w:hint="eastAsia"/>
        </w:rPr>
        <w:t>產品集合，</w:t>
      </w:r>
      <w:r w:rsidR="008A691D">
        <w:rPr>
          <w:rFonts w:ascii="Times New Roman" w:eastAsia="標楷體" w:hAnsi="Times New Roman" w:hint="eastAsia"/>
        </w:rPr>
        <w:t>再分析每</w:t>
      </w:r>
      <w:proofErr w:type="gramStart"/>
      <w:r w:rsidR="008A691D">
        <w:rPr>
          <w:rFonts w:ascii="Times New Roman" w:eastAsia="標楷體" w:hAnsi="Times New Roman" w:hint="eastAsia"/>
        </w:rPr>
        <w:t>個</w:t>
      </w:r>
      <w:proofErr w:type="gramEnd"/>
      <w:r w:rsidR="008A691D">
        <w:rPr>
          <w:rFonts w:ascii="Times New Roman" w:eastAsia="標楷體" w:hAnsi="Times New Roman" w:hint="eastAsia"/>
        </w:rPr>
        <w:t>產品的心得，得到群內使用者對於該產品的情緒分數後，以產品被</w:t>
      </w:r>
      <w:r w:rsidR="004878E6">
        <w:rPr>
          <w:rFonts w:ascii="Times New Roman" w:eastAsia="標楷體" w:hAnsi="Times New Roman" w:hint="eastAsia"/>
        </w:rPr>
        <w:t>該群使用者之</w:t>
      </w:r>
      <w:r w:rsidR="008A691D">
        <w:rPr>
          <w:rFonts w:ascii="Times New Roman" w:eastAsia="標楷體" w:hAnsi="Times New Roman" w:hint="eastAsia"/>
        </w:rPr>
        <w:t>使用次數作為某產品類別下之產品排序的權重，</w:t>
      </w:r>
      <w:r w:rsidR="008A691D" w:rsidRPr="00A940BF">
        <w:rPr>
          <w:rFonts w:ascii="Times New Roman" w:eastAsia="標楷體" w:hAnsi="Times New Roman" w:hint="eastAsia"/>
        </w:rPr>
        <w:t>最後</w:t>
      </w:r>
      <w:r w:rsidR="004878E6" w:rsidRPr="00A940BF">
        <w:rPr>
          <w:rFonts w:ascii="Times New Roman" w:eastAsia="標楷體" w:hAnsi="Times New Roman" w:hint="eastAsia"/>
        </w:rPr>
        <w:t>將情緒分屬及使用次數</w:t>
      </w:r>
      <w:r w:rsidR="008A691D" w:rsidRPr="00A940BF">
        <w:rPr>
          <w:rFonts w:ascii="Times New Roman" w:eastAsia="標楷體" w:hAnsi="Times New Roman" w:hint="eastAsia"/>
        </w:rPr>
        <w:t>加以計算</w:t>
      </w:r>
      <w:r w:rsidR="004878E6" w:rsidRPr="00A940BF">
        <w:rPr>
          <w:rFonts w:ascii="Times New Roman" w:eastAsia="標楷體" w:hAnsi="Times New Roman" w:hint="eastAsia"/>
        </w:rPr>
        <w:t>後</w:t>
      </w:r>
      <w:r w:rsidR="008A691D" w:rsidRPr="00A940BF">
        <w:rPr>
          <w:rFonts w:ascii="Times New Roman" w:eastAsia="標楷體" w:hAnsi="Times New Roman" w:hint="eastAsia"/>
        </w:rPr>
        <w:t>得到使用者對產品</w:t>
      </w:r>
      <w:r w:rsidR="004878E6" w:rsidRPr="00A940BF">
        <w:rPr>
          <w:rFonts w:ascii="Times New Roman" w:eastAsia="標楷體" w:hAnsi="Times New Roman" w:hint="eastAsia"/>
        </w:rPr>
        <w:t>的最後</w:t>
      </w:r>
      <w:r w:rsidR="008A691D" w:rsidRPr="00A940BF">
        <w:rPr>
          <w:rFonts w:ascii="Times New Roman" w:eastAsia="標楷體" w:hAnsi="Times New Roman" w:hint="eastAsia"/>
        </w:rPr>
        <w:t>分數後進行排序，並以達到門檻值的前</w:t>
      </w:r>
      <w:r w:rsidR="008A691D" w:rsidRPr="00A940BF">
        <w:rPr>
          <w:rFonts w:ascii="Times New Roman" w:eastAsia="標楷體" w:hAnsi="Times New Roman" w:hint="eastAsia"/>
        </w:rPr>
        <w:t>n</w:t>
      </w:r>
      <w:proofErr w:type="gramStart"/>
      <w:r w:rsidR="008A691D" w:rsidRPr="00A940BF">
        <w:rPr>
          <w:rFonts w:ascii="Times New Roman" w:eastAsia="標楷體" w:hAnsi="Times New Roman" w:hint="eastAsia"/>
        </w:rPr>
        <w:t>個</w:t>
      </w:r>
      <w:proofErr w:type="gramEnd"/>
      <w:r w:rsidR="008A691D" w:rsidRPr="00A940BF">
        <w:rPr>
          <w:rFonts w:ascii="Times New Roman" w:eastAsia="標楷體" w:hAnsi="Times New Roman" w:hint="eastAsia"/>
        </w:rPr>
        <w:t>產品</w:t>
      </w:r>
      <w:r w:rsidR="000F686A" w:rsidRPr="00A940BF">
        <w:rPr>
          <w:rFonts w:ascii="Times New Roman" w:eastAsia="標楷體" w:hAnsi="Times New Roman" w:hint="eastAsia"/>
        </w:rPr>
        <w:t>作</w:t>
      </w:r>
      <w:r w:rsidR="008A691D" w:rsidRPr="00A940BF">
        <w:rPr>
          <w:rFonts w:ascii="Times New Roman" w:eastAsia="標楷體" w:hAnsi="Times New Roman" w:hint="eastAsia"/>
        </w:rPr>
        <w:t>為推薦結果</w:t>
      </w:r>
      <w:r w:rsidR="004F2437">
        <w:rPr>
          <w:rFonts w:ascii="Times New Roman" w:eastAsia="標楷體" w:hAnsi="Times New Roman" w:hint="eastAsia"/>
        </w:rPr>
        <w:t>，如</w:t>
      </w:r>
      <w:r w:rsidR="004878E6">
        <w:rPr>
          <w:rFonts w:ascii="Times New Roman" w:eastAsia="標楷體" w:hAnsi="Times New Roman"/>
        </w:rPr>
        <w:fldChar w:fldCharType="begin"/>
      </w:r>
      <w:r w:rsidR="004878E6">
        <w:rPr>
          <w:rFonts w:ascii="Times New Roman" w:eastAsia="標楷體" w:hAnsi="Times New Roman"/>
        </w:rPr>
        <w:instrText xml:space="preserve"> </w:instrText>
      </w:r>
      <w:r w:rsidR="004878E6">
        <w:rPr>
          <w:rFonts w:ascii="Times New Roman" w:eastAsia="標楷體" w:hAnsi="Times New Roman" w:hint="eastAsia"/>
        </w:rPr>
        <w:instrText>REF _Ref434502547 \h</w:instrText>
      </w:r>
      <w:r w:rsidR="004878E6">
        <w:rPr>
          <w:rFonts w:ascii="Times New Roman" w:eastAsia="標楷體" w:hAnsi="Times New Roman"/>
        </w:rPr>
        <w:instrText xml:space="preserve"> </w:instrText>
      </w:r>
      <w:r w:rsidR="004878E6">
        <w:rPr>
          <w:rFonts w:ascii="Times New Roman" w:eastAsia="標楷體" w:hAnsi="Times New Roman"/>
        </w:rPr>
      </w:r>
      <w:r w:rsidR="004878E6">
        <w:rPr>
          <w:rFonts w:ascii="Times New Roman" w:eastAsia="標楷體" w:hAnsi="Times New Roman"/>
        </w:rPr>
        <w:fldChar w:fldCharType="separate"/>
      </w:r>
      <w:r w:rsidR="000E103D" w:rsidRPr="0030149A">
        <w:rPr>
          <w:rFonts w:ascii="Times New Roman" w:eastAsia="標楷體" w:hAnsi="Times New Roman" w:hint="eastAsia"/>
        </w:rPr>
        <w:t>圖</w:t>
      </w:r>
      <w:r w:rsidR="000E103D" w:rsidRPr="0030149A">
        <w:rPr>
          <w:rFonts w:ascii="Times New Roman" w:eastAsia="標楷體" w:hAnsi="Times New Roman" w:hint="eastAsia"/>
        </w:rPr>
        <w:t xml:space="preserve"> </w:t>
      </w:r>
      <w:r w:rsidR="000E103D">
        <w:rPr>
          <w:rFonts w:ascii="Times New Roman" w:eastAsia="標楷體" w:hAnsi="Times New Roman"/>
          <w:noProof/>
        </w:rPr>
        <w:t>1</w:t>
      </w:r>
      <w:r w:rsidR="000E103D">
        <w:rPr>
          <w:rFonts w:ascii="Times New Roman" w:eastAsia="標楷體" w:hAnsi="Times New Roman"/>
        </w:rPr>
        <w:noBreakHyphen/>
      </w:r>
      <w:r w:rsidR="000E103D">
        <w:rPr>
          <w:rFonts w:ascii="Times New Roman" w:eastAsia="標楷體" w:hAnsi="Times New Roman"/>
          <w:noProof/>
        </w:rPr>
        <w:t>3</w:t>
      </w:r>
      <w:r w:rsidR="004878E6">
        <w:rPr>
          <w:rFonts w:ascii="Times New Roman" w:eastAsia="標楷體" w:hAnsi="Times New Roman"/>
        </w:rPr>
        <w:fldChar w:fldCharType="end"/>
      </w:r>
      <w:r>
        <w:rPr>
          <w:rFonts w:ascii="Times New Roman" w:eastAsia="標楷體" w:hAnsi="Times New Roman" w:hint="eastAsia"/>
        </w:rPr>
        <w:t>所示。</w:t>
      </w:r>
    </w:p>
    <w:p w14:paraId="0C11874B" w14:textId="05028AA5" w:rsidR="00C0292C" w:rsidRDefault="00E226E3" w:rsidP="00AA41AB">
      <w:pPr>
        <w:keepNext/>
        <w:spacing w:line="360" w:lineRule="auto"/>
        <w:jc w:val="center"/>
      </w:pPr>
      <w:r>
        <w:rPr>
          <w:noProof/>
        </w:rPr>
        <w:lastRenderedPageBreak/>
        <w:drawing>
          <wp:inline distT="0" distB="0" distL="0" distR="0" wp14:anchorId="5E6C85F4" wp14:editId="3A74D127">
            <wp:extent cx="5040989" cy="5044838"/>
            <wp:effectExtent l="0" t="0" r="7620" b="381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6922" cy="5050775"/>
                    </a:xfrm>
                    <a:prstGeom prst="rect">
                      <a:avLst/>
                    </a:prstGeom>
                    <a:noFill/>
                  </pic:spPr>
                </pic:pic>
              </a:graphicData>
            </a:graphic>
          </wp:inline>
        </w:drawing>
      </w:r>
    </w:p>
    <w:p w14:paraId="2716321C" w14:textId="4177050C" w:rsidR="00AB55B7" w:rsidRPr="00117AA6" w:rsidRDefault="00C0292C" w:rsidP="00F775EF">
      <w:pPr>
        <w:pStyle w:val="a6"/>
        <w:jc w:val="center"/>
        <w:rPr>
          <w:rFonts w:ascii="Times New Roman" w:eastAsia="標楷體" w:hAnsi="Times New Roman"/>
          <w:sz w:val="24"/>
        </w:rPr>
      </w:pPr>
      <w:bookmarkStart w:id="8" w:name="_Ref434502547"/>
      <w:bookmarkStart w:id="9" w:name="_Toc449108439"/>
      <w:r w:rsidRPr="0030149A">
        <w:rPr>
          <w:rFonts w:ascii="Times New Roman" w:eastAsia="標楷體" w:hAnsi="Times New Roman" w:hint="eastAsia"/>
          <w:sz w:val="24"/>
        </w:rPr>
        <w:t>圖</w:t>
      </w:r>
      <w:r w:rsidRPr="0030149A">
        <w:rPr>
          <w:rFonts w:ascii="Times New Roman" w:eastAsia="標楷體" w:hAnsi="Times New Roman" w:hint="eastAsia"/>
          <w:sz w:val="24"/>
        </w:rPr>
        <w:t xml:space="preserve"> </w:t>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STYLEREF 1 \s</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1</w:t>
      </w:r>
      <w:r w:rsidR="003F22AB">
        <w:rPr>
          <w:rFonts w:ascii="Times New Roman" w:eastAsia="標楷體" w:hAnsi="Times New Roman"/>
          <w:sz w:val="24"/>
        </w:rPr>
        <w:fldChar w:fldCharType="end"/>
      </w:r>
      <w:r w:rsidR="003F22AB">
        <w:rPr>
          <w:rFonts w:ascii="Times New Roman" w:eastAsia="標楷體" w:hAnsi="Times New Roman"/>
          <w:sz w:val="24"/>
        </w:rPr>
        <w:noBreakHyphen/>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 xml:space="preserve">SEQ </w:instrText>
      </w:r>
      <w:r w:rsidR="003F22AB">
        <w:rPr>
          <w:rFonts w:ascii="Times New Roman" w:eastAsia="標楷體" w:hAnsi="Times New Roman" w:hint="eastAsia"/>
          <w:sz w:val="24"/>
        </w:rPr>
        <w:instrText>圖</w:instrText>
      </w:r>
      <w:r w:rsidR="003F22AB">
        <w:rPr>
          <w:rFonts w:ascii="Times New Roman" w:eastAsia="標楷體" w:hAnsi="Times New Roman" w:hint="eastAsia"/>
          <w:sz w:val="24"/>
        </w:rPr>
        <w:instrText xml:space="preserve"> \* ARABIC \s 1</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3</w:t>
      </w:r>
      <w:r w:rsidR="003F22AB">
        <w:rPr>
          <w:rFonts w:ascii="Times New Roman" w:eastAsia="標楷體" w:hAnsi="Times New Roman"/>
          <w:sz w:val="24"/>
        </w:rPr>
        <w:fldChar w:fldCharType="end"/>
      </w:r>
      <w:bookmarkEnd w:id="8"/>
      <w:r w:rsidR="00F775EF">
        <w:rPr>
          <w:rFonts w:ascii="Times New Roman" w:eastAsia="標楷體" w:hAnsi="Times New Roman" w:hint="eastAsia"/>
          <w:sz w:val="24"/>
        </w:rPr>
        <w:t xml:space="preserve"> </w:t>
      </w:r>
      <w:r w:rsidRPr="0030149A">
        <w:rPr>
          <w:rFonts w:ascii="Times New Roman" w:eastAsia="標楷體" w:hAnsi="Times New Roman" w:hint="eastAsia"/>
          <w:sz w:val="24"/>
        </w:rPr>
        <w:t>產品集示意圖</w:t>
      </w:r>
      <w:bookmarkEnd w:id="9"/>
    </w:p>
    <w:p w14:paraId="27712987" w14:textId="77777777" w:rsidR="00251F42" w:rsidRPr="002306A2" w:rsidRDefault="00251F42" w:rsidP="00251F42">
      <w:pPr>
        <w:pStyle w:val="2"/>
        <w:spacing w:line="360" w:lineRule="auto"/>
        <w:rPr>
          <w:rFonts w:ascii="Times New Roman" w:eastAsia="標楷體" w:hAnsi="Times New Roman"/>
          <w:sz w:val="28"/>
          <w:szCs w:val="28"/>
        </w:rPr>
      </w:pPr>
      <w:bookmarkStart w:id="10" w:name="_Toc448679285"/>
      <w:r w:rsidRPr="002306A2">
        <w:rPr>
          <w:rFonts w:ascii="Times New Roman" w:eastAsia="標楷體" w:hAnsi="Times New Roman" w:hint="eastAsia"/>
          <w:sz w:val="28"/>
          <w:szCs w:val="28"/>
        </w:rPr>
        <w:t>研究目的</w:t>
      </w:r>
      <w:bookmarkEnd w:id="10"/>
    </w:p>
    <w:p w14:paraId="3CE48808" w14:textId="624B2409" w:rsidR="00BF7C34" w:rsidRDefault="008B2B8A" w:rsidP="00BF7C34">
      <w:pPr>
        <w:spacing w:line="360" w:lineRule="auto"/>
        <w:rPr>
          <w:rFonts w:ascii="Times New Roman" w:eastAsia="標楷體" w:hAnsi="Times New Roman"/>
        </w:rPr>
      </w:pPr>
      <w:r>
        <w:rPr>
          <w:rFonts w:ascii="Times New Roman" w:eastAsia="標楷體" w:hAnsi="Times New Roman" w:hint="eastAsia"/>
        </w:rPr>
        <w:t xml:space="preserve">    </w:t>
      </w:r>
      <w:r>
        <w:rPr>
          <w:rFonts w:ascii="Times New Roman" w:eastAsia="標楷體" w:hAnsi="Times New Roman" w:hint="eastAsia"/>
        </w:rPr>
        <w:t>基於上述之</w:t>
      </w:r>
      <w:r w:rsidR="00781564">
        <w:rPr>
          <w:rFonts w:ascii="Times New Roman" w:eastAsia="標楷體" w:hAnsi="Times New Roman" w:hint="eastAsia"/>
        </w:rPr>
        <w:t>研究</w:t>
      </w:r>
      <w:r w:rsidR="00D608CD">
        <w:rPr>
          <w:rFonts w:ascii="Times New Roman" w:eastAsia="標楷體" w:hAnsi="Times New Roman" w:hint="eastAsia"/>
        </w:rPr>
        <w:t>背景</w:t>
      </w:r>
      <w:r w:rsidR="00ED5E7F">
        <w:rPr>
          <w:rFonts w:ascii="Times New Roman" w:eastAsia="標楷體" w:hAnsi="Times New Roman" w:hint="eastAsia"/>
        </w:rPr>
        <w:t>與動機</w:t>
      </w:r>
      <w:r w:rsidR="004878E6">
        <w:rPr>
          <w:rFonts w:ascii="Times New Roman" w:eastAsia="標楷體" w:hAnsi="Times New Roman" w:hint="eastAsia"/>
        </w:rPr>
        <w:t>，</w:t>
      </w:r>
      <w:r w:rsidR="007E495A">
        <w:rPr>
          <w:rFonts w:ascii="Times New Roman" w:eastAsia="標楷體" w:hAnsi="Times New Roman" w:hint="eastAsia"/>
        </w:rPr>
        <w:t>因</w:t>
      </w:r>
      <w:r w:rsidR="00994BD4">
        <w:rPr>
          <w:rFonts w:ascii="Times New Roman" w:eastAsia="標楷體" w:hAnsi="Times New Roman" w:hint="eastAsia"/>
        </w:rPr>
        <w:t>美妝保養資訊的大量增加，造成使用者資訊過載</w:t>
      </w:r>
      <w:r w:rsidR="00E80BEA">
        <w:rPr>
          <w:rFonts w:ascii="Times New Roman" w:eastAsia="標楷體" w:hAnsi="Times New Roman" w:hint="eastAsia"/>
        </w:rPr>
        <w:t>，</w:t>
      </w:r>
      <w:r w:rsidR="007E495A">
        <w:rPr>
          <w:rFonts w:ascii="Times New Roman" w:eastAsia="標楷體" w:hAnsi="Times New Roman" w:hint="eastAsia"/>
        </w:rPr>
        <w:t>使得</w:t>
      </w:r>
      <w:r w:rsidR="00E80BEA">
        <w:rPr>
          <w:rFonts w:ascii="Times New Roman" w:eastAsia="標楷體" w:hAnsi="Times New Roman" w:hint="eastAsia"/>
        </w:rPr>
        <w:t>使用者無法消化龐大資訊，且在此領域中並無相關之資訊過濾系統協助使用者過濾出符合其需求之資訊</w:t>
      </w:r>
      <w:r w:rsidR="00994BD4">
        <w:rPr>
          <w:rFonts w:ascii="Times New Roman" w:eastAsia="標楷體" w:hAnsi="Times New Roman" w:hint="eastAsia"/>
        </w:rPr>
        <w:t>，因此使用者需要一</w:t>
      </w:r>
      <w:r w:rsidR="006649DB">
        <w:rPr>
          <w:rFonts w:ascii="Times New Roman" w:eastAsia="標楷體" w:hAnsi="Times New Roman" w:hint="eastAsia"/>
        </w:rPr>
        <w:t>個</w:t>
      </w:r>
      <w:r w:rsidR="00994BD4">
        <w:rPr>
          <w:rFonts w:ascii="Times New Roman" w:eastAsia="標楷體" w:hAnsi="Times New Roman" w:hint="eastAsia"/>
        </w:rPr>
        <w:t>資訊過濾系統</w:t>
      </w:r>
      <w:r w:rsidR="00E80BEA">
        <w:rPr>
          <w:rFonts w:ascii="Times New Roman" w:eastAsia="標楷體" w:hAnsi="Times New Roman" w:hint="eastAsia"/>
        </w:rPr>
        <w:t>協助</w:t>
      </w:r>
      <w:r w:rsidR="00994BD4">
        <w:rPr>
          <w:rFonts w:ascii="Times New Roman" w:eastAsia="標楷體" w:hAnsi="Times New Roman" w:hint="eastAsia"/>
        </w:rPr>
        <w:t>取得符合其需求的美妝保養資訊。</w:t>
      </w:r>
      <w:r w:rsidR="004878E6">
        <w:rPr>
          <w:rFonts w:ascii="Times New Roman" w:eastAsia="標楷體" w:hAnsi="Times New Roman" w:hint="eastAsia"/>
        </w:rPr>
        <w:t>為了能夠有效且正確的推薦美妝保養社群網站的使用者</w:t>
      </w:r>
      <w:r>
        <w:rPr>
          <w:rFonts w:ascii="Times New Roman" w:eastAsia="標楷體" w:hAnsi="Times New Roman" w:hint="eastAsia"/>
        </w:rPr>
        <w:t>可能適合其膚質的美妝保養產品</w:t>
      </w:r>
      <w:r w:rsidR="004863C4">
        <w:rPr>
          <w:rFonts w:ascii="Times New Roman" w:eastAsia="標楷體" w:hAnsi="Times New Roman" w:hint="eastAsia"/>
        </w:rPr>
        <w:t>，本研究蒐集</w:t>
      </w:r>
      <w:r w:rsidR="00876BF2">
        <w:rPr>
          <w:rFonts w:ascii="Times New Roman" w:eastAsia="標楷體" w:hAnsi="Times New Roman" w:hint="eastAsia"/>
        </w:rPr>
        <w:t>美妝保養社群網站上之資料</w:t>
      </w:r>
      <w:r w:rsidR="00994BD4">
        <w:rPr>
          <w:rFonts w:ascii="Times New Roman" w:eastAsia="標楷體" w:hAnsi="Times New Roman" w:hint="eastAsia"/>
        </w:rPr>
        <w:t>，設計一</w:t>
      </w:r>
      <w:r w:rsidR="006649DB">
        <w:rPr>
          <w:rFonts w:ascii="Times New Roman" w:eastAsia="標楷體" w:hAnsi="Times New Roman" w:hint="eastAsia"/>
        </w:rPr>
        <w:t>個</w:t>
      </w:r>
      <w:r w:rsidR="00994BD4">
        <w:rPr>
          <w:rFonts w:ascii="Times New Roman" w:eastAsia="標楷體" w:hAnsi="Times New Roman" w:hint="eastAsia"/>
        </w:rPr>
        <w:t>適用於美妝保養領域的推薦系統</w:t>
      </w:r>
      <w:r w:rsidR="00876BF2">
        <w:rPr>
          <w:rFonts w:ascii="Times New Roman" w:eastAsia="標楷體" w:hAnsi="Times New Roman" w:hint="eastAsia"/>
        </w:rPr>
        <w:t>，以使用者</w:t>
      </w:r>
      <w:r w:rsidR="0040507D">
        <w:rPr>
          <w:rFonts w:ascii="Times New Roman" w:eastAsia="標楷體" w:hAnsi="Times New Roman" w:hint="eastAsia"/>
        </w:rPr>
        <w:t>特性</w:t>
      </w:r>
      <w:r w:rsidR="004878E6">
        <w:rPr>
          <w:rFonts w:ascii="Times New Roman" w:eastAsia="標楷體" w:hAnsi="Times New Roman" w:hint="eastAsia"/>
        </w:rPr>
        <w:t>、其使用過之產品</w:t>
      </w:r>
      <w:r w:rsidR="00876BF2">
        <w:rPr>
          <w:rFonts w:ascii="Times New Roman" w:eastAsia="標楷體" w:hAnsi="Times New Roman" w:hint="eastAsia"/>
        </w:rPr>
        <w:t>及</w:t>
      </w:r>
      <w:r w:rsidR="004878E6">
        <w:rPr>
          <w:rFonts w:ascii="Times New Roman" w:eastAsia="標楷體" w:hAnsi="Times New Roman" w:hint="eastAsia"/>
        </w:rPr>
        <w:t>對產品撰寫過之</w:t>
      </w:r>
      <w:r w:rsidR="0023002E">
        <w:rPr>
          <w:rFonts w:ascii="Times New Roman" w:eastAsia="標楷體" w:hAnsi="Times New Roman" w:hint="eastAsia"/>
        </w:rPr>
        <w:t>心得評論</w:t>
      </w:r>
      <w:r w:rsidR="00876BF2">
        <w:rPr>
          <w:rFonts w:ascii="Times New Roman" w:eastAsia="標楷體" w:hAnsi="Times New Roman" w:hint="eastAsia"/>
        </w:rPr>
        <w:t>為依據，將使用者</w:t>
      </w:r>
      <w:r w:rsidR="00A7763C">
        <w:rPr>
          <w:rFonts w:ascii="Times New Roman" w:eastAsia="標楷體" w:hAnsi="Times New Roman" w:hint="eastAsia"/>
          <w:kern w:val="0"/>
        </w:rPr>
        <w:t>依其採購習慣方式</w:t>
      </w:r>
      <w:r w:rsidR="00876BF2">
        <w:rPr>
          <w:rFonts w:ascii="Times New Roman" w:eastAsia="標楷體" w:hAnsi="Times New Roman" w:hint="eastAsia"/>
        </w:rPr>
        <w:t>進行相似度計算後分群，並</w:t>
      </w:r>
      <w:r w:rsidR="006649DB">
        <w:rPr>
          <w:rFonts w:ascii="Times New Roman" w:eastAsia="標楷體" w:hAnsi="Times New Roman" w:hint="eastAsia"/>
        </w:rPr>
        <w:t>利用分群的</w:t>
      </w:r>
      <w:r w:rsidR="00994BD4">
        <w:rPr>
          <w:rFonts w:ascii="Times New Roman" w:eastAsia="標楷體" w:hAnsi="Times New Roman" w:hint="eastAsia"/>
        </w:rPr>
        <w:t>結果，進行產品評論分析，取得群內</w:t>
      </w:r>
      <w:r w:rsidR="007E495A">
        <w:rPr>
          <w:rFonts w:ascii="Times New Roman" w:eastAsia="標楷體" w:hAnsi="Times New Roman" w:hint="eastAsia"/>
        </w:rPr>
        <w:t>相似</w:t>
      </w:r>
      <w:r w:rsidR="00994BD4">
        <w:rPr>
          <w:rFonts w:ascii="Times New Roman" w:eastAsia="標楷體" w:hAnsi="Times New Roman" w:hint="eastAsia"/>
        </w:rPr>
        <w:t>使用者對於產品之評</w:t>
      </w:r>
      <w:r w:rsidR="00994BD4">
        <w:rPr>
          <w:rFonts w:ascii="Times New Roman" w:eastAsia="標楷體" w:hAnsi="Times New Roman" w:hint="eastAsia"/>
        </w:rPr>
        <w:lastRenderedPageBreak/>
        <w:t>分後，進行跨類別</w:t>
      </w:r>
      <w:r w:rsidR="00F762EE">
        <w:rPr>
          <w:rFonts w:ascii="Times New Roman" w:eastAsia="標楷體" w:hAnsi="Times New Roman" w:hint="eastAsia"/>
        </w:rPr>
        <w:t>美妝保養產品</w:t>
      </w:r>
      <w:r w:rsidR="00994BD4">
        <w:rPr>
          <w:rFonts w:ascii="Times New Roman" w:eastAsia="標楷體" w:hAnsi="Times New Roman" w:hint="eastAsia"/>
        </w:rPr>
        <w:t>集合</w:t>
      </w:r>
      <w:r w:rsidR="00F762EE">
        <w:rPr>
          <w:rFonts w:ascii="Times New Roman" w:eastAsia="標楷體" w:hAnsi="Times New Roman" w:hint="eastAsia"/>
        </w:rPr>
        <w:t>推薦</w:t>
      </w:r>
      <w:r w:rsidR="00994BD4">
        <w:rPr>
          <w:rFonts w:ascii="Times New Roman" w:eastAsia="標楷體" w:hAnsi="Times New Roman" w:hint="eastAsia"/>
        </w:rPr>
        <w:t>，以協助使用者省去過濾資訊的時間並推薦出符合其膚質之產品</w:t>
      </w:r>
      <w:r w:rsidR="00EB30C8">
        <w:rPr>
          <w:rFonts w:ascii="Times New Roman" w:eastAsia="標楷體" w:hAnsi="Times New Roman" w:hint="eastAsia"/>
        </w:rPr>
        <w:t>。</w:t>
      </w:r>
    </w:p>
    <w:p w14:paraId="6D88AD9F" w14:textId="11E8F2FE" w:rsidR="00994BD4" w:rsidRDefault="00BF7C34" w:rsidP="00994BD4">
      <w:pPr>
        <w:spacing w:line="360" w:lineRule="auto"/>
        <w:rPr>
          <w:rFonts w:ascii="Times New Roman" w:eastAsia="標楷體" w:hAnsi="Times New Roman"/>
        </w:rPr>
      </w:pPr>
      <w:r>
        <w:rPr>
          <w:rFonts w:ascii="Times New Roman" w:eastAsia="標楷體" w:hAnsi="Times New Roman" w:hint="eastAsia"/>
        </w:rPr>
        <w:t xml:space="preserve">    </w:t>
      </w:r>
      <w:r w:rsidR="006649DB">
        <w:rPr>
          <w:rFonts w:ascii="Times New Roman" w:eastAsia="標楷體" w:hAnsi="Times New Roman" w:hint="eastAsia"/>
        </w:rPr>
        <w:t>另</w:t>
      </w:r>
      <w:r w:rsidR="00994BD4">
        <w:rPr>
          <w:rFonts w:ascii="Times New Roman" w:eastAsia="標楷體" w:hAnsi="Times New Roman" w:hint="eastAsia"/>
        </w:rPr>
        <w:t>外，</w:t>
      </w:r>
      <w:r w:rsidR="004F2437">
        <w:rPr>
          <w:rFonts w:ascii="Times New Roman" w:eastAsia="標楷體" w:hAnsi="Times New Roman" w:hint="eastAsia"/>
        </w:rPr>
        <w:t>在計算使用者相似度的部分，若單純只使用使用者</w:t>
      </w:r>
      <w:r>
        <w:rPr>
          <w:rFonts w:ascii="Times New Roman" w:eastAsia="標楷體" w:hAnsi="Times New Roman" w:hint="eastAsia"/>
        </w:rPr>
        <w:t>特性</w:t>
      </w:r>
      <w:r w:rsidR="00CF7C4F">
        <w:rPr>
          <w:rFonts w:ascii="Times New Roman" w:eastAsia="標楷體" w:hAnsi="Times New Roman" w:hint="eastAsia"/>
        </w:rPr>
        <w:t>，只能將之視為是分類後的結果</w:t>
      </w:r>
      <w:r>
        <w:rPr>
          <w:rFonts w:ascii="Times New Roman" w:eastAsia="標楷體" w:hAnsi="Times New Roman" w:hint="eastAsia"/>
        </w:rPr>
        <w:t>，可能會使得推薦結果不夠準確，所以將加入使用者使用過之產品作為相似度計算依據。此處假設使用者</w:t>
      </w:r>
      <w:r w:rsidR="004878E6">
        <w:rPr>
          <w:rFonts w:ascii="Times New Roman" w:eastAsia="標楷體" w:hAnsi="Times New Roman" w:hint="eastAsia"/>
        </w:rPr>
        <w:t>對產品發表評論或是標記曾購買過該產品都視為是曾經使用該產品</w:t>
      </w:r>
      <w:r>
        <w:rPr>
          <w:rFonts w:ascii="Times New Roman" w:eastAsia="標楷體" w:hAnsi="Times New Roman" w:hint="eastAsia"/>
        </w:rPr>
        <w:t>。</w:t>
      </w:r>
      <w:r w:rsidR="00994BD4">
        <w:rPr>
          <w:rFonts w:ascii="Times New Roman" w:eastAsia="標楷體" w:hAnsi="Times New Roman" w:hint="eastAsia"/>
        </w:rPr>
        <w:t>系統</w:t>
      </w:r>
      <w:r w:rsidR="005D03E6">
        <w:rPr>
          <w:rFonts w:ascii="Times New Roman" w:eastAsia="標楷體" w:hAnsi="Times New Roman" w:hint="eastAsia"/>
        </w:rPr>
        <w:t>主要目標</w:t>
      </w:r>
      <w:r w:rsidR="00994BD4">
        <w:rPr>
          <w:rFonts w:ascii="Times New Roman" w:eastAsia="標楷體" w:hAnsi="Times New Roman" w:hint="eastAsia"/>
        </w:rPr>
        <w:t>如下</w:t>
      </w:r>
      <w:r w:rsidR="00087035">
        <w:rPr>
          <w:rFonts w:ascii="Times New Roman" w:eastAsia="標楷體" w:hAnsi="Times New Roman" w:hint="eastAsia"/>
        </w:rPr>
        <w:t>：</w:t>
      </w:r>
    </w:p>
    <w:p w14:paraId="33C85FB6" w14:textId="7EDCF579" w:rsidR="00FB7864" w:rsidRPr="00FB7864" w:rsidRDefault="00FB7864" w:rsidP="00FB7864">
      <w:pPr>
        <w:pStyle w:val="a7"/>
        <w:numPr>
          <w:ilvl w:val="0"/>
          <w:numId w:val="14"/>
        </w:numPr>
        <w:spacing w:line="360" w:lineRule="auto"/>
        <w:ind w:leftChars="0"/>
        <w:rPr>
          <w:rFonts w:ascii="Times New Roman" w:eastAsia="標楷體" w:hAnsi="Times New Roman"/>
        </w:rPr>
      </w:pPr>
      <w:r>
        <w:rPr>
          <w:rFonts w:ascii="Times New Roman" w:eastAsia="標楷體" w:hAnsi="Times New Roman" w:hint="eastAsia"/>
        </w:rPr>
        <w:t>利用使用者相似度計算以及使用者分群結果，找出美妝保養產品中類別與</w:t>
      </w:r>
      <w:proofErr w:type="gramStart"/>
      <w:r>
        <w:rPr>
          <w:rFonts w:ascii="Times New Roman" w:eastAsia="標楷體" w:hAnsi="Times New Roman" w:hint="eastAsia"/>
        </w:rPr>
        <w:t>類別間的關係</w:t>
      </w:r>
      <w:proofErr w:type="gramEnd"/>
      <w:r w:rsidR="003B66E9">
        <w:rPr>
          <w:rFonts w:ascii="Times New Roman" w:eastAsia="標楷體" w:hAnsi="Times New Roman" w:hint="eastAsia"/>
        </w:rPr>
        <w:t>，以形成未來推薦的產品集</w:t>
      </w:r>
      <w:r>
        <w:rPr>
          <w:rFonts w:ascii="Times New Roman" w:eastAsia="標楷體" w:hAnsi="Times New Roman" w:hint="eastAsia"/>
        </w:rPr>
        <w:t>，例如：在中性</w:t>
      </w:r>
      <w:proofErr w:type="gramStart"/>
      <w:r>
        <w:rPr>
          <w:rFonts w:ascii="Times New Roman" w:eastAsia="標楷體" w:hAnsi="Times New Roman" w:hint="eastAsia"/>
        </w:rPr>
        <w:t>肌膚質下的</w:t>
      </w:r>
      <w:proofErr w:type="gramEnd"/>
      <w:r w:rsidR="00E938AE">
        <w:rPr>
          <w:rFonts w:ascii="Times New Roman" w:eastAsia="標楷體" w:hAnsi="Times New Roman" w:hint="eastAsia"/>
        </w:rPr>
        <w:t>相似</w:t>
      </w:r>
      <w:r>
        <w:rPr>
          <w:rFonts w:ascii="Times New Roman" w:eastAsia="標楷體" w:hAnsi="Times New Roman" w:hint="eastAsia"/>
        </w:rPr>
        <w:t>使用者經過分析後，得到</w:t>
      </w:r>
      <w:r w:rsidR="00E938AE">
        <w:rPr>
          <w:rFonts w:ascii="Times New Roman" w:eastAsia="標楷體" w:hAnsi="Times New Roman" w:hint="eastAsia"/>
        </w:rPr>
        <w:t>相似</w:t>
      </w:r>
      <w:r>
        <w:rPr>
          <w:rFonts w:ascii="Times New Roman" w:eastAsia="標楷體" w:hAnsi="Times New Roman" w:hint="eastAsia"/>
        </w:rPr>
        <w:t>使用者使用之產品類別關係為化妝水類</w:t>
      </w:r>
      <w:proofErr w:type="gramStart"/>
      <w:r>
        <w:rPr>
          <w:rFonts w:ascii="Times New Roman" w:eastAsia="標楷體" w:hAnsi="Times New Roman" w:hint="eastAsia"/>
        </w:rPr>
        <w:t>－乳霜類－</w:t>
      </w:r>
      <w:proofErr w:type="gramEnd"/>
      <w:r>
        <w:rPr>
          <w:rFonts w:ascii="Times New Roman" w:eastAsia="標楷體" w:hAnsi="Times New Roman" w:hint="eastAsia"/>
        </w:rPr>
        <w:t>乳液類。</w:t>
      </w:r>
    </w:p>
    <w:p w14:paraId="3EEE0CAC" w14:textId="0E9225EA" w:rsidR="00087035" w:rsidRPr="00DD6D21" w:rsidRDefault="006F58D1" w:rsidP="00087035">
      <w:pPr>
        <w:pStyle w:val="a7"/>
        <w:numPr>
          <w:ilvl w:val="0"/>
          <w:numId w:val="14"/>
        </w:numPr>
        <w:spacing w:line="360" w:lineRule="auto"/>
        <w:ind w:leftChars="0"/>
        <w:rPr>
          <w:rFonts w:ascii="Times New Roman" w:eastAsia="標楷體" w:hAnsi="Times New Roman"/>
        </w:rPr>
      </w:pPr>
      <w:r w:rsidRPr="00DD6D21">
        <w:rPr>
          <w:rFonts w:ascii="Times New Roman" w:eastAsia="標楷體" w:hAnsi="Times New Roman" w:hint="eastAsia"/>
        </w:rPr>
        <w:t>利用</w:t>
      </w:r>
      <w:r w:rsidR="00E938AE">
        <w:rPr>
          <w:rFonts w:ascii="Times New Roman" w:eastAsia="標楷體" w:hAnsi="Times New Roman" w:hint="eastAsia"/>
        </w:rPr>
        <w:t>相似</w:t>
      </w:r>
      <w:r w:rsidRPr="00DD6D21">
        <w:rPr>
          <w:rFonts w:ascii="Times New Roman" w:eastAsia="標楷體" w:hAnsi="Times New Roman" w:hint="eastAsia"/>
        </w:rPr>
        <w:t>使用者對於產品的心得評論，</w:t>
      </w:r>
      <w:r w:rsidR="00DD6D21">
        <w:rPr>
          <w:rFonts w:ascii="Times New Roman" w:eastAsia="標楷體" w:hAnsi="Times New Roman" w:hint="eastAsia"/>
        </w:rPr>
        <w:t>找出</w:t>
      </w:r>
      <w:r w:rsidR="00E938AE">
        <w:rPr>
          <w:rFonts w:ascii="Times New Roman" w:eastAsia="標楷體" w:hAnsi="Times New Roman" w:hint="eastAsia"/>
        </w:rPr>
        <w:t>相似</w:t>
      </w:r>
      <w:r w:rsidR="00DD6D21">
        <w:rPr>
          <w:rFonts w:ascii="Times New Roman" w:eastAsia="標楷體" w:hAnsi="Times New Roman" w:hint="eastAsia"/>
        </w:rPr>
        <w:t>使用者對於該產品之意見字詞。意見</w:t>
      </w:r>
      <w:proofErr w:type="gramStart"/>
      <w:r w:rsidR="00DD6D21">
        <w:rPr>
          <w:rFonts w:ascii="Times New Roman" w:eastAsia="標楷體" w:hAnsi="Times New Roman" w:hint="eastAsia"/>
        </w:rPr>
        <w:t>字詞會有</w:t>
      </w:r>
      <w:proofErr w:type="gramEnd"/>
      <w:r w:rsidR="00DD6D21">
        <w:rPr>
          <w:rFonts w:ascii="Times New Roman" w:eastAsia="標楷體" w:hAnsi="Times New Roman" w:hint="eastAsia"/>
        </w:rPr>
        <w:t>不同程度的差別，本研究將意見字詞之程度稱為情緒分數，透過此分數可以了解使用者對該產品的喜好程度。故本研究欲</w:t>
      </w:r>
      <w:r w:rsidRPr="00DD6D21">
        <w:rPr>
          <w:rFonts w:ascii="Times New Roman" w:eastAsia="標楷體" w:hAnsi="Times New Roman" w:hint="eastAsia"/>
        </w:rPr>
        <w:t>分析出</w:t>
      </w:r>
      <w:r w:rsidR="00E938AE">
        <w:rPr>
          <w:rFonts w:ascii="Times New Roman" w:eastAsia="標楷體" w:hAnsi="Times New Roman" w:hint="eastAsia"/>
        </w:rPr>
        <w:t>相似</w:t>
      </w:r>
      <w:r w:rsidRPr="00DD6D21">
        <w:rPr>
          <w:rFonts w:ascii="Times New Roman" w:eastAsia="標楷體" w:hAnsi="Times New Roman" w:hint="eastAsia"/>
        </w:rPr>
        <w:t>使用者對於產品的平均</w:t>
      </w:r>
      <w:r w:rsidR="00DD6D21">
        <w:rPr>
          <w:rFonts w:ascii="Times New Roman" w:eastAsia="標楷體" w:hAnsi="Times New Roman" w:hint="eastAsia"/>
        </w:rPr>
        <w:t>情感</w:t>
      </w:r>
      <w:r w:rsidRPr="00DD6D21">
        <w:rPr>
          <w:rFonts w:ascii="Times New Roman" w:eastAsia="標楷體" w:hAnsi="Times New Roman" w:hint="eastAsia"/>
        </w:rPr>
        <w:t>分數</w:t>
      </w:r>
      <w:r w:rsidR="00087035" w:rsidRPr="00DD6D21">
        <w:rPr>
          <w:rFonts w:ascii="Times New Roman" w:eastAsia="標楷體" w:hAnsi="Times New Roman" w:hint="eastAsia"/>
        </w:rPr>
        <w:t>，以此作為類別下產品的排序依據</w:t>
      </w:r>
      <w:r w:rsidR="00DD6D21">
        <w:rPr>
          <w:rFonts w:ascii="Times New Roman" w:eastAsia="標楷體" w:hAnsi="Times New Roman" w:hint="eastAsia"/>
        </w:rPr>
        <w:t>。</w:t>
      </w:r>
    </w:p>
    <w:p w14:paraId="72D9C979" w14:textId="1BC13364" w:rsidR="000E5F56" w:rsidRDefault="005203BA" w:rsidP="00364248">
      <w:pPr>
        <w:pStyle w:val="a7"/>
        <w:numPr>
          <w:ilvl w:val="0"/>
          <w:numId w:val="14"/>
        </w:numPr>
        <w:spacing w:line="360" w:lineRule="auto"/>
        <w:ind w:leftChars="0"/>
        <w:rPr>
          <w:rFonts w:ascii="Times New Roman" w:eastAsia="標楷體" w:hAnsi="Times New Roman"/>
        </w:rPr>
      </w:pPr>
      <w:r>
        <w:rPr>
          <w:rFonts w:ascii="Times New Roman" w:eastAsia="標楷體" w:hAnsi="Times New Roman" w:hint="eastAsia"/>
        </w:rPr>
        <w:t>有鑒於在過去研究中，沒有以集合形式的產品推薦系統，因此</w:t>
      </w:r>
      <w:r w:rsidR="000E5F56">
        <w:rPr>
          <w:rFonts w:ascii="Times New Roman" w:eastAsia="標楷體" w:hAnsi="Times New Roman" w:hint="eastAsia"/>
        </w:rPr>
        <w:t>為了達到更個人化的推薦結果，本研究利用美妝保養社群資料中</w:t>
      </w:r>
      <w:r w:rsidR="00EF2C0F">
        <w:rPr>
          <w:rFonts w:ascii="Times New Roman" w:eastAsia="標楷體" w:hAnsi="Times New Roman" w:hint="eastAsia"/>
        </w:rPr>
        <w:t>的</w:t>
      </w:r>
      <w:r w:rsidR="000E5F56">
        <w:rPr>
          <w:rFonts w:ascii="Times New Roman" w:eastAsia="標楷體" w:hAnsi="Times New Roman" w:hint="eastAsia"/>
        </w:rPr>
        <w:t>使用者資料對使用者進行分類及分群。因為美妝保養產品的使用特性，使用者會傾向於</w:t>
      </w:r>
      <w:r>
        <w:rPr>
          <w:rFonts w:ascii="Times New Roman" w:eastAsia="標楷體" w:hAnsi="Times New Roman" w:hint="eastAsia"/>
        </w:rPr>
        <w:t>接受</w:t>
      </w:r>
      <w:r w:rsidR="000E5F56">
        <w:rPr>
          <w:rFonts w:ascii="Times New Roman" w:eastAsia="標楷體" w:hAnsi="Times New Roman" w:hint="eastAsia"/>
        </w:rPr>
        <w:t>與其特性相似之使用者的產品使用心得評論，因此若先將使用者進行分類</w:t>
      </w:r>
      <w:r>
        <w:rPr>
          <w:rFonts w:ascii="Times New Roman" w:eastAsia="標楷體" w:hAnsi="Times New Roman" w:hint="eastAsia"/>
        </w:rPr>
        <w:t>再</w:t>
      </w:r>
      <w:r w:rsidR="000E5F56">
        <w:rPr>
          <w:rFonts w:ascii="Times New Roman" w:eastAsia="標楷體" w:hAnsi="Times New Roman" w:hint="eastAsia"/>
        </w:rPr>
        <w:t>進行分群，不僅可以降低「使用者－產品矩陣」的維度，也能得到與目標使用者相近的群體所產出的推薦結果。</w:t>
      </w:r>
    </w:p>
    <w:p w14:paraId="1D7A7560" w14:textId="77777777" w:rsidR="000C67B6" w:rsidRPr="002306A2" w:rsidRDefault="000C67B6" w:rsidP="000C67B6">
      <w:pPr>
        <w:pStyle w:val="2"/>
        <w:spacing w:line="360" w:lineRule="auto"/>
        <w:rPr>
          <w:rFonts w:ascii="Times New Roman" w:eastAsia="標楷體" w:hAnsi="Times New Roman"/>
          <w:sz w:val="28"/>
          <w:szCs w:val="28"/>
        </w:rPr>
      </w:pPr>
      <w:bookmarkStart w:id="11" w:name="_Toc448679286"/>
      <w:r w:rsidRPr="002306A2">
        <w:rPr>
          <w:rFonts w:ascii="Times New Roman" w:eastAsia="標楷體" w:hAnsi="Times New Roman" w:hint="eastAsia"/>
          <w:sz w:val="28"/>
          <w:szCs w:val="28"/>
        </w:rPr>
        <w:t>研究範圍與限制</w:t>
      </w:r>
      <w:bookmarkEnd w:id="11"/>
    </w:p>
    <w:p w14:paraId="7DF59F84" w14:textId="77777777" w:rsidR="000C67B6" w:rsidRDefault="000C67B6" w:rsidP="000C67B6">
      <w:pPr>
        <w:spacing w:line="360" w:lineRule="auto"/>
        <w:jc w:val="both"/>
        <w:rPr>
          <w:rFonts w:ascii="Times New Roman" w:eastAsia="標楷體" w:hAnsi="Times New Roman"/>
        </w:rPr>
      </w:pPr>
      <w:r>
        <w:rPr>
          <w:rFonts w:ascii="Times New Roman" w:eastAsia="標楷體" w:hAnsi="Times New Roman" w:hint="eastAsia"/>
        </w:rPr>
        <w:t xml:space="preserve">　　本研究欲針對美妝保養社群相關網站之資料進行分析，故本研究有以下研究範圍、假設與限制：</w:t>
      </w:r>
    </w:p>
    <w:p w14:paraId="52F57B45" w14:textId="1B4B837D" w:rsidR="000C67B6" w:rsidRDefault="000C67B6" w:rsidP="000C67B6">
      <w:pPr>
        <w:pStyle w:val="a7"/>
        <w:numPr>
          <w:ilvl w:val="0"/>
          <w:numId w:val="17"/>
        </w:numPr>
        <w:spacing w:line="360" w:lineRule="auto"/>
        <w:ind w:leftChars="0"/>
        <w:jc w:val="both"/>
        <w:rPr>
          <w:rFonts w:ascii="Times New Roman" w:eastAsia="標楷體" w:hAnsi="Times New Roman"/>
        </w:rPr>
      </w:pPr>
      <w:r w:rsidRPr="0075585D">
        <w:rPr>
          <w:rFonts w:ascii="Times New Roman" w:eastAsia="標楷體" w:hAnsi="Times New Roman" w:hint="eastAsia"/>
        </w:rPr>
        <w:t>本研究之研究資料為美妝保養相關之社群網站，故研究範圍將會限縮在美妝</w:t>
      </w:r>
      <w:r w:rsidRPr="0075585D">
        <w:rPr>
          <w:rFonts w:ascii="Times New Roman" w:eastAsia="標楷體" w:hAnsi="Times New Roman" w:hint="eastAsia"/>
        </w:rPr>
        <w:lastRenderedPageBreak/>
        <w:t>保養產品相關領域</w:t>
      </w:r>
      <w:r>
        <w:rPr>
          <w:rFonts w:ascii="Times New Roman" w:eastAsia="標楷體" w:hAnsi="Times New Roman" w:hint="eastAsia"/>
        </w:rPr>
        <w:t>，且美妝保養相關社群網站之資料具有使用者基礎分類</w:t>
      </w:r>
      <w:r w:rsidRPr="0075585D">
        <w:rPr>
          <w:rFonts w:ascii="Times New Roman" w:eastAsia="標楷體" w:hAnsi="Times New Roman" w:hint="eastAsia"/>
        </w:rPr>
        <w:t>，</w:t>
      </w:r>
      <w:r>
        <w:rPr>
          <w:rFonts w:ascii="Times New Roman" w:eastAsia="標楷體" w:hAnsi="Times New Roman" w:hint="eastAsia"/>
        </w:rPr>
        <w:t>本研究也將利用此基礎分類進行後續研究，因此可能不適用在其他不具有類似基礎分類之資料集</w:t>
      </w:r>
      <w:r w:rsidR="007F7983">
        <w:rPr>
          <w:rFonts w:ascii="Times New Roman" w:eastAsia="標楷體" w:hAnsi="Times New Roman" w:hint="eastAsia"/>
        </w:rPr>
        <w:t>。</w:t>
      </w:r>
    </w:p>
    <w:p w14:paraId="2E86EAB2" w14:textId="77777777" w:rsidR="000C67B6" w:rsidRDefault="000C67B6" w:rsidP="000C67B6">
      <w:pPr>
        <w:pStyle w:val="a7"/>
        <w:numPr>
          <w:ilvl w:val="0"/>
          <w:numId w:val="17"/>
        </w:numPr>
        <w:spacing w:line="360" w:lineRule="auto"/>
        <w:ind w:leftChars="0"/>
        <w:jc w:val="both"/>
        <w:rPr>
          <w:rFonts w:ascii="Times New Roman" w:eastAsia="標楷體" w:hAnsi="Times New Roman"/>
        </w:rPr>
      </w:pPr>
      <w:r>
        <w:rPr>
          <w:rFonts w:ascii="Times New Roman" w:eastAsia="標楷體" w:hAnsi="Times New Roman" w:hint="eastAsia"/>
        </w:rPr>
        <w:t>情感分析時須將心得評論切割至以字詞為單位，因此本研究提出之方法僅能使用於</w:t>
      </w:r>
      <w:proofErr w:type="gramStart"/>
      <w:r>
        <w:rPr>
          <w:rFonts w:ascii="Times New Roman" w:eastAsia="標楷體" w:hAnsi="Times New Roman" w:hint="eastAsia"/>
        </w:rPr>
        <w:t>具有斷詞工具</w:t>
      </w:r>
      <w:proofErr w:type="gramEnd"/>
      <w:r>
        <w:rPr>
          <w:rFonts w:ascii="Times New Roman" w:eastAsia="標楷體" w:hAnsi="Times New Roman" w:hint="eastAsia"/>
        </w:rPr>
        <w:t>的語言或原本就具有斷開字詞之語言。</w:t>
      </w:r>
    </w:p>
    <w:p w14:paraId="08E68655" w14:textId="77777777" w:rsidR="000C67B6" w:rsidRDefault="000C67B6" w:rsidP="000C67B6">
      <w:pPr>
        <w:pStyle w:val="a7"/>
        <w:numPr>
          <w:ilvl w:val="0"/>
          <w:numId w:val="17"/>
        </w:numPr>
        <w:spacing w:line="360" w:lineRule="auto"/>
        <w:ind w:leftChars="0"/>
        <w:jc w:val="both"/>
        <w:rPr>
          <w:rFonts w:ascii="Times New Roman" w:eastAsia="標楷體" w:hAnsi="Times New Roman"/>
        </w:rPr>
      </w:pPr>
      <w:r w:rsidRPr="00164E9F">
        <w:rPr>
          <w:rFonts w:ascii="Times New Roman" w:eastAsia="標楷體" w:hAnsi="Times New Roman" w:hint="eastAsia"/>
        </w:rPr>
        <w:t>本研究假設為假設買過或發表產品心得的使用者都視為使用過該產品。</w:t>
      </w:r>
    </w:p>
    <w:p w14:paraId="3193604A" w14:textId="75B2106C" w:rsidR="00E938AE" w:rsidRPr="004947C1" w:rsidRDefault="007E495A" w:rsidP="000C67B6">
      <w:pPr>
        <w:pStyle w:val="a7"/>
        <w:numPr>
          <w:ilvl w:val="0"/>
          <w:numId w:val="17"/>
        </w:numPr>
        <w:spacing w:line="360" w:lineRule="auto"/>
        <w:ind w:leftChars="0"/>
        <w:jc w:val="both"/>
        <w:rPr>
          <w:rFonts w:ascii="Times New Roman" w:eastAsia="標楷體" w:hAnsi="Times New Roman"/>
        </w:rPr>
      </w:pPr>
      <w:r>
        <w:rPr>
          <w:rFonts w:ascii="Times New Roman" w:eastAsia="標楷體" w:hAnsi="Times New Roman" w:hint="eastAsia"/>
        </w:rPr>
        <w:t>因本研究欲推薦之結果為一產品類別集合下的產品組合，且是利用群內相似之使用者使用產品反推得到產品類別，因此使用者若只有使用單一產品時</w:t>
      </w:r>
      <w:r w:rsidR="007E6869" w:rsidRPr="007E6869">
        <w:rPr>
          <w:rFonts w:ascii="Times New Roman" w:eastAsia="標楷體" w:hAnsi="Times New Roman" w:hint="eastAsia"/>
        </w:rPr>
        <w:t>，在意義上代表該</w:t>
      </w:r>
      <w:r w:rsidR="007E6869">
        <w:rPr>
          <w:rFonts w:ascii="Times New Roman" w:eastAsia="標楷體" w:hAnsi="Times New Roman" w:hint="eastAsia"/>
        </w:rPr>
        <w:t>使用者所能得到之</w:t>
      </w:r>
      <w:r w:rsidR="007E6869" w:rsidRPr="007E6869">
        <w:rPr>
          <w:rFonts w:ascii="Times New Roman" w:eastAsia="標楷體" w:hAnsi="Times New Roman" w:hint="eastAsia"/>
        </w:rPr>
        <w:t>產品類別只有一個，和本研究想要找出之多</w:t>
      </w:r>
      <w:proofErr w:type="gramStart"/>
      <w:r w:rsidR="007E6869" w:rsidRPr="007E6869">
        <w:rPr>
          <w:rFonts w:ascii="Times New Roman" w:eastAsia="標楷體" w:hAnsi="Times New Roman" w:hint="eastAsia"/>
        </w:rPr>
        <w:t>個</w:t>
      </w:r>
      <w:proofErr w:type="gramEnd"/>
      <w:r w:rsidR="007E6869" w:rsidRPr="007E6869">
        <w:rPr>
          <w:rFonts w:ascii="Times New Roman" w:eastAsia="標楷體" w:hAnsi="Times New Roman" w:hint="eastAsia"/>
        </w:rPr>
        <w:t>產品類別關係形成之產品類別集合相牴觸，且其數量會影響後續推薦結果，所以在實驗過程中，不會將只使用單一產品之使用者納入考量</w:t>
      </w:r>
      <w:r w:rsidR="007E6869">
        <w:rPr>
          <w:rFonts w:ascii="Times New Roman" w:eastAsia="標楷體" w:hAnsi="Times New Roman" w:hint="eastAsia"/>
        </w:rPr>
        <w:t>。另外，由於使用者可能使用多項產品，但該產品皆屬同一類別，此時在推薦產品集合階段時，也會將群內相似使用者所產出之產品類別集合排序清單中的只有單一類別的項目移除，不納入推薦之清單中。</w:t>
      </w:r>
    </w:p>
    <w:p w14:paraId="7CBE0F58" w14:textId="77777777" w:rsidR="00251F42" w:rsidRDefault="00251F42" w:rsidP="00251F42">
      <w:pPr>
        <w:pStyle w:val="2"/>
        <w:spacing w:line="360" w:lineRule="auto"/>
        <w:rPr>
          <w:rFonts w:ascii="Times New Roman" w:eastAsia="標楷體" w:hAnsi="Times New Roman"/>
          <w:sz w:val="28"/>
          <w:szCs w:val="28"/>
        </w:rPr>
      </w:pPr>
      <w:bookmarkStart w:id="12" w:name="_Toc448679287"/>
      <w:r w:rsidRPr="002306A2">
        <w:rPr>
          <w:rFonts w:ascii="Times New Roman" w:eastAsia="標楷體" w:hAnsi="Times New Roman" w:hint="eastAsia"/>
          <w:sz w:val="28"/>
          <w:szCs w:val="28"/>
        </w:rPr>
        <w:t>研究流程</w:t>
      </w:r>
      <w:bookmarkEnd w:id="12"/>
    </w:p>
    <w:p w14:paraId="225FA2E0" w14:textId="70891901" w:rsidR="001A7E31" w:rsidRDefault="001A7E31" w:rsidP="001C4C8D">
      <w:pPr>
        <w:spacing w:line="360" w:lineRule="auto"/>
        <w:jc w:val="both"/>
        <w:rPr>
          <w:rFonts w:ascii="Times New Roman" w:eastAsia="標楷體" w:hAnsi="Times New Roman"/>
        </w:rPr>
      </w:pPr>
      <w:r>
        <w:rPr>
          <w:rFonts w:ascii="Times New Roman" w:eastAsia="標楷體" w:hAnsi="Times New Roman" w:hint="eastAsia"/>
        </w:rPr>
        <w:t xml:space="preserve">    </w:t>
      </w:r>
      <w:r>
        <w:rPr>
          <w:rFonts w:ascii="Times New Roman" w:eastAsia="標楷體" w:hAnsi="Times New Roman" w:hint="eastAsia"/>
        </w:rPr>
        <w:t>本研究的研究流程如</w:t>
      </w:r>
      <w:r w:rsidR="007F6D6B">
        <w:rPr>
          <w:rFonts w:ascii="Times New Roman" w:eastAsia="標楷體" w:hAnsi="Times New Roman"/>
          <w:shd w:val="pct15" w:color="auto" w:fill="FFFFFF"/>
        </w:rPr>
        <w:fldChar w:fldCharType="begin"/>
      </w:r>
      <w:r w:rsidR="007F6D6B">
        <w:rPr>
          <w:rFonts w:ascii="Times New Roman" w:eastAsia="標楷體" w:hAnsi="Times New Roman"/>
        </w:rPr>
        <w:instrText xml:space="preserve"> </w:instrText>
      </w:r>
      <w:r w:rsidR="007F6D6B">
        <w:rPr>
          <w:rFonts w:ascii="Times New Roman" w:eastAsia="標楷體" w:hAnsi="Times New Roman" w:hint="eastAsia"/>
        </w:rPr>
        <w:instrText>REF _Ref436079820 \h</w:instrText>
      </w:r>
      <w:r w:rsidR="007F6D6B">
        <w:rPr>
          <w:rFonts w:ascii="Times New Roman" w:eastAsia="標楷體" w:hAnsi="Times New Roman"/>
        </w:rPr>
        <w:instrText xml:space="preserve"> </w:instrText>
      </w:r>
      <w:r w:rsidR="007F6D6B">
        <w:rPr>
          <w:rFonts w:ascii="Times New Roman" w:eastAsia="標楷體" w:hAnsi="Times New Roman"/>
          <w:shd w:val="pct15" w:color="auto" w:fill="FFFFFF"/>
        </w:rPr>
      </w:r>
      <w:r w:rsidR="007F6D6B">
        <w:rPr>
          <w:rFonts w:ascii="Times New Roman" w:eastAsia="標楷體" w:hAnsi="Times New Roman"/>
          <w:shd w:val="pct15" w:color="auto" w:fill="FFFFFF"/>
        </w:rPr>
        <w:fldChar w:fldCharType="separate"/>
      </w:r>
      <w:r w:rsidR="000E103D" w:rsidRPr="0081098E">
        <w:rPr>
          <w:rFonts w:ascii="Times New Roman" w:eastAsia="標楷體" w:hAnsi="Times New Roman" w:hint="eastAsia"/>
        </w:rPr>
        <w:t>圖</w:t>
      </w:r>
      <w:r w:rsidR="000E103D" w:rsidRPr="0081098E">
        <w:rPr>
          <w:rFonts w:ascii="Times New Roman" w:eastAsia="標楷體" w:hAnsi="Times New Roman" w:hint="eastAsia"/>
        </w:rPr>
        <w:t xml:space="preserve"> </w:t>
      </w:r>
      <w:r w:rsidR="000E103D">
        <w:rPr>
          <w:rFonts w:ascii="Times New Roman" w:eastAsia="標楷體" w:hAnsi="Times New Roman"/>
          <w:noProof/>
        </w:rPr>
        <w:t>1</w:t>
      </w:r>
      <w:r w:rsidR="000E103D">
        <w:rPr>
          <w:rFonts w:ascii="Times New Roman" w:eastAsia="標楷體" w:hAnsi="Times New Roman"/>
        </w:rPr>
        <w:noBreakHyphen/>
      </w:r>
      <w:r w:rsidR="000E103D">
        <w:rPr>
          <w:rFonts w:ascii="Times New Roman" w:eastAsia="標楷體" w:hAnsi="Times New Roman"/>
          <w:noProof/>
        </w:rPr>
        <w:t>4</w:t>
      </w:r>
      <w:r w:rsidR="007F6D6B">
        <w:rPr>
          <w:rFonts w:ascii="Times New Roman" w:eastAsia="標楷體" w:hAnsi="Times New Roman"/>
          <w:shd w:val="pct15" w:color="auto" w:fill="FFFFFF"/>
        </w:rPr>
        <w:fldChar w:fldCharType="end"/>
      </w:r>
      <w:r>
        <w:rPr>
          <w:rFonts w:ascii="Times New Roman" w:eastAsia="標楷體" w:hAnsi="Times New Roman" w:hint="eastAsia"/>
        </w:rPr>
        <w:t>所示，詳細流程之說明如下：</w:t>
      </w:r>
    </w:p>
    <w:p w14:paraId="49F82140" w14:textId="3FCCCDD2" w:rsidR="00EE04B0" w:rsidRPr="004D5B90" w:rsidRDefault="001A7E31" w:rsidP="004D5B90">
      <w:pPr>
        <w:pStyle w:val="a7"/>
        <w:numPr>
          <w:ilvl w:val="0"/>
          <w:numId w:val="5"/>
        </w:numPr>
        <w:spacing w:line="360" w:lineRule="auto"/>
        <w:ind w:leftChars="0"/>
        <w:jc w:val="both"/>
        <w:rPr>
          <w:rFonts w:ascii="Times New Roman" w:eastAsia="標楷體" w:hAnsi="Times New Roman"/>
        </w:rPr>
      </w:pPr>
      <w:r>
        <w:rPr>
          <w:rFonts w:ascii="Times New Roman" w:eastAsia="標楷體" w:hAnsi="Times New Roman" w:hint="eastAsia"/>
        </w:rPr>
        <w:t>確立研究動機及目的</w:t>
      </w:r>
      <w:r w:rsidR="0054473A">
        <w:rPr>
          <w:rFonts w:ascii="Times New Roman" w:eastAsia="標楷體" w:hAnsi="Times New Roman" w:hint="eastAsia"/>
        </w:rPr>
        <w:t>：</w:t>
      </w:r>
      <w:r w:rsidR="0069036F">
        <w:rPr>
          <w:rFonts w:ascii="Times New Roman" w:eastAsia="標楷體" w:hAnsi="Times New Roman" w:hint="eastAsia"/>
        </w:rPr>
        <w:t>從日常生活中思考並找尋待解決的問題。隨著網際網</w:t>
      </w:r>
      <w:r w:rsidR="00164E9F">
        <w:rPr>
          <w:rFonts w:ascii="Times New Roman" w:eastAsia="標楷體" w:hAnsi="Times New Roman" w:hint="eastAsia"/>
        </w:rPr>
        <w:t>路技術的發展</w:t>
      </w:r>
      <w:r w:rsidR="00480A2B">
        <w:rPr>
          <w:rFonts w:ascii="Times New Roman" w:eastAsia="標楷體" w:hAnsi="Times New Roman" w:hint="eastAsia"/>
        </w:rPr>
        <w:t>及社群觀念與網路的結合，越來越多使用者在消費前會參考</w:t>
      </w:r>
      <w:r w:rsidR="00E24D3F">
        <w:rPr>
          <w:rFonts w:ascii="Times New Roman" w:eastAsia="標楷體" w:hAnsi="Times New Roman" w:hint="eastAsia"/>
        </w:rPr>
        <w:t>社群網路上其他使用者的心得評論</w:t>
      </w:r>
      <w:r w:rsidR="00480A2B">
        <w:rPr>
          <w:rFonts w:ascii="Times New Roman" w:eastAsia="標楷體" w:hAnsi="Times New Roman" w:hint="eastAsia"/>
        </w:rPr>
        <w:t>；</w:t>
      </w:r>
      <w:r w:rsidR="0069036F">
        <w:rPr>
          <w:rFonts w:ascii="Times New Roman" w:eastAsia="標楷體" w:hAnsi="Times New Roman" w:hint="eastAsia"/>
        </w:rPr>
        <w:t>而推薦系統雖已被廣泛討論，但在推薦</w:t>
      </w:r>
      <w:r w:rsidR="00480A2B">
        <w:rPr>
          <w:rFonts w:ascii="Times New Roman" w:eastAsia="標楷體" w:hAnsi="Times New Roman" w:hint="eastAsia"/>
        </w:rPr>
        <w:t>項目</w:t>
      </w:r>
      <w:r w:rsidR="0069036F">
        <w:rPr>
          <w:rFonts w:ascii="Times New Roman" w:eastAsia="標楷體" w:hAnsi="Times New Roman" w:hint="eastAsia"/>
        </w:rPr>
        <w:t>上仍有可以發揮的空間，特別是當推薦結果通常</w:t>
      </w:r>
      <w:r w:rsidR="00480A2B">
        <w:rPr>
          <w:rFonts w:ascii="Times New Roman" w:eastAsia="標楷體" w:hAnsi="Times New Roman" w:hint="eastAsia"/>
        </w:rPr>
        <w:t>為</w:t>
      </w:r>
      <w:r w:rsidR="0069036F">
        <w:rPr>
          <w:rFonts w:ascii="Times New Roman" w:eastAsia="標楷體" w:hAnsi="Times New Roman" w:hint="eastAsia"/>
        </w:rPr>
        <w:t>依據使用者的瀏覽行為或是與當前鎖定之</w:t>
      </w:r>
      <w:r w:rsidR="00480A2B">
        <w:rPr>
          <w:rFonts w:ascii="Times New Roman" w:eastAsia="標楷體" w:hAnsi="Times New Roman" w:hint="eastAsia"/>
        </w:rPr>
        <w:t>項目</w:t>
      </w:r>
      <w:r w:rsidR="0069036F">
        <w:rPr>
          <w:rFonts w:ascii="Times New Roman" w:eastAsia="標楷體" w:hAnsi="Times New Roman" w:hint="eastAsia"/>
        </w:rPr>
        <w:t>相似程度高者而生時，</w:t>
      </w:r>
      <w:r w:rsidR="00480A2B" w:rsidRPr="00480A2B">
        <w:rPr>
          <w:rFonts w:ascii="Times New Roman" w:eastAsia="標楷體" w:hAnsi="Times New Roman" w:hint="eastAsia"/>
        </w:rPr>
        <w:t>因此若能在推薦過程中結合社群</w:t>
      </w:r>
      <w:r w:rsidR="004D5B90">
        <w:rPr>
          <w:rFonts w:ascii="Times New Roman" w:eastAsia="標楷體" w:hAnsi="Times New Roman" w:hint="eastAsia"/>
        </w:rPr>
        <w:t>評論</w:t>
      </w:r>
      <w:r w:rsidR="00480A2B" w:rsidRPr="004D5B90">
        <w:rPr>
          <w:rFonts w:ascii="Times New Roman" w:eastAsia="標楷體" w:hAnsi="Times New Roman" w:hint="eastAsia"/>
        </w:rPr>
        <w:t>觀念，</w:t>
      </w:r>
      <w:r w:rsidR="0069036F" w:rsidRPr="004D5B90">
        <w:rPr>
          <w:rFonts w:ascii="Times New Roman" w:eastAsia="標楷體" w:hAnsi="Times New Roman" w:hint="eastAsia"/>
        </w:rPr>
        <w:t>產生出一個與特定主題</w:t>
      </w:r>
      <w:proofErr w:type="gramStart"/>
      <w:r w:rsidR="0069036F" w:rsidRPr="004D5B90">
        <w:rPr>
          <w:rFonts w:ascii="Times New Roman" w:eastAsia="標楷體" w:hAnsi="Times New Roman" w:hint="eastAsia"/>
        </w:rPr>
        <w:t>相關</w:t>
      </w:r>
      <w:r w:rsidR="004D5B90">
        <w:rPr>
          <w:rFonts w:ascii="Times New Roman" w:eastAsia="標楷體" w:hAnsi="Times New Roman" w:hint="eastAsia"/>
        </w:rPr>
        <w:t>且跨類別</w:t>
      </w:r>
      <w:proofErr w:type="gramEnd"/>
      <w:r w:rsidR="004D5B90">
        <w:rPr>
          <w:rFonts w:ascii="Times New Roman" w:eastAsia="標楷體" w:hAnsi="Times New Roman" w:hint="eastAsia"/>
        </w:rPr>
        <w:t>的項目列表</w:t>
      </w:r>
      <w:r w:rsidR="0069036F" w:rsidRPr="004D5B90">
        <w:rPr>
          <w:rFonts w:ascii="Times New Roman" w:eastAsia="標楷體" w:hAnsi="Times New Roman" w:hint="eastAsia"/>
        </w:rPr>
        <w:t>，或許能改善推薦的效果。</w:t>
      </w:r>
    </w:p>
    <w:p w14:paraId="4F205EBA" w14:textId="32DD76D9" w:rsidR="0069036F" w:rsidRPr="004D5B90" w:rsidRDefault="001A7E31" w:rsidP="004D5B90">
      <w:pPr>
        <w:pStyle w:val="a7"/>
        <w:numPr>
          <w:ilvl w:val="0"/>
          <w:numId w:val="5"/>
        </w:numPr>
        <w:spacing w:line="360" w:lineRule="auto"/>
        <w:ind w:leftChars="0"/>
        <w:jc w:val="both"/>
        <w:rPr>
          <w:rFonts w:ascii="Times New Roman" w:eastAsia="標楷體" w:hAnsi="Times New Roman"/>
        </w:rPr>
      </w:pPr>
      <w:r>
        <w:rPr>
          <w:rFonts w:ascii="Times New Roman" w:eastAsia="標楷體" w:hAnsi="Times New Roman" w:hint="eastAsia"/>
        </w:rPr>
        <w:t>確立研究主題及研究範圍</w:t>
      </w:r>
      <w:r w:rsidR="0069036F">
        <w:rPr>
          <w:rFonts w:ascii="Times New Roman" w:eastAsia="標楷體" w:hAnsi="Times New Roman" w:hint="eastAsia"/>
        </w:rPr>
        <w:t>：美妝保養產業在網際網路技術</w:t>
      </w:r>
      <w:r w:rsidR="004D5B90">
        <w:rPr>
          <w:rFonts w:ascii="Times New Roman" w:eastAsia="標楷體" w:hAnsi="Times New Roman" w:hint="eastAsia"/>
        </w:rPr>
        <w:t>廣泛深入至人們的日常生活中後，有了巨大的改變。越來越多的消費者</w:t>
      </w:r>
      <w:r w:rsidR="0069036F">
        <w:rPr>
          <w:rFonts w:ascii="Times New Roman" w:eastAsia="標楷體" w:hAnsi="Times New Roman" w:hint="eastAsia"/>
        </w:rPr>
        <w:t>透過網路</w:t>
      </w:r>
      <w:r w:rsidR="004D5B90">
        <w:rPr>
          <w:rFonts w:ascii="Times New Roman" w:eastAsia="標楷體" w:hAnsi="Times New Roman" w:hint="eastAsia"/>
        </w:rPr>
        <w:t>或</w:t>
      </w:r>
      <w:r w:rsidR="004D5B90" w:rsidRPr="004D5B90">
        <w:rPr>
          <w:rFonts w:ascii="Times New Roman" w:eastAsia="標楷體" w:hAnsi="Times New Roman" w:hint="eastAsia"/>
        </w:rPr>
        <w:t>社群網路其</w:t>
      </w:r>
      <w:r w:rsidR="004D5B90" w:rsidRPr="004D5B90">
        <w:rPr>
          <w:rFonts w:ascii="Times New Roman" w:eastAsia="標楷體" w:hAnsi="Times New Roman" w:hint="eastAsia"/>
        </w:rPr>
        <w:lastRenderedPageBreak/>
        <w:t>他使用者的評論</w:t>
      </w:r>
      <w:r w:rsidR="0069036F" w:rsidRPr="004D5B90">
        <w:rPr>
          <w:rFonts w:ascii="Times New Roman" w:eastAsia="標楷體" w:hAnsi="Times New Roman" w:hint="eastAsia"/>
        </w:rPr>
        <w:t>取得美妝保養的相關資訊</w:t>
      </w:r>
      <w:r w:rsidR="00CA2E56" w:rsidRPr="004D5B90">
        <w:rPr>
          <w:rFonts w:ascii="Times New Roman" w:eastAsia="標楷體" w:hAnsi="Times New Roman" w:hint="eastAsia"/>
        </w:rPr>
        <w:t>，因此有越來越多與美妝保養相關的社群出現。本研究期望透過取得美妝保養社群網站資料，設計</w:t>
      </w:r>
      <w:proofErr w:type="gramStart"/>
      <w:r w:rsidR="00CA2E56" w:rsidRPr="004D5B90">
        <w:rPr>
          <w:rFonts w:ascii="Times New Roman" w:eastAsia="標楷體" w:hAnsi="Times New Roman" w:hint="eastAsia"/>
        </w:rPr>
        <w:t>一</w:t>
      </w:r>
      <w:proofErr w:type="gramEnd"/>
      <w:r w:rsidR="00CA2E56" w:rsidRPr="004D5B90">
        <w:rPr>
          <w:rFonts w:ascii="Times New Roman" w:eastAsia="標楷體" w:hAnsi="Times New Roman" w:hint="eastAsia"/>
        </w:rPr>
        <w:t>推薦系統，針對平台上所能取得之使用者資料進行推薦，此推薦結果為跨類別的產品推薦，並期望能將產品形成一產品</w:t>
      </w:r>
      <w:r w:rsidR="0039090B" w:rsidRPr="004D5B90">
        <w:rPr>
          <w:rFonts w:ascii="Times New Roman" w:eastAsia="標楷體" w:hAnsi="Times New Roman" w:hint="eastAsia"/>
        </w:rPr>
        <w:t>集</w:t>
      </w:r>
      <w:r w:rsidR="00CA2E56" w:rsidRPr="004D5B90">
        <w:rPr>
          <w:rFonts w:ascii="Times New Roman" w:eastAsia="標楷體" w:hAnsi="Times New Roman" w:hint="eastAsia"/>
        </w:rPr>
        <w:t>。</w:t>
      </w:r>
    </w:p>
    <w:p w14:paraId="27DEF48A" w14:textId="1F3004B4" w:rsidR="00EE04B0" w:rsidRPr="00CA2E56" w:rsidRDefault="001A7E31" w:rsidP="003356C0">
      <w:pPr>
        <w:pStyle w:val="a7"/>
        <w:numPr>
          <w:ilvl w:val="0"/>
          <w:numId w:val="5"/>
        </w:numPr>
        <w:spacing w:line="360" w:lineRule="auto"/>
        <w:ind w:leftChars="0"/>
        <w:jc w:val="both"/>
        <w:rPr>
          <w:rFonts w:ascii="Times New Roman" w:eastAsia="標楷體" w:hAnsi="Times New Roman"/>
        </w:rPr>
      </w:pPr>
      <w:r>
        <w:rPr>
          <w:rFonts w:ascii="Times New Roman" w:eastAsia="標楷體" w:hAnsi="Times New Roman" w:hint="eastAsia"/>
        </w:rPr>
        <w:t>相關文獻蒐集與探討</w:t>
      </w:r>
      <w:r w:rsidR="00CA2E56">
        <w:rPr>
          <w:rFonts w:ascii="Times New Roman" w:eastAsia="標楷體" w:hAnsi="Times New Roman" w:hint="eastAsia"/>
        </w:rPr>
        <w:t>：根據上述研究主題蒐集相關文獻，包含：</w:t>
      </w:r>
      <w:r w:rsidR="00CA2E56" w:rsidRPr="005722AF">
        <w:rPr>
          <w:rFonts w:ascii="Times New Roman" w:eastAsia="標楷體" w:hAnsi="Times New Roman" w:hint="eastAsia"/>
        </w:rPr>
        <w:t>社群網站服務</w:t>
      </w:r>
      <w:r w:rsidR="008E6A94">
        <w:rPr>
          <w:rFonts w:ascii="Times New Roman" w:eastAsia="標楷體" w:hAnsi="Times New Roman" w:hint="eastAsia"/>
        </w:rPr>
        <w:t>、自然語言處理、文件分析、情感分析、分群及</w:t>
      </w:r>
      <w:r w:rsidR="00CA2E56">
        <w:rPr>
          <w:rFonts w:ascii="Times New Roman" w:eastAsia="標楷體" w:hAnsi="Times New Roman" w:hint="eastAsia"/>
        </w:rPr>
        <w:t>推薦系統等相關技術之文獻。</w:t>
      </w:r>
    </w:p>
    <w:p w14:paraId="2F582C59" w14:textId="77777777" w:rsidR="00EE04B0" w:rsidRPr="00BA5298" w:rsidRDefault="001A7E31" w:rsidP="003356C0">
      <w:pPr>
        <w:pStyle w:val="a7"/>
        <w:numPr>
          <w:ilvl w:val="0"/>
          <w:numId w:val="5"/>
        </w:numPr>
        <w:spacing w:line="360" w:lineRule="auto"/>
        <w:ind w:leftChars="0"/>
        <w:jc w:val="both"/>
        <w:rPr>
          <w:rFonts w:ascii="Times New Roman" w:eastAsia="標楷體" w:hAnsi="Times New Roman"/>
        </w:rPr>
      </w:pPr>
      <w:r>
        <w:rPr>
          <w:rFonts w:ascii="Times New Roman" w:eastAsia="標楷體" w:hAnsi="Times New Roman" w:hint="eastAsia"/>
        </w:rPr>
        <w:t>研究方法設計</w:t>
      </w:r>
      <w:r w:rsidR="00CA2E56">
        <w:rPr>
          <w:rFonts w:ascii="Times New Roman" w:eastAsia="標楷體" w:hAnsi="Times New Roman" w:hint="eastAsia"/>
        </w:rPr>
        <w:t>：在此階段會進行本研究之研究方法</w:t>
      </w:r>
      <w:r w:rsidR="00BA5298">
        <w:rPr>
          <w:rFonts w:ascii="Times New Roman" w:eastAsia="標楷體" w:hAnsi="Times New Roman" w:hint="eastAsia"/>
        </w:rPr>
        <w:t>設計</w:t>
      </w:r>
      <w:r w:rsidR="00CA2E56">
        <w:rPr>
          <w:rFonts w:ascii="Times New Roman" w:eastAsia="標楷體" w:hAnsi="Times New Roman" w:hint="eastAsia"/>
        </w:rPr>
        <w:t>，</w:t>
      </w:r>
      <w:r w:rsidR="00BA5298">
        <w:rPr>
          <w:rFonts w:ascii="Times New Roman" w:eastAsia="標楷體" w:hAnsi="Times New Roman" w:hint="eastAsia"/>
        </w:rPr>
        <w:t>並說明如何利用各項技術於本研究之系統架構中。</w:t>
      </w:r>
    </w:p>
    <w:p w14:paraId="64AA207B" w14:textId="2E67BD3F" w:rsidR="00EE04B0" w:rsidRPr="00BA5298" w:rsidRDefault="001A7E31" w:rsidP="003356C0">
      <w:pPr>
        <w:pStyle w:val="a7"/>
        <w:numPr>
          <w:ilvl w:val="0"/>
          <w:numId w:val="5"/>
        </w:numPr>
        <w:spacing w:line="360" w:lineRule="auto"/>
        <w:ind w:leftChars="0"/>
        <w:jc w:val="both"/>
        <w:rPr>
          <w:rFonts w:ascii="Times New Roman" w:eastAsia="標楷體" w:hAnsi="Times New Roman"/>
        </w:rPr>
      </w:pPr>
      <w:r>
        <w:rPr>
          <w:rFonts w:ascii="Times New Roman" w:eastAsia="標楷體" w:hAnsi="Times New Roman" w:hint="eastAsia"/>
        </w:rPr>
        <w:t>進行實驗與驗證</w:t>
      </w:r>
      <w:r w:rsidR="004D5B90">
        <w:rPr>
          <w:rFonts w:ascii="Times New Roman" w:eastAsia="標楷體" w:hAnsi="Times New Roman" w:hint="eastAsia"/>
        </w:rPr>
        <w:t>：根據本研究所提出之系統架構，進行系統</w:t>
      </w:r>
      <w:r w:rsidR="00BA5298">
        <w:rPr>
          <w:rFonts w:ascii="Times New Roman" w:eastAsia="標楷體" w:hAnsi="Times New Roman" w:hint="eastAsia"/>
        </w:rPr>
        <w:t>實作並驗證其成效。</w:t>
      </w:r>
    </w:p>
    <w:p w14:paraId="6DACF9D4" w14:textId="6F466567" w:rsidR="001A7E31" w:rsidRDefault="001A7E31" w:rsidP="003356C0">
      <w:pPr>
        <w:pStyle w:val="a7"/>
        <w:numPr>
          <w:ilvl w:val="0"/>
          <w:numId w:val="5"/>
        </w:numPr>
        <w:spacing w:line="360" w:lineRule="auto"/>
        <w:ind w:leftChars="0"/>
        <w:jc w:val="both"/>
        <w:rPr>
          <w:rFonts w:ascii="Times New Roman" w:eastAsia="標楷體" w:hAnsi="Times New Roman"/>
        </w:rPr>
      </w:pPr>
      <w:r>
        <w:rPr>
          <w:rFonts w:ascii="Times New Roman" w:eastAsia="標楷體" w:hAnsi="Times New Roman" w:hint="eastAsia"/>
        </w:rPr>
        <w:t>結論及未來研究方向討論</w:t>
      </w:r>
      <w:r w:rsidR="00D07F29">
        <w:rPr>
          <w:rFonts w:ascii="Times New Roman" w:eastAsia="標楷體" w:hAnsi="Times New Roman" w:hint="eastAsia"/>
        </w:rPr>
        <w:t>：提出本研究</w:t>
      </w:r>
      <w:r w:rsidR="00BA5298">
        <w:rPr>
          <w:rFonts w:ascii="Times New Roman" w:eastAsia="標楷體" w:hAnsi="Times New Roman" w:hint="eastAsia"/>
        </w:rPr>
        <w:t>的結論及貢獻，並找出未來</w:t>
      </w:r>
      <w:r w:rsidR="00A82904">
        <w:rPr>
          <w:rFonts w:ascii="Times New Roman" w:eastAsia="標楷體" w:hAnsi="Times New Roman" w:hint="eastAsia"/>
        </w:rPr>
        <w:t>尚</w:t>
      </w:r>
      <w:r w:rsidR="00BA5298">
        <w:rPr>
          <w:rFonts w:ascii="Times New Roman" w:eastAsia="標楷體" w:hAnsi="Times New Roman" w:hint="eastAsia"/>
        </w:rPr>
        <w:t>可以繼續發揮之研究方向。</w:t>
      </w:r>
    </w:p>
    <w:p w14:paraId="1FF9307B" w14:textId="77777777" w:rsidR="009C1738" w:rsidRPr="009C1738" w:rsidRDefault="009C1738" w:rsidP="009C1738">
      <w:pPr>
        <w:spacing w:line="360" w:lineRule="auto"/>
        <w:jc w:val="both"/>
        <w:rPr>
          <w:rFonts w:ascii="Times New Roman" w:eastAsia="標楷體" w:hAnsi="Times New Roman"/>
        </w:rPr>
      </w:pPr>
    </w:p>
    <w:p w14:paraId="35C598E7" w14:textId="21E068F9" w:rsidR="009C1738" w:rsidRDefault="00C91E86" w:rsidP="009C1738">
      <w:pPr>
        <w:keepNext/>
        <w:spacing w:line="360" w:lineRule="auto"/>
        <w:jc w:val="both"/>
      </w:pPr>
      <w:r w:rsidRPr="00C91E86">
        <w:rPr>
          <w:noProof/>
        </w:rPr>
        <w:lastRenderedPageBreak/>
        <w:drawing>
          <wp:inline distT="0" distB="0" distL="0" distR="0" wp14:anchorId="5D4C43BD" wp14:editId="3FB912D1">
            <wp:extent cx="5338864" cy="5651500"/>
            <wp:effectExtent l="0" t="0" r="0" b="6350"/>
            <wp:docPr id="14" name="圖片 14" descr="G:\能不能畢業就看這個了\架構圖15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能不能畢業就看這個了\架構圖15120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0917" cy="5653673"/>
                    </a:xfrm>
                    <a:prstGeom prst="rect">
                      <a:avLst/>
                    </a:prstGeom>
                    <a:noFill/>
                    <a:ln>
                      <a:noFill/>
                    </a:ln>
                  </pic:spPr>
                </pic:pic>
              </a:graphicData>
            </a:graphic>
          </wp:inline>
        </w:drawing>
      </w:r>
    </w:p>
    <w:p w14:paraId="343CD5CB" w14:textId="6B1D6786" w:rsidR="00C91E86" w:rsidRDefault="0081098E" w:rsidP="004947C1">
      <w:pPr>
        <w:pStyle w:val="a6"/>
        <w:keepNext/>
        <w:jc w:val="center"/>
        <w:rPr>
          <w:rFonts w:ascii="Times New Roman" w:eastAsia="標楷體" w:hAnsi="Times New Roman"/>
          <w:sz w:val="24"/>
        </w:rPr>
      </w:pPr>
      <w:bookmarkStart w:id="13" w:name="_Ref436079820"/>
      <w:bookmarkStart w:id="14" w:name="_Toc449108440"/>
      <w:r w:rsidRPr="0081098E">
        <w:rPr>
          <w:rFonts w:ascii="Times New Roman" w:eastAsia="標楷體" w:hAnsi="Times New Roman" w:hint="eastAsia"/>
          <w:sz w:val="24"/>
        </w:rPr>
        <w:t>圖</w:t>
      </w:r>
      <w:r w:rsidRPr="0081098E">
        <w:rPr>
          <w:rFonts w:ascii="Times New Roman" w:eastAsia="標楷體" w:hAnsi="Times New Roman" w:hint="eastAsia"/>
          <w:sz w:val="24"/>
        </w:rPr>
        <w:t xml:space="preserve"> </w:t>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STYLEREF 1 \s</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1</w:t>
      </w:r>
      <w:r w:rsidR="003F22AB">
        <w:rPr>
          <w:rFonts w:ascii="Times New Roman" w:eastAsia="標楷體" w:hAnsi="Times New Roman"/>
          <w:sz w:val="24"/>
        </w:rPr>
        <w:fldChar w:fldCharType="end"/>
      </w:r>
      <w:r w:rsidR="003F22AB">
        <w:rPr>
          <w:rFonts w:ascii="Times New Roman" w:eastAsia="標楷體" w:hAnsi="Times New Roman"/>
          <w:sz w:val="24"/>
        </w:rPr>
        <w:noBreakHyphen/>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 xml:space="preserve">SEQ </w:instrText>
      </w:r>
      <w:r w:rsidR="003F22AB">
        <w:rPr>
          <w:rFonts w:ascii="Times New Roman" w:eastAsia="標楷體" w:hAnsi="Times New Roman" w:hint="eastAsia"/>
          <w:sz w:val="24"/>
        </w:rPr>
        <w:instrText>圖</w:instrText>
      </w:r>
      <w:r w:rsidR="003F22AB">
        <w:rPr>
          <w:rFonts w:ascii="Times New Roman" w:eastAsia="標楷體" w:hAnsi="Times New Roman" w:hint="eastAsia"/>
          <w:sz w:val="24"/>
        </w:rPr>
        <w:instrText xml:space="preserve"> \* ARABIC \s 1</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4</w:t>
      </w:r>
      <w:r w:rsidR="003F22AB">
        <w:rPr>
          <w:rFonts w:ascii="Times New Roman" w:eastAsia="標楷體" w:hAnsi="Times New Roman"/>
          <w:sz w:val="24"/>
        </w:rPr>
        <w:fldChar w:fldCharType="end"/>
      </w:r>
      <w:bookmarkEnd w:id="13"/>
      <w:r w:rsidR="00F775EF">
        <w:rPr>
          <w:rFonts w:ascii="Times New Roman" w:eastAsia="標楷體" w:hAnsi="Times New Roman" w:hint="eastAsia"/>
          <w:sz w:val="24"/>
        </w:rPr>
        <w:t xml:space="preserve"> </w:t>
      </w:r>
      <w:r w:rsidR="009C1738" w:rsidRPr="0081098E">
        <w:rPr>
          <w:rFonts w:ascii="Times New Roman" w:eastAsia="標楷體" w:hAnsi="Times New Roman" w:hint="eastAsia"/>
          <w:sz w:val="24"/>
        </w:rPr>
        <w:t>研究流程圖</w:t>
      </w:r>
      <w:bookmarkEnd w:id="14"/>
    </w:p>
    <w:p w14:paraId="2E88A959" w14:textId="77777777" w:rsidR="00696B09" w:rsidRPr="00696B09" w:rsidRDefault="00696B09" w:rsidP="00696B09"/>
    <w:p w14:paraId="49D850B9" w14:textId="77777777" w:rsidR="00251F42" w:rsidRPr="003356C0" w:rsidRDefault="00251F42" w:rsidP="00251F42">
      <w:pPr>
        <w:pStyle w:val="2"/>
        <w:spacing w:line="360" w:lineRule="auto"/>
        <w:rPr>
          <w:rFonts w:ascii="Times New Roman" w:eastAsia="標楷體" w:hAnsi="Times New Roman"/>
          <w:sz w:val="28"/>
        </w:rPr>
      </w:pPr>
      <w:bookmarkStart w:id="15" w:name="_Toc448679288"/>
      <w:r w:rsidRPr="003356C0">
        <w:rPr>
          <w:rFonts w:ascii="Times New Roman" w:eastAsia="標楷體" w:hAnsi="Times New Roman" w:hint="eastAsia"/>
          <w:sz w:val="28"/>
        </w:rPr>
        <w:t>論文大綱</w:t>
      </w:r>
      <w:bookmarkEnd w:id="15"/>
    </w:p>
    <w:p w14:paraId="0A9DB841" w14:textId="46AB02DE" w:rsidR="00251F42" w:rsidRPr="002306A2" w:rsidRDefault="00EF7898" w:rsidP="0039601A">
      <w:pPr>
        <w:pStyle w:val="Web"/>
        <w:spacing w:line="360" w:lineRule="auto"/>
        <w:jc w:val="both"/>
        <w:rPr>
          <w:rFonts w:ascii="Times New Roman" w:eastAsia="標楷體" w:hAnsi="Times New Roman" w:cs="Times New Roman"/>
          <w:color w:val="000000"/>
          <w:szCs w:val="27"/>
        </w:rPr>
      </w:pPr>
      <w:r>
        <w:rPr>
          <w:rFonts w:ascii="Times New Roman" w:eastAsia="標楷體" w:hAnsi="Times New Roman" w:cs="Times New Roman" w:hint="eastAsia"/>
          <w:color w:val="000000"/>
          <w:szCs w:val="27"/>
        </w:rPr>
        <w:t xml:space="preserve">    </w:t>
      </w:r>
      <w:r w:rsidR="00B52BF8" w:rsidRPr="002306A2">
        <w:rPr>
          <w:rFonts w:ascii="Times New Roman" w:eastAsia="標楷體" w:hAnsi="Times New Roman" w:cs="Times New Roman" w:hint="eastAsia"/>
          <w:color w:val="000000"/>
          <w:szCs w:val="27"/>
        </w:rPr>
        <w:t>為了讓讀者能夠更迅速的了解本研究</w:t>
      </w:r>
      <w:r w:rsidR="00B52BF8">
        <w:rPr>
          <w:rFonts w:ascii="Times New Roman" w:eastAsia="標楷體" w:hAnsi="Times New Roman" w:cs="Times New Roman" w:hint="eastAsia"/>
          <w:color w:val="000000"/>
          <w:szCs w:val="27"/>
        </w:rPr>
        <w:t>，茲將</w:t>
      </w:r>
      <w:r w:rsidR="00251F42" w:rsidRPr="002306A2">
        <w:rPr>
          <w:rFonts w:ascii="Times New Roman" w:eastAsia="標楷體" w:hAnsi="Times New Roman" w:cs="Times New Roman"/>
          <w:color w:val="000000"/>
          <w:szCs w:val="27"/>
        </w:rPr>
        <w:t>本研究</w:t>
      </w:r>
      <w:r w:rsidR="00B52BF8">
        <w:rPr>
          <w:rFonts w:ascii="Times New Roman" w:eastAsia="標楷體" w:hAnsi="Times New Roman" w:cs="Times New Roman" w:hint="eastAsia"/>
          <w:color w:val="000000"/>
          <w:szCs w:val="27"/>
        </w:rPr>
        <w:t>的章節架構條</w:t>
      </w:r>
      <w:proofErr w:type="gramStart"/>
      <w:r w:rsidR="00B52BF8">
        <w:rPr>
          <w:rFonts w:ascii="Times New Roman" w:eastAsia="標楷體" w:hAnsi="Times New Roman" w:cs="Times New Roman" w:hint="eastAsia"/>
          <w:color w:val="000000"/>
          <w:szCs w:val="27"/>
        </w:rPr>
        <w:t>列如</w:t>
      </w:r>
      <w:proofErr w:type="gramEnd"/>
      <w:r w:rsidR="00B52BF8">
        <w:rPr>
          <w:rFonts w:ascii="Times New Roman" w:eastAsia="標楷體" w:hAnsi="Times New Roman" w:cs="Times New Roman" w:hint="eastAsia"/>
          <w:color w:val="000000"/>
          <w:szCs w:val="27"/>
        </w:rPr>
        <w:t>下，</w:t>
      </w:r>
      <w:r w:rsidR="00B52BF8">
        <w:rPr>
          <w:rFonts w:ascii="Times New Roman" w:eastAsia="標楷體" w:hAnsi="Times New Roman" w:cs="Times New Roman"/>
          <w:color w:val="000000"/>
          <w:szCs w:val="27"/>
        </w:rPr>
        <w:t>共分為五章</w:t>
      </w:r>
      <w:r w:rsidR="00251F42" w:rsidRPr="002306A2">
        <w:rPr>
          <w:rFonts w:ascii="Times New Roman" w:eastAsia="標楷體" w:hAnsi="Times New Roman" w:cs="Times New Roman" w:hint="eastAsia"/>
          <w:color w:val="000000"/>
          <w:szCs w:val="27"/>
        </w:rPr>
        <w:t>，</w:t>
      </w:r>
      <w:r w:rsidR="00251F42" w:rsidRPr="002306A2">
        <w:rPr>
          <w:rFonts w:ascii="Times New Roman" w:eastAsia="標楷體" w:hAnsi="Times New Roman" w:cs="Times New Roman"/>
          <w:color w:val="000000"/>
          <w:szCs w:val="27"/>
        </w:rPr>
        <w:t>以下</w:t>
      </w:r>
      <w:r w:rsidR="00251F42" w:rsidRPr="002306A2">
        <w:rPr>
          <w:rFonts w:ascii="Times New Roman" w:eastAsia="標楷體" w:hAnsi="Times New Roman" w:cs="Times New Roman" w:hint="eastAsia"/>
          <w:color w:val="000000"/>
          <w:szCs w:val="27"/>
        </w:rPr>
        <w:t>將針對各個章節進行</w:t>
      </w:r>
      <w:r w:rsidR="00251F42" w:rsidRPr="002306A2">
        <w:rPr>
          <w:rFonts w:ascii="Times New Roman" w:eastAsia="標楷體" w:hAnsi="Times New Roman" w:cs="Times New Roman"/>
          <w:color w:val="000000"/>
          <w:szCs w:val="27"/>
        </w:rPr>
        <w:t>簡要</w:t>
      </w:r>
      <w:r w:rsidR="00251F42" w:rsidRPr="002306A2">
        <w:rPr>
          <w:rFonts w:ascii="Times New Roman" w:eastAsia="標楷體" w:hAnsi="Times New Roman" w:cs="Times New Roman" w:hint="eastAsia"/>
          <w:color w:val="000000"/>
          <w:szCs w:val="27"/>
        </w:rPr>
        <w:t>的</w:t>
      </w:r>
      <w:r w:rsidR="00251F42" w:rsidRPr="002306A2">
        <w:rPr>
          <w:rFonts w:ascii="Times New Roman" w:eastAsia="標楷體" w:hAnsi="Times New Roman" w:cs="Times New Roman"/>
          <w:color w:val="000000"/>
          <w:szCs w:val="27"/>
        </w:rPr>
        <w:t>說明：</w:t>
      </w:r>
    </w:p>
    <w:p w14:paraId="5FB2506E" w14:textId="257AF9C8" w:rsidR="00251F42" w:rsidRPr="002306A2" w:rsidRDefault="00251F42" w:rsidP="003356C0">
      <w:pPr>
        <w:pStyle w:val="Web"/>
        <w:numPr>
          <w:ilvl w:val="0"/>
          <w:numId w:val="2"/>
        </w:numPr>
        <w:spacing w:line="360" w:lineRule="auto"/>
        <w:jc w:val="both"/>
        <w:rPr>
          <w:rFonts w:ascii="Times New Roman" w:eastAsia="標楷體" w:hAnsi="Times New Roman" w:cs="Times New Roman"/>
          <w:color w:val="000000"/>
          <w:szCs w:val="27"/>
        </w:rPr>
      </w:pPr>
      <w:r w:rsidRPr="002306A2">
        <w:rPr>
          <w:rFonts w:ascii="Times New Roman" w:eastAsia="標楷體" w:hAnsi="Times New Roman" w:cs="Times New Roman"/>
          <w:color w:val="000000"/>
          <w:szCs w:val="27"/>
        </w:rPr>
        <w:t>緒論：此章節</w:t>
      </w:r>
      <w:r w:rsidR="00E713D4">
        <w:rPr>
          <w:rFonts w:ascii="Times New Roman" w:eastAsia="標楷體" w:hAnsi="Times New Roman" w:cs="Times New Roman" w:hint="eastAsia"/>
          <w:color w:val="000000"/>
          <w:szCs w:val="27"/>
        </w:rPr>
        <w:t>主要為探討網際網路技術對於美妝保養資訊及消費者消費行為的影響，並在此章節中</w:t>
      </w:r>
      <w:r w:rsidRPr="002306A2">
        <w:rPr>
          <w:rFonts w:ascii="Times New Roman" w:eastAsia="標楷體" w:hAnsi="Times New Roman" w:cs="Times New Roman"/>
          <w:color w:val="000000"/>
          <w:szCs w:val="27"/>
        </w:rPr>
        <w:t>說明此篇論文的</w:t>
      </w:r>
      <w:r w:rsidR="00E713D4">
        <w:rPr>
          <w:rFonts w:ascii="Times New Roman" w:eastAsia="標楷體" w:hAnsi="Times New Roman" w:cs="Times New Roman" w:hint="eastAsia"/>
          <w:color w:val="000000"/>
          <w:szCs w:val="27"/>
        </w:rPr>
        <w:t>對於美妝保養社群以及產品的</w:t>
      </w:r>
      <w:r w:rsidR="00B52BF8">
        <w:rPr>
          <w:rFonts w:ascii="Times New Roman" w:eastAsia="標楷體" w:hAnsi="Times New Roman" w:cs="Times New Roman" w:hint="eastAsia"/>
          <w:color w:val="000000"/>
          <w:szCs w:val="27"/>
        </w:rPr>
        <w:t>推薦</w:t>
      </w:r>
      <w:r w:rsidR="00E713D4">
        <w:rPr>
          <w:rFonts w:ascii="Times New Roman" w:eastAsia="標楷體" w:hAnsi="Times New Roman" w:cs="Times New Roman" w:hint="eastAsia"/>
          <w:color w:val="000000"/>
          <w:szCs w:val="27"/>
        </w:rPr>
        <w:t>之</w:t>
      </w:r>
      <w:r w:rsidRPr="002306A2">
        <w:rPr>
          <w:rFonts w:ascii="Times New Roman" w:eastAsia="標楷體" w:hAnsi="Times New Roman" w:cs="Times New Roman"/>
          <w:color w:val="000000"/>
          <w:szCs w:val="27"/>
        </w:rPr>
        <w:t>研究背景</w:t>
      </w:r>
      <w:r w:rsidR="00E713D4">
        <w:rPr>
          <w:rFonts w:ascii="Times New Roman" w:eastAsia="標楷體" w:hAnsi="Times New Roman" w:cs="Times New Roman" w:hint="eastAsia"/>
          <w:color w:val="000000"/>
          <w:szCs w:val="27"/>
        </w:rPr>
        <w:t>與</w:t>
      </w:r>
      <w:r w:rsidR="00E713D4">
        <w:rPr>
          <w:rFonts w:ascii="Times New Roman" w:eastAsia="標楷體" w:hAnsi="Times New Roman" w:cs="Times New Roman"/>
          <w:color w:val="000000"/>
          <w:szCs w:val="27"/>
        </w:rPr>
        <w:t>動機</w:t>
      </w:r>
      <w:r w:rsidR="00E713D4">
        <w:rPr>
          <w:rFonts w:ascii="Times New Roman" w:eastAsia="標楷體" w:hAnsi="Times New Roman" w:cs="Times New Roman" w:hint="eastAsia"/>
          <w:color w:val="000000"/>
          <w:szCs w:val="27"/>
        </w:rPr>
        <w:t>，期望可以對使用者進行更完整的產品推薦</w:t>
      </w:r>
      <w:r w:rsidRPr="002306A2">
        <w:rPr>
          <w:rFonts w:ascii="Times New Roman" w:eastAsia="標楷體" w:hAnsi="Times New Roman" w:cs="Times New Roman"/>
          <w:color w:val="000000"/>
          <w:szCs w:val="27"/>
        </w:rPr>
        <w:t>。</w:t>
      </w:r>
    </w:p>
    <w:p w14:paraId="56C47C5A" w14:textId="785676BF" w:rsidR="00251F42" w:rsidRPr="002306A2" w:rsidRDefault="00251F42" w:rsidP="003356C0">
      <w:pPr>
        <w:pStyle w:val="Web"/>
        <w:numPr>
          <w:ilvl w:val="0"/>
          <w:numId w:val="2"/>
        </w:numPr>
        <w:spacing w:line="360" w:lineRule="auto"/>
        <w:jc w:val="both"/>
        <w:rPr>
          <w:rFonts w:ascii="Times New Roman" w:eastAsia="標楷體" w:hAnsi="Times New Roman" w:cs="Times New Roman"/>
          <w:color w:val="000000"/>
          <w:szCs w:val="27"/>
        </w:rPr>
      </w:pPr>
      <w:r w:rsidRPr="002306A2">
        <w:rPr>
          <w:rFonts w:ascii="Times New Roman" w:eastAsia="標楷體" w:hAnsi="Times New Roman" w:cs="Times New Roman"/>
          <w:color w:val="000000"/>
          <w:szCs w:val="27"/>
        </w:rPr>
        <w:lastRenderedPageBreak/>
        <w:t>文獻探討：此章節主要是探討與本研究內容相關的技術，包括</w:t>
      </w:r>
      <w:r w:rsidR="00E713D4">
        <w:rPr>
          <w:rFonts w:ascii="Times New Roman" w:eastAsia="標楷體" w:hAnsi="Times New Roman" w:cs="Times New Roman" w:hint="eastAsia"/>
          <w:color w:val="000000"/>
          <w:szCs w:val="27"/>
        </w:rPr>
        <w:t>：社群網路的相關背景</w:t>
      </w:r>
      <w:r w:rsidR="00053985">
        <w:rPr>
          <w:rFonts w:ascii="Times New Roman" w:eastAsia="標楷體" w:hAnsi="Times New Roman" w:cs="Times New Roman" w:hint="eastAsia"/>
          <w:color w:val="000000"/>
          <w:szCs w:val="27"/>
        </w:rPr>
        <w:t>、自然語言處理相關技術之應用</w:t>
      </w:r>
      <w:r w:rsidR="00E713D4">
        <w:rPr>
          <w:rFonts w:ascii="Times New Roman" w:eastAsia="標楷體" w:hAnsi="Times New Roman" w:cs="Times New Roman" w:hint="eastAsia"/>
          <w:color w:val="000000"/>
          <w:szCs w:val="27"/>
        </w:rPr>
        <w:t>、</w:t>
      </w:r>
      <w:r w:rsidR="00053985">
        <w:rPr>
          <w:rFonts w:ascii="Times New Roman" w:eastAsia="標楷體" w:hAnsi="Times New Roman" w:cs="Times New Roman" w:hint="eastAsia"/>
          <w:color w:val="000000"/>
          <w:szCs w:val="27"/>
        </w:rPr>
        <w:t>文件分析之相關介紹</w:t>
      </w:r>
      <w:r w:rsidR="00E713D4">
        <w:rPr>
          <w:rFonts w:ascii="Times New Roman" w:eastAsia="標楷體" w:hAnsi="Times New Roman" w:cs="Times New Roman" w:hint="eastAsia"/>
          <w:color w:val="000000"/>
          <w:szCs w:val="27"/>
        </w:rPr>
        <w:t>、</w:t>
      </w:r>
      <w:r w:rsidR="00053985">
        <w:rPr>
          <w:rFonts w:ascii="Times New Roman" w:eastAsia="標楷體" w:hAnsi="Times New Roman" w:cs="Times New Roman" w:hint="eastAsia"/>
          <w:color w:val="000000"/>
          <w:szCs w:val="27"/>
        </w:rPr>
        <w:t>情感分析應用、分群手法簡介以及</w:t>
      </w:r>
      <w:r w:rsidRPr="002306A2">
        <w:rPr>
          <w:rFonts w:ascii="Times New Roman" w:eastAsia="標楷體" w:hAnsi="Times New Roman" w:cs="Times New Roman" w:hint="eastAsia"/>
          <w:color w:val="000000"/>
          <w:szCs w:val="27"/>
        </w:rPr>
        <w:t>推薦系統</w:t>
      </w:r>
      <w:r w:rsidR="00E713D4">
        <w:rPr>
          <w:rFonts w:ascii="Times New Roman" w:eastAsia="標楷體" w:hAnsi="Times New Roman" w:cs="Times New Roman" w:hint="eastAsia"/>
          <w:color w:val="000000"/>
          <w:szCs w:val="27"/>
        </w:rPr>
        <w:t>介紹</w:t>
      </w:r>
      <w:r w:rsidRPr="002306A2">
        <w:rPr>
          <w:rFonts w:ascii="Times New Roman" w:eastAsia="標楷體" w:hAnsi="Times New Roman" w:cs="Times New Roman"/>
          <w:color w:val="000000"/>
          <w:szCs w:val="27"/>
        </w:rPr>
        <w:t>等。</w:t>
      </w:r>
    </w:p>
    <w:p w14:paraId="4AE37438" w14:textId="77777777" w:rsidR="00251F42" w:rsidRPr="002306A2" w:rsidRDefault="00251F42" w:rsidP="003356C0">
      <w:pPr>
        <w:pStyle w:val="Web"/>
        <w:numPr>
          <w:ilvl w:val="0"/>
          <w:numId w:val="2"/>
        </w:numPr>
        <w:spacing w:line="360" w:lineRule="auto"/>
        <w:jc w:val="both"/>
        <w:rPr>
          <w:rFonts w:ascii="Times New Roman" w:eastAsia="標楷體" w:hAnsi="Times New Roman" w:cs="Times New Roman"/>
          <w:color w:val="000000"/>
          <w:szCs w:val="27"/>
        </w:rPr>
      </w:pPr>
      <w:r w:rsidRPr="002306A2">
        <w:rPr>
          <w:rFonts w:ascii="Times New Roman" w:eastAsia="標楷體" w:hAnsi="Times New Roman" w:cs="Times New Roman"/>
          <w:color w:val="000000"/>
          <w:szCs w:val="27"/>
        </w:rPr>
        <w:t>研究方法：</w:t>
      </w:r>
      <w:r w:rsidR="00E713D4">
        <w:rPr>
          <w:rFonts w:ascii="Times New Roman" w:eastAsia="標楷體" w:hAnsi="Times New Roman" w:cs="Times New Roman" w:hint="eastAsia"/>
          <w:color w:val="000000"/>
          <w:szCs w:val="27"/>
        </w:rPr>
        <w:t>在</w:t>
      </w:r>
      <w:r w:rsidRPr="002306A2">
        <w:rPr>
          <w:rFonts w:ascii="Times New Roman" w:eastAsia="標楷體" w:hAnsi="Times New Roman" w:cs="Times New Roman"/>
          <w:color w:val="000000"/>
          <w:szCs w:val="27"/>
        </w:rPr>
        <w:t>此章節</w:t>
      </w:r>
      <w:r w:rsidR="00E713D4">
        <w:rPr>
          <w:rFonts w:ascii="Times New Roman" w:eastAsia="標楷體" w:hAnsi="Times New Roman" w:cs="Times New Roman" w:hint="eastAsia"/>
          <w:color w:val="000000"/>
          <w:szCs w:val="27"/>
        </w:rPr>
        <w:t>中將</w:t>
      </w:r>
      <w:r w:rsidRPr="002306A2">
        <w:rPr>
          <w:rFonts w:ascii="Times New Roman" w:eastAsia="標楷體" w:hAnsi="Times New Roman" w:cs="Times New Roman"/>
          <w:color w:val="000000"/>
          <w:szCs w:val="27"/>
        </w:rPr>
        <w:t>詳細說明本研究之系統架構以及核心方法。</w:t>
      </w:r>
    </w:p>
    <w:p w14:paraId="12EE54EC" w14:textId="77777777" w:rsidR="00E31D5A" w:rsidRDefault="00251F42" w:rsidP="003356C0">
      <w:pPr>
        <w:pStyle w:val="Web"/>
        <w:numPr>
          <w:ilvl w:val="0"/>
          <w:numId w:val="2"/>
        </w:numPr>
        <w:spacing w:line="360" w:lineRule="auto"/>
        <w:jc w:val="both"/>
        <w:rPr>
          <w:rFonts w:ascii="Times New Roman" w:eastAsia="標楷體" w:hAnsi="Times New Roman" w:cs="Times New Roman"/>
          <w:color w:val="000000"/>
          <w:szCs w:val="27"/>
        </w:rPr>
      </w:pPr>
      <w:r w:rsidRPr="002306A2">
        <w:rPr>
          <w:rFonts w:ascii="Times New Roman" w:eastAsia="標楷體" w:hAnsi="Times New Roman" w:cs="Times New Roman"/>
          <w:color w:val="000000"/>
          <w:szCs w:val="27"/>
        </w:rPr>
        <w:t>系統建置與驗證：此章節依照本研究提出之系統架構實作系統，評估此系統的結果並進行分析以及探討。</w:t>
      </w:r>
    </w:p>
    <w:p w14:paraId="5C3CADA3" w14:textId="77777777" w:rsidR="009919A5" w:rsidRPr="0039601A" w:rsidRDefault="00251F42" w:rsidP="003356C0">
      <w:pPr>
        <w:pStyle w:val="Web"/>
        <w:numPr>
          <w:ilvl w:val="0"/>
          <w:numId w:val="2"/>
        </w:numPr>
        <w:spacing w:line="360" w:lineRule="auto"/>
        <w:jc w:val="both"/>
        <w:rPr>
          <w:rFonts w:ascii="Times New Roman" w:eastAsia="標楷體" w:hAnsi="Times New Roman" w:cs="Times New Roman"/>
          <w:color w:val="000000"/>
          <w:szCs w:val="27"/>
        </w:rPr>
      </w:pPr>
      <w:r w:rsidRPr="00E31D5A">
        <w:rPr>
          <w:rFonts w:ascii="Times New Roman" w:eastAsia="標楷體" w:hAnsi="Times New Roman"/>
          <w:color w:val="000000"/>
          <w:szCs w:val="27"/>
        </w:rPr>
        <w:t>結論及未來方向：此章節</w:t>
      </w:r>
      <w:r w:rsidR="00B96B97">
        <w:rPr>
          <w:rFonts w:ascii="Times New Roman" w:eastAsia="標楷體" w:hAnsi="Times New Roman" w:hint="eastAsia"/>
          <w:color w:val="000000"/>
          <w:szCs w:val="27"/>
        </w:rPr>
        <w:t>會</w:t>
      </w:r>
      <w:r w:rsidR="00D27777" w:rsidRPr="00E31D5A">
        <w:rPr>
          <w:rFonts w:ascii="Times New Roman" w:eastAsia="標楷體" w:hAnsi="Times New Roman"/>
          <w:color w:val="000000"/>
          <w:szCs w:val="27"/>
        </w:rPr>
        <w:t>對本研究的結果</w:t>
      </w:r>
      <w:r w:rsidR="00B96B97">
        <w:rPr>
          <w:rFonts w:ascii="Times New Roman" w:eastAsia="標楷體" w:hAnsi="Times New Roman" w:hint="eastAsia"/>
          <w:color w:val="000000"/>
          <w:szCs w:val="27"/>
        </w:rPr>
        <w:t>進行</w:t>
      </w:r>
      <w:r w:rsidR="00D27777" w:rsidRPr="00E31D5A">
        <w:rPr>
          <w:rFonts w:ascii="Times New Roman" w:eastAsia="標楷體" w:hAnsi="Times New Roman"/>
          <w:color w:val="000000"/>
          <w:szCs w:val="27"/>
        </w:rPr>
        <w:t>總結，並建議未來有哪些研究方向可以深入探討</w:t>
      </w:r>
      <w:r w:rsidR="00D27777" w:rsidRPr="00E31D5A">
        <w:rPr>
          <w:rFonts w:ascii="Times New Roman" w:eastAsia="標楷體" w:hAnsi="Times New Roman" w:hint="eastAsia"/>
          <w:color w:val="000000"/>
          <w:szCs w:val="27"/>
        </w:rPr>
        <w:t>。</w:t>
      </w:r>
    </w:p>
    <w:p w14:paraId="1EDE2022" w14:textId="77777777" w:rsidR="009919A5" w:rsidRPr="0039601A" w:rsidRDefault="009919A5" w:rsidP="00251F42">
      <w:pPr>
        <w:spacing w:line="360" w:lineRule="auto"/>
        <w:rPr>
          <w:rFonts w:ascii="Times New Roman" w:eastAsia="標楷體" w:hAnsi="Times New Roman"/>
          <w:color w:val="000000"/>
          <w:szCs w:val="27"/>
        </w:rPr>
        <w:sectPr w:rsidR="009919A5" w:rsidRPr="0039601A" w:rsidSect="009919A5">
          <w:pgSz w:w="11906" w:h="16838"/>
          <w:pgMar w:top="1440" w:right="1800" w:bottom="1440" w:left="1800" w:header="851" w:footer="992" w:gutter="0"/>
          <w:pgNumType w:start="1"/>
          <w:cols w:space="425"/>
          <w:docGrid w:type="lines" w:linePitch="360"/>
        </w:sectPr>
      </w:pPr>
    </w:p>
    <w:p w14:paraId="4A836AA1" w14:textId="77777777" w:rsidR="00251F42" w:rsidRPr="00D27777" w:rsidRDefault="00D27777" w:rsidP="00251F42">
      <w:pPr>
        <w:pStyle w:val="1"/>
        <w:spacing w:line="360" w:lineRule="auto"/>
        <w:jc w:val="center"/>
        <w:rPr>
          <w:rFonts w:ascii="Times New Roman" w:eastAsia="標楷體" w:hAnsi="Times New Roman"/>
          <w:b w:val="0"/>
          <w:sz w:val="32"/>
          <w:szCs w:val="32"/>
        </w:rPr>
      </w:pPr>
      <w:bookmarkStart w:id="16" w:name="_Toc448679289"/>
      <w:r w:rsidRPr="002306A2">
        <w:rPr>
          <w:rFonts w:ascii="Times New Roman" w:eastAsia="標楷體" w:hAnsi="Times New Roman" w:hint="eastAsia"/>
          <w:b w:val="0"/>
          <w:sz w:val="32"/>
          <w:szCs w:val="32"/>
        </w:rPr>
        <w:lastRenderedPageBreak/>
        <w:t>文獻探討</w:t>
      </w:r>
      <w:bookmarkEnd w:id="16"/>
    </w:p>
    <w:p w14:paraId="2E9E77C2" w14:textId="77777777" w:rsidR="002473DB" w:rsidRDefault="002473DB" w:rsidP="002473DB">
      <w:pPr>
        <w:pStyle w:val="2"/>
        <w:spacing w:line="360" w:lineRule="auto"/>
        <w:rPr>
          <w:rFonts w:ascii="Times New Roman" w:eastAsia="標楷體" w:hAnsi="Times New Roman"/>
          <w:sz w:val="28"/>
        </w:rPr>
      </w:pPr>
      <w:bookmarkStart w:id="17" w:name="_Toc448679290"/>
      <w:r w:rsidRPr="002306A2">
        <w:rPr>
          <w:rFonts w:ascii="Times New Roman" w:eastAsia="標楷體" w:hAnsi="Times New Roman" w:hint="eastAsia"/>
          <w:sz w:val="28"/>
        </w:rPr>
        <w:t>社群</w:t>
      </w:r>
      <w:r w:rsidR="0000666D">
        <w:rPr>
          <w:rFonts w:ascii="Times New Roman" w:eastAsia="標楷體" w:hAnsi="Times New Roman" w:hint="eastAsia"/>
          <w:sz w:val="28"/>
        </w:rPr>
        <w:t>網路</w:t>
      </w:r>
      <w:r w:rsidR="005722AF">
        <w:rPr>
          <w:rFonts w:ascii="Times New Roman" w:eastAsia="標楷體" w:hAnsi="Times New Roman" w:hint="eastAsia"/>
          <w:sz w:val="28"/>
        </w:rPr>
        <w:t>服務</w:t>
      </w:r>
      <w:bookmarkEnd w:id="17"/>
    </w:p>
    <w:p w14:paraId="10651C14" w14:textId="7A24B4B5" w:rsidR="00C64CAB" w:rsidRDefault="0007288F" w:rsidP="001C4C8D">
      <w:pPr>
        <w:spacing w:line="360" w:lineRule="auto"/>
        <w:jc w:val="both"/>
        <w:rPr>
          <w:rFonts w:ascii="Times New Roman" w:eastAsia="標楷體" w:hAnsi="Times New Roman"/>
        </w:rPr>
      </w:pPr>
      <w:r>
        <w:rPr>
          <w:rFonts w:ascii="Times New Roman" w:eastAsia="標楷體" w:hAnsi="Times New Roman" w:hint="eastAsia"/>
        </w:rPr>
        <w:t xml:space="preserve">    </w:t>
      </w:r>
      <w:r w:rsidRPr="0007288F">
        <w:rPr>
          <w:rFonts w:ascii="Times New Roman" w:eastAsia="標楷體" w:hAnsi="Times New Roman" w:hint="eastAsia"/>
        </w:rPr>
        <w:t>英文中的</w:t>
      </w:r>
      <w:r w:rsidR="00AA1E1C">
        <w:rPr>
          <w:rFonts w:ascii="Times New Roman" w:eastAsia="標楷體" w:hAnsi="Times New Roman" w:hint="eastAsia"/>
        </w:rPr>
        <w:t>s</w:t>
      </w:r>
      <w:r>
        <w:rPr>
          <w:rFonts w:ascii="Times New Roman" w:eastAsia="標楷體" w:hAnsi="Times New Roman"/>
        </w:rPr>
        <w:t xml:space="preserve">ocial </w:t>
      </w:r>
      <w:r w:rsidR="00AA1E1C">
        <w:rPr>
          <w:rFonts w:ascii="Times New Roman" w:eastAsia="標楷體" w:hAnsi="Times New Roman"/>
        </w:rPr>
        <w:t>n</w:t>
      </w:r>
      <w:r>
        <w:rPr>
          <w:rFonts w:ascii="Times New Roman" w:eastAsia="標楷體" w:hAnsi="Times New Roman"/>
        </w:rPr>
        <w:t>etwork</w:t>
      </w:r>
      <w:r>
        <w:rPr>
          <w:rFonts w:ascii="Times New Roman" w:eastAsia="標楷體" w:hAnsi="Times New Roman" w:hint="eastAsia"/>
        </w:rPr>
        <w:t>一詞最早被翻譯為社會網路</w:t>
      </w:r>
      <w:r w:rsidR="001C3D61">
        <w:rPr>
          <w:rFonts w:ascii="Times New Roman" w:eastAsia="標楷體" w:hAnsi="Times New Roman" w:hint="eastAsia"/>
        </w:rPr>
        <w:t>。社會網路</w:t>
      </w:r>
      <w:r>
        <w:rPr>
          <w:rFonts w:ascii="Times New Roman" w:eastAsia="標楷體" w:hAnsi="Times New Roman" w:hint="eastAsia"/>
        </w:rPr>
        <w:t>是一種由許多</w:t>
      </w:r>
      <w:r w:rsidR="001C3D61">
        <w:rPr>
          <w:rFonts w:ascii="Times New Roman" w:eastAsia="標楷體" w:hAnsi="Times New Roman" w:hint="eastAsia"/>
        </w:rPr>
        <w:t>人或組織之間的交錯關係所</w:t>
      </w:r>
      <w:r>
        <w:rPr>
          <w:rFonts w:ascii="Times New Roman" w:eastAsia="標楷體" w:hAnsi="Times New Roman" w:hint="eastAsia"/>
        </w:rPr>
        <w:t>建構而成的結構</w:t>
      </w:r>
      <w:r w:rsidR="001C3D61">
        <w:rPr>
          <w:rFonts w:ascii="Times New Roman" w:eastAsia="標楷體" w:hAnsi="Times New Roman" w:hint="eastAsia"/>
        </w:rPr>
        <w:t>，在網路中的人及組織通常被稱為節點</w:t>
      </w:r>
      <w:r w:rsidR="00245656">
        <w:rPr>
          <w:rFonts w:ascii="Times New Roman" w:eastAsia="標楷體" w:hAnsi="Times New Roman" w:hint="eastAsia"/>
        </w:rPr>
        <w:t>。隨著科技的發展及時代的更迭，現實生活中的社會網路也因為網際網路技術的發明與</w:t>
      </w:r>
      <w:proofErr w:type="gramStart"/>
      <w:r w:rsidR="00245656">
        <w:rPr>
          <w:rFonts w:ascii="Times New Roman" w:eastAsia="標楷體" w:hAnsi="Times New Roman" w:hint="eastAsia"/>
        </w:rPr>
        <w:t>普及，</w:t>
      </w:r>
      <w:proofErr w:type="gramEnd"/>
      <w:r w:rsidR="00245656">
        <w:rPr>
          <w:rFonts w:ascii="Times New Roman" w:eastAsia="標楷體" w:hAnsi="Times New Roman" w:hint="eastAsia"/>
        </w:rPr>
        <w:t>形成另一種新的概念：</w:t>
      </w:r>
      <w:r w:rsidR="005722AF">
        <w:rPr>
          <w:rFonts w:ascii="Times New Roman" w:eastAsia="標楷體" w:hAnsi="Times New Roman" w:hint="eastAsia"/>
        </w:rPr>
        <w:t>社群</w:t>
      </w:r>
      <w:r w:rsidR="00083B35">
        <w:rPr>
          <w:rFonts w:ascii="Times New Roman" w:eastAsia="標楷體" w:hAnsi="Times New Roman" w:hint="eastAsia"/>
        </w:rPr>
        <w:t>網路服務</w:t>
      </w:r>
      <w:r w:rsidR="006A59E6">
        <w:rPr>
          <w:rFonts w:ascii="Times New Roman" w:eastAsia="標楷體" w:hAnsi="Times New Roman" w:hint="eastAsia"/>
        </w:rPr>
        <w:t>(</w:t>
      </w:r>
      <w:r w:rsidR="00DC79E3">
        <w:rPr>
          <w:rFonts w:ascii="Times New Roman" w:eastAsia="標楷體" w:hAnsi="Times New Roman"/>
        </w:rPr>
        <w:t>s</w:t>
      </w:r>
      <w:r w:rsidR="006A59E6">
        <w:rPr>
          <w:rFonts w:ascii="Times New Roman" w:eastAsia="標楷體" w:hAnsi="Times New Roman"/>
        </w:rPr>
        <w:t xml:space="preserve">ocial </w:t>
      </w:r>
      <w:r w:rsidR="00DC79E3">
        <w:rPr>
          <w:rFonts w:ascii="Times New Roman" w:eastAsia="標楷體" w:hAnsi="Times New Roman"/>
        </w:rPr>
        <w:t>n</w:t>
      </w:r>
      <w:r w:rsidR="006A59E6">
        <w:rPr>
          <w:rFonts w:ascii="Times New Roman" w:eastAsia="標楷體" w:hAnsi="Times New Roman"/>
        </w:rPr>
        <w:t xml:space="preserve">etwork </w:t>
      </w:r>
      <w:r w:rsidR="00DC79E3">
        <w:rPr>
          <w:rFonts w:ascii="Times New Roman" w:eastAsia="標楷體" w:hAnsi="Times New Roman"/>
        </w:rPr>
        <w:t>s</w:t>
      </w:r>
      <w:r w:rsidR="006A59E6">
        <w:rPr>
          <w:rFonts w:ascii="Times New Roman" w:eastAsia="標楷體" w:hAnsi="Times New Roman"/>
        </w:rPr>
        <w:t>ervice</w:t>
      </w:r>
      <w:r w:rsidR="00D61B4E">
        <w:rPr>
          <w:rFonts w:ascii="Times New Roman" w:eastAsia="標楷體" w:hAnsi="Times New Roman"/>
          <w:szCs w:val="24"/>
        </w:rPr>
        <w:t xml:space="preserve">, </w:t>
      </w:r>
      <w:r w:rsidR="006A59E6">
        <w:rPr>
          <w:rFonts w:ascii="Times New Roman" w:eastAsia="標楷體" w:hAnsi="Times New Roman" w:hint="eastAsia"/>
        </w:rPr>
        <w:t>SNS)</w:t>
      </w:r>
      <w:r w:rsidR="001F36DD">
        <w:rPr>
          <w:rFonts w:ascii="Times New Roman" w:eastAsia="標楷體" w:hAnsi="Times New Roman"/>
        </w:rPr>
        <w:fldChar w:fldCharType="begin"/>
      </w:r>
      <w:r w:rsidR="00B43A37">
        <w:rPr>
          <w:rFonts w:ascii="Times New Roman" w:eastAsia="標楷體" w:hAnsi="Times New Roman" w:hint="eastAsia"/>
        </w:rPr>
        <w:instrText xml:space="preserve"> ADDIN EN.CITE &lt;EndNote&gt;&lt;Cite&gt;&lt;Author&gt;</w:instrText>
      </w:r>
      <w:r w:rsidR="00B43A37">
        <w:rPr>
          <w:rFonts w:ascii="Times New Roman" w:eastAsia="標楷體" w:hAnsi="Times New Roman" w:hint="eastAsia"/>
        </w:rPr>
        <w:instrText>維基百科</w:instrText>
      </w:r>
      <w:r w:rsidR="00B43A37">
        <w:rPr>
          <w:rFonts w:ascii="Times New Roman" w:eastAsia="標楷體" w:hAnsi="Times New Roman" w:hint="eastAsia"/>
        </w:rPr>
        <w:instrText>&lt;/Author&gt;&lt;Year&gt;2015&lt;/Year&gt;&lt;RecNum&gt;15&lt;/RecNum&gt;&lt;DisplayText&gt;(</w:instrText>
      </w:r>
      <w:r w:rsidR="00B43A37">
        <w:rPr>
          <w:rFonts w:ascii="Times New Roman" w:eastAsia="標楷體" w:hAnsi="Times New Roman" w:hint="eastAsia"/>
        </w:rPr>
        <w:instrText>維基百科</w:instrText>
      </w:r>
      <w:r w:rsidR="00B43A37">
        <w:rPr>
          <w:rFonts w:ascii="Times New Roman" w:eastAsia="標楷體" w:hAnsi="Times New Roman" w:hint="eastAsia"/>
        </w:rPr>
        <w:instrText>, 2015b)&lt;/DisplayText&gt;&lt;record&gt;&lt;rec-number&gt;15&lt;/rec-number&gt;&lt;foreign-keys&gt;&lt;key app="EN" db-id="wafwfer04twvxhersz6xr2019zsswfxrwfas"&gt;15&lt;/key&gt;&lt;/foreign-keys&gt;&lt;ref-type name="Web Page"&gt;12&lt;/ref-type&gt;&lt;contributors&gt;&lt;authors&gt;&lt;author&gt;&lt;style face="normal" font="default" charset="136" size="100%"&gt;</w:instrText>
      </w:r>
      <w:r w:rsidR="00B43A37">
        <w:rPr>
          <w:rFonts w:ascii="Times New Roman" w:eastAsia="標楷體" w:hAnsi="Times New Roman" w:hint="eastAsia"/>
        </w:rPr>
        <w:instrText>維基百科</w:instrText>
      </w:r>
      <w:r w:rsidR="00B43A37">
        <w:rPr>
          <w:rFonts w:ascii="Times New Roman" w:eastAsia="標楷體" w:hAnsi="Times New Roman" w:hint="eastAsia"/>
        </w:rPr>
        <w:instrText>&lt;/style&gt;&lt;/author&gt;&lt;/authors&gt;&lt;/contributors&gt;&lt;titles&gt;&lt;title&gt;&lt;style face="normal" font="default" charset="136" size="100%"&gt;</w:instrText>
      </w:r>
      <w:r w:rsidR="00B43A37">
        <w:rPr>
          <w:rFonts w:ascii="Times New Roman" w:eastAsia="標楷體" w:hAnsi="Times New Roman" w:hint="eastAsia"/>
        </w:rPr>
        <w:instrText>社群網路服務</w:instrText>
      </w:r>
      <w:r w:rsidR="00B43A37">
        <w:rPr>
          <w:rFonts w:ascii="Times New Roman" w:eastAsia="標楷體" w:hAnsi="Times New Roman" w:hint="eastAsia"/>
        </w:rPr>
        <w:instrText>&lt;/style&gt;&lt;/title&gt;&lt;/titles&gt;&lt;dates&gt;&lt;year&gt;2015&lt;/year&gt;&lt;/dates&gt;&lt;urls&gt;&lt;related-urls&gt;&lt;url&gt;https://zh.wikipedia.org/wiki/%E7%A4%BE%E4%BA%A4%E7%B6%B2%E8%B7%AF%E6%9C%8D%E5%8B%99&lt;/url&gt;&lt;/related-urls&gt;&lt;/urls&gt;&lt;/record&gt;&lt;/Cite&gt;&lt;/EndNote&gt;</w:instrText>
      </w:r>
      <w:r w:rsidR="001F36DD">
        <w:rPr>
          <w:rFonts w:ascii="Times New Roman" w:eastAsia="標楷體" w:hAnsi="Times New Roman"/>
        </w:rPr>
        <w:fldChar w:fldCharType="separate"/>
      </w:r>
      <w:r w:rsidR="00B43A37">
        <w:rPr>
          <w:rFonts w:ascii="Times New Roman" w:eastAsia="標楷體" w:hAnsi="Times New Roman" w:hint="eastAsia"/>
          <w:noProof/>
        </w:rPr>
        <w:t>(</w:t>
      </w:r>
      <w:hyperlink w:anchor="_ENREF_47" w:tooltip="維基百科, 2015 #15" w:history="1">
        <w:r w:rsidR="00BF6AFD">
          <w:rPr>
            <w:rFonts w:ascii="Times New Roman" w:eastAsia="標楷體" w:hAnsi="Times New Roman" w:hint="eastAsia"/>
            <w:noProof/>
          </w:rPr>
          <w:t>維基百科</w:t>
        </w:r>
        <w:r w:rsidR="00BF6AFD">
          <w:rPr>
            <w:rFonts w:ascii="Times New Roman" w:eastAsia="標楷體" w:hAnsi="Times New Roman" w:hint="eastAsia"/>
            <w:noProof/>
          </w:rPr>
          <w:t>, 2015b</w:t>
        </w:r>
      </w:hyperlink>
      <w:r w:rsidR="00B43A37">
        <w:rPr>
          <w:rFonts w:ascii="Times New Roman" w:eastAsia="標楷體" w:hAnsi="Times New Roman" w:hint="eastAsia"/>
          <w:noProof/>
        </w:rPr>
        <w:t>)</w:t>
      </w:r>
      <w:r w:rsidR="001F36DD">
        <w:rPr>
          <w:rFonts w:ascii="Times New Roman" w:eastAsia="標楷體" w:hAnsi="Times New Roman"/>
        </w:rPr>
        <w:fldChar w:fldCharType="end"/>
      </w:r>
      <w:r w:rsidR="00124855">
        <w:rPr>
          <w:rFonts w:ascii="Times New Roman" w:eastAsia="標楷體" w:hAnsi="Times New Roman" w:hint="eastAsia"/>
        </w:rPr>
        <w:t>。</w:t>
      </w:r>
    </w:p>
    <w:p w14:paraId="1F9B3EE1" w14:textId="7EEFEE92" w:rsidR="00D440AE" w:rsidRPr="002250D4" w:rsidRDefault="00196A10" w:rsidP="002250D4">
      <w:pPr>
        <w:spacing w:line="360" w:lineRule="auto"/>
        <w:jc w:val="both"/>
        <w:rPr>
          <w:rFonts w:ascii="Times New Roman" w:eastAsia="標楷體" w:hAnsi="Times New Roman"/>
        </w:rPr>
      </w:pPr>
      <w:r>
        <w:rPr>
          <w:rFonts w:ascii="Times New Roman" w:eastAsia="標楷體" w:hAnsi="Times New Roman" w:hint="eastAsia"/>
        </w:rPr>
        <w:t xml:space="preserve">    </w:t>
      </w:r>
      <w:r w:rsidR="00124855">
        <w:rPr>
          <w:rFonts w:ascii="Times New Roman" w:eastAsia="標楷體" w:hAnsi="Times New Roman" w:hint="eastAsia"/>
        </w:rPr>
        <w:t>社群網路服務又被廣泛稱為社群網站，主要是由一群擁有相同興趣或活動</w:t>
      </w:r>
      <w:r w:rsidR="00DC79E3">
        <w:rPr>
          <w:rFonts w:ascii="Times New Roman" w:eastAsia="標楷體" w:hAnsi="Times New Roman" w:hint="eastAsia"/>
        </w:rPr>
        <w:t>的人所組成的</w:t>
      </w:r>
      <w:proofErr w:type="gramStart"/>
      <w:r w:rsidR="00DC79E3">
        <w:rPr>
          <w:rFonts w:ascii="Times New Roman" w:eastAsia="標楷體" w:hAnsi="Times New Roman" w:hint="eastAsia"/>
        </w:rPr>
        <w:t>線上社</w:t>
      </w:r>
      <w:proofErr w:type="gramEnd"/>
      <w:r w:rsidR="00DC79E3">
        <w:rPr>
          <w:rFonts w:ascii="Times New Roman" w:eastAsia="標楷體" w:hAnsi="Times New Roman" w:hint="eastAsia"/>
        </w:rPr>
        <w:t>群，通常是透過網際網路作為聯繫及交流的管道。</w:t>
      </w:r>
      <w:r w:rsidR="00124855">
        <w:rPr>
          <w:rFonts w:ascii="Times New Roman" w:eastAsia="標楷體" w:hAnsi="Times New Roman" w:hint="eastAsia"/>
        </w:rPr>
        <w:t>社群網路</w:t>
      </w:r>
      <w:r w:rsidR="00DC79E3">
        <w:rPr>
          <w:rFonts w:ascii="Times New Roman" w:eastAsia="標楷體" w:hAnsi="Times New Roman" w:hint="eastAsia"/>
        </w:rPr>
        <w:t>的出現提供了新的資訊交流與分享之途徑</w:t>
      </w:r>
      <w:r w:rsidR="00124855">
        <w:rPr>
          <w:rFonts w:ascii="Times New Roman" w:eastAsia="標楷體" w:hAnsi="Times New Roman" w:hint="eastAsia"/>
        </w:rPr>
        <w:t>上，例如：聊天、信件往來、影音</w:t>
      </w:r>
      <w:r w:rsidR="00DC79E3">
        <w:rPr>
          <w:rFonts w:ascii="Times New Roman" w:eastAsia="標楷體" w:hAnsi="Times New Roman" w:hint="eastAsia"/>
        </w:rPr>
        <w:t>及</w:t>
      </w:r>
      <w:r w:rsidR="00124855">
        <w:rPr>
          <w:rFonts w:ascii="Times New Roman" w:eastAsia="標楷體" w:hAnsi="Times New Roman" w:hint="eastAsia"/>
        </w:rPr>
        <w:t>檔案分享，或是部落格撰寫等。</w:t>
      </w:r>
      <w:r w:rsidR="009350EF">
        <w:rPr>
          <w:rFonts w:ascii="Times New Roman" w:eastAsia="標楷體" w:hAnsi="Times New Roman" w:hint="eastAsia"/>
        </w:rPr>
        <w:t>有些社群網站單純以建立朋友關係而成立，因而擁有超過百萬的註冊使用者，並成功的成為使用者日常生活中不可或缺的存在，知名的大型社群網路有</w:t>
      </w:r>
      <w:r w:rsidR="00DC79E3">
        <w:rPr>
          <w:rFonts w:ascii="Times New Roman" w:eastAsia="標楷體" w:hAnsi="Times New Roman" w:hint="eastAsia"/>
        </w:rPr>
        <w:t>F</w:t>
      </w:r>
      <w:r w:rsidR="009350EF">
        <w:rPr>
          <w:rFonts w:ascii="Times New Roman" w:eastAsia="標楷體" w:hAnsi="Times New Roman"/>
        </w:rPr>
        <w:t>acebook</w:t>
      </w:r>
      <w:r w:rsidR="009350EF">
        <w:rPr>
          <w:rFonts w:ascii="Times New Roman" w:eastAsia="標楷體" w:hAnsi="Times New Roman" w:hint="eastAsia"/>
        </w:rPr>
        <w:t>、</w:t>
      </w:r>
      <w:r w:rsidR="009350EF">
        <w:rPr>
          <w:rFonts w:ascii="Times New Roman" w:eastAsia="標楷體" w:hAnsi="Times New Roman" w:hint="eastAsia"/>
        </w:rPr>
        <w:t>T</w:t>
      </w:r>
      <w:r w:rsidR="009350EF">
        <w:rPr>
          <w:rFonts w:ascii="Times New Roman" w:eastAsia="標楷體" w:hAnsi="Times New Roman"/>
        </w:rPr>
        <w:t>witter</w:t>
      </w:r>
      <w:r w:rsidR="009350EF">
        <w:rPr>
          <w:rFonts w:ascii="Times New Roman" w:eastAsia="標楷體" w:hAnsi="Times New Roman" w:hint="eastAsia"/>
        </w:rPr>
        <w:t>，及</w:t>
      </w:r>
      <w:r w:rsidR="009350EF">
        <w:rPr>
          <w:rFonts w:ascii="Times New Roman" w:eastAsia="標楷體" w:hAnsi="Times New Roman" w:hint="eastAsia"/>
        </w:rPr>
        <w:t>G</w:t>
      </w:r>
      <w:r w:rsidR="009350EF">
        <w:rPr>
          <w:rFonts w:ascii="Times New Roman" w:eastAsia="標楷體" w:hAnsi="Times New Roman"/>
        </w:rPr>
        <w:t>oogle</w:t>
      </w:r>
      <w:r w:rsidR="009350EF">
        <w:rPr>
          <w:rFonts w:ascii="Times New Roman" w:eastAsia="標楷體" w:hAnsi="Times New Roman" w:hint="eastAsia"/>
        </w:rPr>
        <w:t>+</w:t>
      </w:r>
      <w:r w:rsidR="009350EF">
        <w:rPr>
          <w:rFonts w:ascii="Times New Roman" w:eastAsia="標楷體" w:hAnsi="Times New Roman" w:hint="eastAsia"/>
        </w:rPr>
        <w:t>等</w:t>
      </w:r>
      <w:r w:rsidR="009350EF">
        <w:rPr>
          <w:rFonts w:ascii="Times New Roman" w:eastAsia="標楷體" w:hAnsi="Times New Roman"/>
        </w:rPr>
        <w:fldChar w:fldCharType="begin"/>
      </w:r>
      <w:r w:rsidR="00B43A37">
        <w:rPr>
          <w:rFonts w:ascii="Times New Roman" w:eastAsia="標楷體" w:hAnsi="Times New Roman" w:hint="eastAsia"/>
        </w:rPr>
        <w:instrText xml:space="preserve"> ADDIN EN.CITE &lt;EndNote&gt;&lt;Cite&gt;&lt;Author&gt;</w:instrText>
      </w:r>
      <w:r w:rsidR="00B43A37">
        <w:rPr>
          <w:rFonts w:ascii="Times New Roman" w:eastAsia="標楷體" w:hAnsi="Times New Roman" w:hint="eastAsia"/>
        </w:rPr>
        <w:instrText>維基百科</w:instrText>
      </w:r>
      <w:r w:rsidR="00B43A37">
        <w:rPr>
          <w:rFonts w:ascii="Times New Roman" w:eastAsia="標楷體" w:hAnsi="Times New Roman" w:hint="eastAsia"/>
        </w:rPr>
        <w:instrText>&lt;/Author&gt;&lt;Year&gt;2015&lt;/Year&gt;&lt;RecNum&gt;15&lt;/RecNum&gt;&lt;DisplayText&gt;(</w:instrText>
      </w:r>
      <w:r w:rsidR="00B43A37">
        <w:rPr>
          <w:rFonts w:ascii="Times New Roman" w:eastAsia="標楷體" w:hAnsi="Times New Roman" w:hint="eastAsia"/>
        </w:rPr>
        <w:instrText>維基百科</w:instrText>
      </w:r>
      <w:r w:rsidR="00B43A37">
        <w:rPr>
          <w:rFonts w:ascii="Times New Roman" w:eastAsia="標楷體" w:hAnsi="Times New Roman" w:hint="eastAsia"/>
        </w:rPr>
        <w:instrText>, 2015b)&lt;/DisplayText&gt;&lt;record&gt;&lt;rec-number&gt;15&lt;/rec-number&gt;&lt;foreign-keys&gt;&lt;key app="EN" db-id="wafwfer04twvxhersz6xr2019zsswfxrwfas"&gt;15&lt;/key&gt;&lt;/foreign-keys&gt;&lt;ref-type name="Web Page"&gt;12&lt;/ref-type&gt;&lt;contributors&gt;&lt;authors&gt;&lt;author&gt;&lt;style face="normal" font="default" charset="136" size="100%"&gt;</w:instrText>
      </w:r>
      <w:r w:rsidR="00B43A37">
        <w:rPr>
          <w:rFonts w:ascii="Times New Roman" w:eastAsia="標楷體" w:hAnsi="Times New Roman" w:hint="eastAsia"/>
        </w:rPr>
        <w:instrText>維基百科</w:instrText>
      </w:r>
      <w:r w:rsidR="00B43A37">
        <w:rPr>
          <w:rFonts w:ascii="Times New Roman" w:eastAsia="標楷體" w:hAnsi="Times New Roman" w:hint="eastAsia"/>
        </w:rPr>
        <w:instrText>&lt;/style&gt;&lt;/author&gt;&lt;/authors&gt;&lt;/contributors&gt;&lt;titles&gt;&lt;title&gt;&lt;style face="normal" font="default" charset="136" size="100%"&gt;</w:instrText>
      </w:r>
      <w:r w:rsidR="00B43A37">
        <w:rPr>
          <w:rFonts w:ascii="Times New Roman" w:eastAsia="標楷體" w:hAnsi="Times New Roman" w:hint="eastAsia"/>
        </w:rPr>
        <w:instrText>社群網路服務</w:instrText>
      </w:r>
      <w:r w:rsidR="00B43A37">
        <w:rPr>
          <w:rFonts w:ascii="Times New Roman" w:eastAsia="標楷體" w:hAnsi="Times New Roman" w:hint="eastAsia"/>
        </w:rPr>
        <w:instrText>&lt;/style&gt;&lt;/title&gt;&lt;/titles&gt;&lt;dates&gt;&lt;year&gt;2015&lt;/year&gt;&lt;/dates&gt;&lt;urls&gt;&lt;related-urls&gt;&lt;url&gt;https://zh.wikipedia.org/wiki/%E7%A4%BE%E4%BA%A4%E7%B6%B2%E8%B7%AF%E6%9C%8D%E5%8B%99&lt;/url&gt;&lt;/related-urls&gt;&lt;/urls&gt;&lt;/record&gt;&lt;/Cite&gt;&lt;/EndNote&gt;</w:instrText>
      </w:r>
      <w:r w:rsidR="009350EF">
        <w:rPr>
          <w:rFonts w:ascii="Times New Roman" w:eastAsia="標楷體" w:hAnsi="Times New Roman"/>
        </w:rPr>
        <w:fldChar w:fldCharType="separate"/>
      </w:r>
      <w:r w:rsidR="00B43A37">
        <w:rPr>
          <w:rFonts w:ascii="Times New Roman" w:eastAsia="標楷體" w:hAnsi="Times New Roman" w:hint="eastAsia"/>
          <w:noProof/>
        </w:rPr>
        <w:t>(</w:t>
      </w:r>
      <w:hyperlink w:anchor="_ENREF_47" w:tooltip="維基百科, 2015 #15" w:history="1">
        <w:r w:rsidR="00BF6AFD">
          <w:rPr>
            <w:rFonts w:ascii="Times New Roman" w:eastAsia="標楷體" w:hAnsi="Times New Roman" w:hint="eastAsia"/>
            <w:noProof/>
          </w:rPr>
          <w:t>維基百科</w:t>
        </w:r>
        <w:r w:rsidR="00BF6AFD">
          <w:rPr>
            <w:rFonts w:ascii="Times New Roman" w:eastAsia="標楷體" w:hAnsi="Times New Roman" w:hint="eastAsia"/>
            <w:noProof/>
          </w:rPr>
          <w:t>, 2015b</w:t>
        </w:r>
      </w:hyperlink>
      <w:r w:rsidR="00B43A37">
        <w:rPr>
          <w:rFonts w:ascii="Times New Roman" w:eastAsia="標楷體" w:hAnsi="Times New Roman" w:hint="eastAsia"/>
          <w:noProof/>
        </w:rPr>
        <w:t>)</w:t>
      </w:r>
      <w:r w:rsidR="009350EF">
        <w:rPr>
          <w:rFonts w:ascii="Times New Roman" w:eastAsia="標楷體" w:hAnsi="Times New Roman"/>
        </w:rPr>
        <w:fldChar w:fldCharType="end"/>
      </w:r>
      <w:r w:rsidR="009350EF">
        <w:rPr>
          <w:rFonts w:ascii="Times New Roman" w:eastAsia="標楷體" w:hAnsi="Times New Roman" w:hint="eastAsia"/>
        </w:rPr>
        <w:t>；而有些社群網站則是因為</w:t>
      </w:r>
      <w:r w:rsidR="00C418A3">
        <w:rPr>
          <w:rFonts w:ascii="Times New Roman" w:eastAsia="標楷體" w:hAnsi="Times New Roman" w:hint="eastAsia"/>
        </w:rPr>
        <w:t>討論</w:t>
      </w:r>
      <w:r w:rsidR="009350EF">
        <w:rPr>
          <w:rFonts w:ascii="Times New Roman" w:eastAsia="標楷體" w:hAnsi="Times New Roman" w:hint="eastAsia"/>
        </w:rPr>
        <w:t>特定主題</w:t>
      </w:r>
      <w:r w:rsidR="00C418A3">
        <w:rPr>
          <w:rFonts w:ascii="Times New Roman" w:eastAsia="標楷體" w:hAnsi="Times New Roman" w:hint="eastAsia"/>
        </w:rPr>
        <w:t>而</w:t>
      </w:r>
      <w:r w:rsidR="009350EF">
        <w:rPr>
          <w:rFonts w:ascii="Times New Roman" w:eastAsia="標楷體" w:hAnsi="Times New Roman" w:hint="eastAsia"/>
        </w:rPr>
        <w:t>吸引許多</w:t>
      </w:r>
      <w:r w:rsidR="00C418A3" w:rsidRPr="00C418A3">
        <w:rPr>
          <w:rFonts w:ascii="Times New Roman" w:eastAsia="標楷體" w:hAnsi="Times New Roman" w:hint="eastAsia"/>
        </w:rPr>
        <w:t>對此主題有興趣的使用者</w:t>
      </w:r>
      <w:r w:rsidR="009350EF">
        <w:rPr>
          <w:rFonts w:ascii="Times New Roman" w:eastAsia="標楷體" w:hAnsi="Times New Roman" w:hint="eastAsia"/>
        </w:rPr>
        <w:t>註冊，例如：以音樂為主的</w:t>
      </w:r>
      <w:r w:rsidR="009350EF">
        <w:rPr>
          <w:rFonts w:ascii="Times New Roman" w:eastAsia="標楷體" w:hAnsi="Times New Roman" w:hint="eastAsia"/>
        </w:rPr>
        <w:t>L</w:t>
      </w:r>
      <w:r w:rsidR="009350EF">
        <w:rPr>
          <w:rFonts w:ascii="Times New Roman" w:eastAsia="標楷體" w:hAnsi="Times New Roman"/>
        </w:rPr>
        <w:t>ast.fm</w:t>
      </w:r>
      <w:r w:rsidR="009350EF">
        <w:rPr>
          <w:rFonts w:ascii="Times New Roman" w:eastAsia="標楷體" w:hAnsi="Times New Roman" w:hint="eastAsia"/>
        </w:rPr>
        <w:t>及以電影為主的</w:t>
      </w:r>
      <w:proofErr w:type="spellStart"/>
      <w:r w:rsidR="009350EF">
        <w:rPr>
          <w:rFonts w:ascii="Times New Roman" w:eastAsia="標楷體" w:hAnsi="Times New Roman" w:hint="eastAsia"/>
        </w:rPr>
        <w:t>MovieLens</w:t>
      </w:r>
      <w:proofErr w:type="spellEnd"/>
      <w:r w:rsidR="009350EF">
        <w:rPr>
          <w:rFonts w:ascii="Times New Roman" w:eastAsia="標楷體" w:hAnsi="Times New Roman" w:hint="eastAsia"/>
        </w:rPr>
        <w:t>。台灣</w:t>
      </w:r>
      <w:r w:rsidR="00A33EE3">
        <w:rPr>
          <w:rFonts w:ascii="Times New Roman" w:eastAsia="標楷體" w:hAnsi="Times New Roman" w:hint="eastAsia"/>
        </w:rPr>
        <w:t>同樣</w:t>
      </w:r>
      <w:r w:rsidR="009350EF">
        <w:rPr>
          <w:rFonts w:ascii="Times New Roman" w:eastAsia="標楷體" w:hAnsi="Times New Roman" w:hint="eastAsia"/>
        </w:rPr>
        <w:t>也有許多大大小小的社群網路，</w:t>
      </w:r>
      <w:r w:rsidR="00A33EE3">
        <w:rPr>
          <w:rFonts w:ascii="Times New Roman" w:eastAsia="標楷體" w:hAnsi="Times New Roman" w:hint="eastAsia"/>
        </w:rPr>
        <w:t>例如</w:t>
      </w:r>
      <w:r w:rsidR="00C418A3">
        <w:rPr>
          <w:rFonts w:ascii="Times New Roman" w:eastAsia="標楷體" w:hAnsi="Times New Roman" w:hint="eastAsia"/>
        </w:rPr>
        <w:t>與</w:t>
      </w:r>
      <w:r w:rsidR="00A33EE3">
        <w:rPr>
          <w:rFonts w:ascii="Times New Roman" w:eastAsia="標楷體" w:hAnsi="Times New Roman" w:hint="eastAsia"/>
        </w:rPr>
        <w:t>美妝保養</w:t>
      </w:r>
      <w:r w:rsidR="002F1065">
        <w:rPr>
          <w:rFonts w:ascii="Times New Roman" w:eastAsia="標楷體" w:hAnsi="Times New Roman" w:hint="eastAsia"/>
        </w:rPr>
        <w:t>領域</w:t>
      </w:r>
      <w:r w:rsidR="00A33EE3">
        <w:rPr>
          <w:rFonts w:ascii="Times New Roman" w:eastAsia="標楷體" w:hAnsi="Times New Roman" w:hint="eastAsia"/>
        </w:rPr>
        <w:t>相關</w:t>
      </w:r>
      <w:r w:rsidR="002F1065">
        <w:rPr>
          <w:rFonts w:ascii="Times New Roman" w:eastAsia="標楷體" w:hAnsi="Times New Roman" w:hint="eastAsia"/>
        </w:rPr>
        <w:t>的</w:t>
      </w:r>
      <w:r w:rsidR="00A33EE3">
        <w:rPr>
          <w:rFonts w:ascii="Times New Roman" w:eastAsia="標楷體" w:hAnsi="Times New Roman" w:hint="eastAsia"/>
        </w:rPr>
        <w:t>社群網站</w:t>
      </w:r>
      <w:proofErr w:type="spellStart"/>
      <w:r w:rsidR="00A33EE3" w:rsidRPr="00A33EE3">
        <w:rPr>
          <w:rFonts w:ascii="Times New Roman" w:eastAsia="標楷體" w:hAnsi="Times New Roman"/>
        </w:rPr>
        <w:t>UrCosme</w:t>
      </w:r>
      <w:proofErr w:type="spellEnd"/>
      <w:r w:rsidR="00C418A3">
        <w:rPr>
          <w:rFonts w:ascii="Times New Roman" w:eastAsia="標楷體" w:hAnsi="Times New Roman" w:hint="eastAsia"/>
        </w:rPr>
        <w:t>及</w:t>
      </w:r>
      <w:proofErr w:type="spellStart"/>
      <w:r w:rsidR="00C418A3">
        <w:rPr>
          <w:rFonts w:ascii="Times New Roman" w:eastAsia="標楷體" w:hAnsi="Times New Roman" w:hint="eastAsia"/>
        </w:rPr>
        <w:t>FashionGuide</w:t>
      </w:r>
      <w:proofErr w:type="spellEnd"/>
      <w:r w:rsidR="002F1065">
        <w:rPr>
          <w:rFonts w:ascii="Times New Roman" w:eastAsia="標楷體" w:hAnsi="Times New Roman" w:hint="eastAsia"/>
        </w:rPr>
        <w:t>。</w:t>
      </w:r>
    </w:p>
    <w:p w14:paraId="23D56277" w14:textId="1E8B37D4" w:rsidR="00D349F1" w:rsidRPr="006A59E6" w:rsidRDefault="00F069A0" w:rsidP="00FF7E6F">
      <w:pPr>
        <w:spacing w:line="360" w:lineRule="auto"/>
        <w:rPr>
          <w:rFonts w:ascii="Times New Roman" w:eastAsia="標楷體" w:hAnsi="Times New Roman"/>
        </w:rPr>
      </w:pPr>
      <w:r>
        <w:rPr>
          <w:rFonts w:ascii="Times New Roman" w:eastAsia="標楷體" w:hAnsi="Times New Roman" w:hint="eastAsia"/>
        </w:rPr>
        <w:t xml:space="preserve">    </w:t>
      </w:r>
      <w:r w:rsidR="00FE197E">
        <w:rPr>
          <w:rFonts w:ascii="Times New Roman" w:eastAsia="標楷體" w:hAnsi="Times New Roman" w:hint="eastAsia"/>
        </w:rPr>
        <w:t>而</w:t>
      </w:r>
      <w:r w:rsidR="00C418A3">
        <w:rPr>
          <w:rFonts w:ascii="Times New Roman" w:eastAsia="標楷體" w:hAnsi="Times New Roman" w:hint="eastAsia"/>
        </w:rPr>
        <w:t>社群網路中</w:t>
      </w:r>
      <w:r w:rsidR="002250D4">
        <w:rPr>
          <w:rFonts w:ascii="Times New Roman" w:eastAsia="標楷體" w:hAnsi="Times New Roman" w:hint="eastAsia"/>
        </w:rPr>
        <w:t>的</w:t>
      </w:r>
      <w:r w:rsidR="006A59E6">
        <w:rPr>
          <w:rFonts w:ascii="Times New Roman" w:eastAsia="標楷體" w:hAnsi="Times New Roman" w:hint="eastAsia"/>
        </w:rPr>
        <w:t>社群媒體</w:t>
      </w:r>
      <w:r w:rsidR="00FF7E6F">
        <w:rPr>
          <w:rFonts w:ascii="Times New Roman" w:eastAsia="標楷體" w:hAnsi="Times New Roman" w:hint="eastAsia"/>
        </w:rPr>
        <w:t>(</w:t>
      </w:r>
      <w:r w:rsidR="00C418A3">
        <w:rPr>
          <w:rFonts w:ascii="Times New Roman" w:eastAsia="標楷體" w:hAnsi="Times New Roman"/>
        </w:rPr>
        <w:t>s</w:t>
      </w:r>
      <w:r w:rsidR="00FF7E6F">
        <w:rPr>
          <w:rFonts w:ascii="Times New Roman" w:eastAsia="標楷體" w:hAnsi="Times New Roman"/>
        </w:rPr>
        <w:t>ocial media</w:t>
      </w:r>
      <w:r w:rsidR="00FF7E6F">
        <w:rPr>
          <w:rFonts w:ascii="Times New Roman" w:eastAsia="標楷體" w:hAnsi="Times New Roman" w:hint="eastAsia"/>
        </w:rPr>
        <w:t>)</w:t>
      </w:r>
      <w:r w:rsidR="006A59E6">
        <w:rPr>
          <w:rFonts w:ascii="Times New Roman" w:eastAsia="標楷體" w:hAnsi="Times New Roman" w:hint="eastAsia"/>
        </w:rPr>
        <w:t>指的</w:t>
      </w:r>
      <w:r w:rsidR="00FF7E6F">
        <w:rPr>
          <w:rFonts w:ascii="Times New Roman" w:eastAsia="標楷體" w:hAnsi="Times New Roman" w:hint="eastAsia"/>
        </w:rPr>
        <w:t>是</w:t>
      </w:r>
      <w:r w:rsidR="00A712F4">
        <w:rPr>
          <w:rFonts w:ascii="Times New Roman" w:eastAsia="標楷體" w:hAnsi="Times New Roman" w:hint="eastAsia"/>
        </w:rPr>
        <w:t>能讓人們進行創作</w:t>
      </w:r>
      <w:r>
        <w:rPr>
          <w:rFonts w:ascii="Times New Roman" w:eastAsia="標楷體" w:hAnsi="Times New Roman" w:hint="eastAsia"/>
        </w:rPr>
        <w:t>、分享、交流意見、觀點以及個人經驗的虛擬社群平台。和一般傳統的大眾媒體最不一樣的地方在於，社群媒體讓使用者享有更多選擇以及編輯的空間，並且可以自行集結成</w:t>
      </w:r>
      <w:r w:rsidR="006A59E6" w:rsidRPr="006A59E6">
        <w:rPr>
          <w:rFonts w:ascii="Times New Roman" w:eastAsia="標楷體" w:hAnsi="Times New Roman" w:hint="eastAsia"/>
        </w:rPr>
        <w:t>社群。社群媒體</w:t>
      </w:r>
      <w:r w:rsidR="00C418A3">
        <w:rPr>
          <w:rFonts w:ascii="Times New Roman" w:eastAsia="標楷體" w:hAnsi="Times New Roman" w:hint="eastAsia"/>
        </w:rPr>
        <w:t>可</w:t>
      </w:r>
      <w:r>
        <w:rPr>
          <w:rFonts w:ascii="Times New Roman" w:eastAsia="標楷體" w:hAnsi="Times New Roman" w:hint="eastAsia"/>
        </w:rPr>
        <w:t>以</w:t>
      </w:r>
      <w:r w:rsidR="006A59E6" w:rsidRPr="006A59E6">
        <w:rPr>
          <w:rFonts w:ascii="Times New Roman" w:eastAsia="標楷體" w:hAnsi="Times New Roman" w:hint="eastAsia"/>
        </w:rPr>
        <w:t>多種不同的形式來呈現，包括</w:t>
      </w:r>
      <w:r>
        <w:rPr>
          <w:rFonts w:ascii="Times New Roman" w:eastAsia="標楷體" w:hAnsi="Times New Roman" w:hint="eastAsia"/>
        </w:rPr>
        <w:t>：</w:t>
      </w:r>
      <w:r w:rsidR="006A59E6" w:rsidRPr="006A59E6">
        <w:rPr>
          <w:rFonts w:ascii="Times New Roman" w:eastAsia="標楷體" w:hAnsi="Times New Roman" w:hint="eastAsia"/>
        </w:rPr>
        <w:t>文</w:t>
      </w:r>
      <w:r>
        <w:rPr>
          <w:rFonts w:ascii="Times New Roman" w:eastAsia="標楷體" w:hAnsi="Times New Roman" w:hint="eastAsia"/>
        </w:rPr>
        <w:t>字</w:t>
      </w:r>
      <w:r w:rsidR="006A59E6" w:rsidRPr="006A59E6">
        <w:rPr>
          <w:rFonts w:ascii="Times New Roman" w:eastAsia="標楷體" w:hAnsi="Times New Roman" w:hint="eastAsia"/>
        </w:rPr>
        <w:t>、</w:t>
      </w:r>
      <w:r w:rsidRPr="006A59E6">
        <w:rPr>
          <w:rFonts w:ascii="Times New Roman" w:eastAsia="標楷體" w:hAnsi="Times New Roman" w:hint="eastAsia"/>
        </w:rPr>
        <w:t>音樂</w:t>
      </w:r>
      <w:r w:rsidR="006A59E6" w:rsidRPr="006A59E6">
        <w:rPr>
          <w:rFonts w:ascii="Times New Roman" w:eastAsia="標楷體" w:hAnsi="Times New Roman" w:hint="eastAsia"/>
        </w:rPr>
        <w:t>、</w:t>
      </w:r>
      <w:r w:rsidRPr="006A59E6">
        <w:rPr>
          <w:rFonts w:ascii="Times New Roman" w:eastAsia="標楷體" w:hAnsi="Times New Roman" w:hint="eastAsia"/>
        </w:rPr>
        <w:t>圖像</w:t>
      </w:r>
      <w:r>
        <w:rPr>
          <w:rFonts w:ascii="Times New Roman" w:eastAsia="標楷體" w:hAnsi="Times New Roman" w:hint="eastAsia"/>
        </w:rPr>
        <w:t>或是影像</w:t>
      </w:r>
      <w:r w:rsidR="006A59E6" w:rsidRPr="006A59E6">
        <w:rPr>
          <w:rFonts w:ascii="Times New Roman" w:eastAsia="標楷體" w:hAnsi="Times New Roman" w:hint="eastAsia"/>
        </w:rPr>
        <w:t>。</w:t>
      </w:r>
      <w:r>
        <w:rPr>
          <w:rFonts w:ascii="Times New Roman" w:eastAsia="標楷體" w:hAnsi="Times New Roman" w:hint="eastAsia"/>
        </w:rPr>
        <w:t>知名的社群媒體包括：</w:t>
      </w:r>
      <w:r w:rsidR="00C418A3">
        <w:rPr>
          <w:rFonts w:ascii="Times New Roman" w:eastAsia="標楷體" w:hAnsi="Times New Roman"/>
        </w:rPr>
        <w:t>F</w:t>
      </w:r>
      <w:r w:rsidR="006A59E6" w:rsidRPr="006A59E6">
        <w:rPr>
          <w:rFonts w:ascii="Times New Roman" w:eastAsia="標楷體" w:hAnsi="Times New Roman" w:hint="eastAsia"/>
        </w:rPr>
        <w:t>acebook</w:t>
      </w:r>
      <w:r w:rsidR="006A59E6" w:rsidRPr="006A59E6">
        <w:rPr>
          <w:rFonts w:ascii="Times New Roman" w:eastAsia="標楷體" w:hAnsi="Times New Roman" w:hint="eastAsia"/>
        </w:rPr>
        <w:t>、</w:t>
      </w:r>
      <w:r w:rsidR="006A59E6" w:rsidRPr="006A59E6">
        <w:rPr>
          <w:rFonts w:ascii="Times New Roman" w:eastAsia="標楷體" w:hAnsi="Times New Roman" w:hint="eastAsia"/>
        </w:rPr>
        <w:t>Twitter</w:t>
      </w:r>
      <w:r>
        <w:rPr>
          <w:rFonts w:ascii="Times New Roman" w:eastAsia="標楷體" w:hAnsi="Times New Roman" w:hint="eastAsia"/>
        </w:rPr>
        <w:t>及</w:t>
      </w:r>
      <w:r w:rsidR="006A59E6" w:rsidRPr="006A59E6">
        <w:rPr>
          <w:rFonts w:ascii="Times New Roman" w:eastAsia="標楷體" w:hAnsi="Times New Roman" w:hint="eastAsia"/>
        </w:rPr>
        <w:t>Google+</w:t>
      </w:r>
      <w:r w:rsidR="00B43A37">
        <w:rPr>
          <w:rFonts w:ascii="Times New Roman" w:eastAsia="標楷體" w:hAnsi="Times New Roman"/>
        </w:rPr>
        <w:fldChar w:fldCharType="begin"/>
      </w:r>
      <w:r w:rsidR="00B43A37">
        <w:rPr>
          <w:rFonts w:ascii="Times New Roman" w:eastAsia="標楷體" w:hAnsi="Times New Roman" w:hint="eastAsia"/>
        </w:rPr>
        <w:instrText xml:space="preserve"> ADDIN EN.CITE &lt;EndNote&gt;&lt;Cite&gt;&lt;Author&gt;</w:instrText>
      </w:r>
      <w:r w:rsidR="00B43A37">
        <w:rPr>
          <w:rFonts w:ascii="Times New Roman" w:eastAsia="標楷體" w:hAnsi="Times New Roman" w:hint="eastAsia"/>
        </w:rPr>
        <w:instrText>維基百科</w:instrText>
      </w:r>
      <w:r w:rsidR="00B43A37">
        <w:rPr>
          <w:rFonts w:ascii="Times New Roman" w:eastAsia="標楷體" w:hAnsi="Times New Roman" w:hint="eastAsia"/>
        </w:rPr>
        <w:instrText>&lt;/Author&gt;&lt;Year&gt;2015&lt;/Year&gt;&lt;RecNum&gt;17&lt;/RecNum&gt;&lt;DisplayText&gt;(</w:instrText>
      </w:r>
      <w:r w:rsidR="00B43A37">
        <w:rPr>
          <w:rFonts w:ascii="Times New Roman" w:eastAsia="標楷體" w:hAnsi="Times New Roman" w:hint="eastAsia"/>
        </w:rPr>
        <w:instrText>維基百科</w:instrText>
      </w:r>
      <w:r w:rsidR="00B43A37">
        <w:rPr>
          <w:rFonts w:ascii="Times New Roman" w:eastAsia="標楷體" w:hAnsi="Times New Roman" w:hint="eastAsia"/>
        </w:rPr>
        <w:instrText>, 2015a)&lt;/DisplayText&gt;&lt;record&gt;&lt;rec-number&gt;17&lt;/rec-number&gt;&lt;foreign-keys&gt;&lt;key app="EN" db-id="wafwfer04twvxhersz6xr2019zsswfxrwfas"&gt;17&lt;/key&gt;&lt;/foreign-keys&gt;&lt;ref-type name="Web Page"&gt;12&lt;/ref-type&gt;&lt;contributors&gt;&lt;authors&gt;&lt;author&gt;&lt;style face="normal" font="default" charset="136" size="100%"&gt;</w:instrText>
      </w:r>
      <w:r w:rsidR="00B43A37">
        <w:rPr>
          <w:rFonts w:ascii="Times New Roman" w:eastAsia="標楷體" w:hAnsi="Times New Roman" w:hint="eastAsia"/>
        </w:rPr>
        <w:instrText>維基百科</w:instrText>
      </w:r>
      <w:r w:rsidR="00B43A37">
        <w:rPr>
          <w:rFonts w:ascii="Times New Roman" w:eastAsia="標楷體" w:hAnsi="Times New Roman" w:hint="eastAsia"/>
        </w:rPr>
        <w:instrText>&lt;/style&gt;&lt;/author&gt;&lt;/authors&gt;&lt;/contributors&gt;&lt;titles&gt;&lt;title&gt;&lt;style face="normal" font="default" charset="136" size="100%"&gt;</w:instrText>
      </w:r>
      <w:r w:rsidR="00B43A37">
        <w:rPr>
          <w:rFonts w:ascii="Times New Roman" w:eastAsia="標楷體" w:hAnsi="Times New Roman" w:hint="eastAsia"/>
        </w:rPr>
        <w:instrText>社群媒體</w:instrText>
      </w:r>
      <w:r w:rsidR="00B43A37">
        <w:rPr>
          <w:rFonts w:ascii="Times New Roman" w:eastAsia="標楷體" w:hAnsi="Times New Roman" w:hint="eastAsia"/>
        </w:rPr>
        <w:instrText>&lt;/style&gt;&lt;/title&gt;&lt;/titles&gt;&lt;dates&gt;&lt;year&gt;2015&lt;/year&gt;&lt;/dates&gt;&lt;urls&gt;&lt;related-urls&gt;&lt;url&gt;https://zh.wikipedia.org/wiki/%E7%A4%BE%E4%BC%9A%E5%8C%96%E5%AA%92%E4%BD%93&lt;/url&gt;&lt;/related-urls&gt;&lt;/urls&gt;&lt;/record&gt;&lt;/Cite&gt;&lt;/EndNote&gt;</w:instrText>
      </w:r>
      <w:r w:rsidR="00B43A37">
        <w:rPr>
          <w:rFonts w:ascii="Times New Roman" w:eastAsia="標楷體" w:hAnsi="Times New Roman"/>
        </w:rPr>
        <w:fldChar w:fldCharType="separate"/>
      </w:r>
      <w:r w:rsidR="00B43A37">
        <w:rPr>
          <w:rFonts w:ascii="Times New Roman" w:eastAsia="標楷體" w:hAnsi="Times New Roman" w:hint="eastAsia"/>
          <w:noProof/>
        </w:rPr>
        <w:t>(</w:t>
      </w:r>
      <w:hyperlink w:anchor="_ENREF_46" w:tooltip="維基百科, 2015 #17" w:history="1">
        <w:r w:rsidR="00BF6AFD">
          <w:rPr>
            <w:rFonts w:ascii="Times New Roman" w:eastAsia="標楷體" w:hAnsi="Times New Roman" w:hint="eastAsia"/>
            <w:noProof/>
          </w:rPr>
          <w:t>維基百科</w:t>
        </w:r>
        <w:r w:rsidR="00BF6AFD">
          <w:rPr>
            <w:rFonts w:ascii="Times New Roman" w:eastAsia="標楷體" w:hAnsi="Times New Roman" w:hint="eastAsia"/>
            <w:noProof/>
          </w:rPr>
          <w:t>, 2015a</w:t>
        </w:r>
      </w:hyperlink>
      <w:r w:rsidR="00B43A37">
        <w:rPr>
          <w:rFonts w:ascii="Times New Roman" w:eastAsia="標楷體" w:hAnsi="Times New Roman" w:hint="eastAsia"/>
          <w:noProof/>
        </w:rPr>
        <w:t>)</w:t>
      </w:r>
      <w:r w:rsidR="00B43A37">
        <w:rPr>
          <w:rFonts w:ascii="Times New Roman" w:eastAsia="標楷體" w:hAnsi="Times New Roman"/>
        </w:rPr>
        <w:fldChar w:fldCharType="end"/>
      </w:r>
      <w:r>
        <w:rPr>
          <w:rFonts w:ascii="Times New Roman" w:eastAsia="標楷體" w:hAnsi="Times New Roman" w:hint="eastAsia"/>
        </w:rPr>
        <w:t>。以</w:t>
      </w:r>
      <w:r w:rsidR="00C418A3">
        <w:rPr>
          <w:rFonts w:ascii="Times New Roman" w:eastAsia="標楷體" w:hAnsi="Times New Roman" w:hint="eastAsia"/>
        </w:rPr>
        <w:t>美妝保養社群網站</w:t>
      </w:r>
      <w:proofErr w:type="spellStart"/>
      <w:r w:rsidR="00C418A3" w:rsidRPr="00A33EE3">
        <w:rPr>
          <w:rFonts w:ascii="Times New Roman" w:eastAsia="標楷體" w:hAnsi="Times New Roman"/>
        </w:rPr>
        <w:t>UrCosme</w:t>
      </w:r>
      <w:proofErr w:type="spellEnd"/>
      <w:r w:rsidR="00C418A3">
        <w:rPr>
          <w:rFonts w:ascii="Times New Roman" w:eastAsia="標楷體" w:hAnsi="Times New Roman" w:hint="eastAsia"/>
        </w:rPr>
        <w:t>為例</w:t>
      </w:r>
      <w:r>
        <w:rPr>
          <w:rFonts w:ascii="Times New Roman" w:eastAsia="標楷體" w:hAnsi="Times New Roman" w:hint="eastAsia"/>
        </w:rPr>
        <w:t>，使用者註</w:t>
      </w:r>
      <w:r w:rsidR="00C418A3">
        <w:rPr>
          <w:rFonts w:ascii="Times New Roman" w:eastAsia="標楷體" w:hAnsi="Times New Roman" w:hint="eastAsia"/>
        </w:rPr>
        <w:t>冊後便可以在平台上發表心得，且心得內容也能包含圖片</w:t>
      </w:r>
      <w:r w:rsidR="00F33FFC">
        <w:rPr>
          <w:rFonts w:ascii="Times New Roman" w:eastAsia="標楷體" w:hAnsi="Times New Roman" w:hint="eastAsia"/>
        </w:rPr>
        <w:t>，</w:t>
      </w:r>
      <w:r w:rsidR="00C418A3">
        <w:rPr>
          <w:rFonts w:ascii="Times New Roman" w:eastAsia="標楷體" w:hAnsi="Times New Roman" w:hint="eastAsia"/>
        </w:rPr>
        <w:t>其它使用者</w:t>
      </w:r>
      <w:r>
        <w:rPr>
          <w:rFonts w:ascii="Times New Roman" w:eastAsia="標楷體" w:hAnsi="Times New Roman" w:hint="eastAsia"/>
        </w:rPr>
        <w:t>可以瀏覽來自不同使用者的使用心得</w:t>
      </w:r>
      <w:r w:rsidR="00F33FFC">
        <w:rPr>
          <w:rFonts w:ascii="Times New Roman" w:eastAsia="標楷體" w:hAnsi="Times New Roman" w:hint="eastAsia"/>
        </w:rPr>
        <w:t>，</w:t>
      </w:r>
      <w:r>
        <w:rPr>
          <w:rFonts w:ascii="Times New Roman" w:eastAsia="標楷體" w:hAnsi="Times New Roman" w:hint="eastAsia"/>
        </w:rPr>
        <w:t>也可以選擇追蹤對象。綜合上述條件，</w:t>
      </w:r>
      <w:proofErr w:type="spellStart"/>
      <w:r>
        <w:rPr>
          <w:rFonts w:ascii="Times New Roman" w:eastAsia="標楷體" w:hAnsi="Times New Roman" w:hint="eastAsia"/>
        </w:rPr>
        <w:t>UrCosme</w:t>
      </w:r>
      <w:proofErr w:type="spellEnd"/>
      <w:r w:rsidR="00034723">
        <w:rPr>
          <w:rFonts w:ascii="Times New Roman" w:eastAsia="標楷體" w:hAnsi="Times New Roman" w:hint="eastAsia"/>
        </w:rPr>
        <w:t>除了是</w:t>
      </w:r>
      <w:r>
        <w:rPr>
          <w:rFonts w:ascii="Times New Roman" w:eastAsia="標楷體" w:hAnsi="Times New Roman" w:hint="eastAsia"/>
        </w:rPr>
        <w:t>社群網站</w:t>
      </w:r>
      <w:proofErr w:type="gramStart"/>
      <w:r>
        <w:rPr>
          <w:rFonts w:ascii="Times New Roman" w:eastAsia="標楷體" w:hAnsi="Times New Roman" w:hint="eastAsia"/>
        </w:rPr>
        <w:t>以外</w:t>
      </w:r>
      <w:r w:rsidR="00C418A3">
        <w:rPr>
          <w:rFonts w:ascii="Times New Roman" w:eastAsia="標楷體" w:hAnsi="Times New Roman" w:hint="eastAsia"/>
        </w:rPr>
        <w:t>，</w:t>
      </w:r>
      <w:proofErr w:type="gramEnd"/>
      <w:r>
        <w:rPr>
          <w:rFonts w:ascii="Times New Roman" w:eastAsia="標楷體" w:hAnsi="Times New Roman" w:hint="eastAsia"/>
        </w:rPr>
        <w:t>同時也屬於社</w:t>
      </w:r>
      <w:r>
        <w:rPr>
          <w:rFonts w:ascii="Times New Roman" w:eastAsia="標楷體" w:hAnsi="Times New Roman" w:hint="eastAsia"/>
        </w:rPr>
        <w:lastRenderedPageBreak/>
        <w:t>群媒體，能讓使用者保持一定的空間發表並選擇想要閱聽的內容。</w:t>
      </w:r>
    </w:p>
    <w:p w14:paraId="3203A31A" w14:textId="77777777" w:rsidR="00C64CAB" w:rsidRPr="0060021A" w:rsidRDefault="005B5226" w:rsidP="0060021A">
      <w:pPr>
        <w:pStyle w:val="2"/>
        <w:rPr>
          <w:rFonts w:ascii="Times New Roman" w:eastAsia="標楷體" w:hAnsi="Times New Roman"/>
          <w:sz w:val="28"/>
        </w:rPr>
      </w:pPr>
      <w:bookmarkStart w:id="18" w:name="_Toc448679291"/>
      <w:r w:rsidRPr="0060021A">
        <w:rPr>
          <w:rFonts w:ascii="Times New Roman" w:eastAsia="標楷體" w:hAnsi="Times New Roman" w:hint="eastAsia"/>
          <w:sz w:val="28"/>
        </w:rPr>
        <w:t>自然語言處理</w:t>
      </w:r>
      <w:bookmarkEnd w:id="18"/>
    </w:p>
    <w:p w14:paraId="5094F7EF" w14:textId="44EF720A" w:rsidR="008478CD" w:rsidRPr="00A33EE3" w:rsidRDefault="008478CD" w:rsidP="0064642A">
      <w:pPr>
        <w:spacing w:line="360" w:lineRule="auto"/>
        <w:jc w:val="both"/>
        <w:rPr>
          <w:rFonts w:ascii="Times New Roman" w:eastAsia="標楷體" w:hAnsi="Times New Roman"/>
        </w:rPr>
      </w:pPr>
      <w:r w:rsidRPr="00A33EE3">
        <w:rPr>
          <w:rFonts w:ascii="Times New Roman" w:eastAsia="標楷體" w:hAnsi="Times New Roman" w:hint="eastAsia"/>
        </w:rPr>
        <w:t xml:space="preserve">    </w:t>
      </w:r>
      <w:r w:rsidRPr="00A33EE3">
        <w:rPr>
          <w:rFonts w:ascii="Times New Roman" w:eastAsia="標楷體" w:hAnsi="Times New Roman" w:hint="eastAsia"/>
        </w:rPr>
        <w:t>自然語言處理</w:t>
      </w:r>
      <w:r w:rsidRPr="00A33EE3">
        <w:rPr>
          <w:rFonts w:ascii="Times New Roman" w:eastAsia="標楷體" w:hAnsi="Times New Roman" w:hint="eastAsia"/>
        </w:rPr>
        <w:t>(Natural Language Processing</w:t>
      </w:r>
      <w:r w:rsidR="0079337B" w:rsidRPr="00A33EE3">
        <w:rPr>
          <w:rFonts w:ascii="Times New Roman" w:eastAsia="標楷體" w:hAnsi="Times New Roman"/>
        </w:rPr>
        <w:t>,</w:t>
      </w:r>
      <w:r w:rsidR="0079337B" w:rsidRPr="00A33EE3">
        <w:rPr>
          <w:rFonts w:ascii="Times New Roman" w:eastAsia="標楷體" w:hAnsi="Times New Roman" w:hint="eastAsia"/>
        </w:rPr>
        <w:t xml:space="preserve"> NLP</w:t>
      </w:r>
      <w:r w:rsidRPr="00A33EE3">
        <w:rPr>
          <w:rFonts w:ascii="Times New Roman" w:eastAsia="標楷體" w:hAnsi="Times New Roman" w:hint="eastAsia"/>
        </w:rPr>
        <w:t>)</w:t>
      </w:r>
      <w:r w:rsidRPr="00A33EE3">
        <w:rPr>
          <w:rFonts w:ascii="Times New Roman" w:eastAsia="標楷體" w:hAnsi="Times New Roman" w:hint="eastAsia"/>
        </w:rPr>
        <w:t>概念的出現是為了讓</w:t>
      </w:r>
      <w:r w:rsidR="00CA12D9">
        <w:rPr>
          <w:rFonts w:ascii="Times New Roman" w:eastAsia="標楷體" w:hAnsi="Times New Roman" w:hint="eastAsia"/>
        </w:rPr>
        <w:t>使用者以平常所使用的語言與電腦進行</w:t>
      </w:r>
      <w:r w:rsidR="00B469AA">
        <w:rPr>
          <w:rFonts w:ascii="Times New Roman" w:eastAsia="標楷體" w:hAnsi="Times New Roman" w:hint="eastAsia"/>
        </w:rPr>
        <w:t>溝通，也就是要讓</w:t>
      </w:r>
      <w:r w:rsidRPr="00A33EE3">
        <w:rPr>
          <w:rFonts w:ascii="Times New Roman" w:eastAsia="標楷體" w:hAnsi="Times New Roman" w:hint="eastAsia"/>
        </w:rPr>
        <w:t>電腦能夠瞭解人類所使用的語言，因而針對文件、</w:t>
      </w:r>
      <w:proofErr w:type="gramStart"/>
      <w:r w:rsidRPr="00A33EE3">
        <w:rPr>
          <w:rFonts w:ascii="Times New Roman" w:eastAsia="標楷體" w:hAnsi="Times New Roman" w:hint="eastAsia"/>
        </w:rPr>
        <w:t>語句及字詞</w:t>
      </w:r>
      <w:proofErr w:type="gramEnd"/>
      <w:r w:rsidRPr="00A33EE3">
        <w:rPr>
          <w:rFonts w:ascii="Times New Roman" w:eastAsia="標楷體" w:hAnsi="Times New Roman" w:hint="eastAsia"/>
        </w:rPr>
        <w:t>等進行處理。</w:t>
      </w:r>
      <w:r w:rsidR="0002629D">
        <w:rPr>
          <w:rFonts w:ascii="Times New Roman" w:eastAsia="標楷體" w:hAnsi="Times New Roman" w:hint="eastAsia"/>
        </w:rPr>
        <w:t>現今對於自然語言處理之研究相當廣泛，</w:t>
      </w:r>
      <w:r w:rsidR="00C06E1E">
        <w:rPr>
          <w:rFonts w:ascii="Times New Roman" w:eastAsia="標楷體" w:hAnsi="Times New Roman" w:hint="eastAsia"/>
        </w:rPr>
        <w:t>在此</w:t>
      </w:r>
      <w:r w:rsidR="0002629D">
        <w:rPr>
          <w:rFonts w:ascii="Times New Roman" w:eastAsia="標楷體" w:hAnsi="Times New Roman" w:hint="eastAsia"/>
        </w:rPr>
        <w:t>僅探討與本研究相關之技術，包含：</w:t>
      </w:r>
      <w:proofErr w:type="gramStart"/>
      <w:r w:rsidR="0002629D">
        <w:rPr>
          <w:rFonts w:ascii="Times New Roman" w:eastAsia="標楷體" w:hAnsi="Times New Roman" w:hint="eastAsia"/>
        </w:rPr>
        <w:t>中文斷詞處理</w:t>
      </w:r>
      <w:proofErr w:type="gramEnd"/>
      <w:r w:rsidR="0002629D">
        <w:rPr>
          <w:rFonts w:ascii="Times New Roman" w:eastAsia="標楷體" w:hAnsi="Times New Roman" w:hint="eastAsia"/>
        </w:rPr>
        <w:t>以及詞性標記</w:t>
      </w:r>
      <w:r w:rsidR="0002629D">
        <w:rPr>
          <w:rFonts w:ascii="Times New Roman" w:eastAsia="標楷體" w:hAnsi="Times New Roman" w:hint="eastAsia"/>
        </w:rPr>
        <w:t>(P</w:t>
      </w:r>
      <w:r w:rsidR="0002629D">
        <w:rPr>
          <w:rFonts w:ascii="Times New Roman" w:eastAsia="標楷體" w:hAnsi="Times New Roman"/>
        </w:rPr>
        <w:t>art-of-Speech Tagging, POS</w:t>
      </w:r>
      <w:r w:rsidR="0002629D">
        <w:rPr>
          <w:rFonts w:ascii="Times New Roman" w:eastAsia="標楷體" w:hAnsi="Times New Roman" w:hint="eastAsia"/>
        </w:rPr>
        <w:t>)</w:t>
      </w:r>
      <w:r w:rsidR="0079337B" w:rsidRPr="00A33EE3">
        <w:rPr>
          <w:rFonts w:ascii="Times New Roman" w:eastAsia="標楷體" w:hAnsi="Times New Roman" w:hint="eastAsia"/>
        </w:rPr>
        <w:t>。</w:t>
      </w:r>
    </w:p>
    <w:p w14:paraId="1039F0F0" w14:textId="550BA31E" w:rsidR="003954AB" w:rsidRPr="003356C0" w:rsidRDefault="003954AB" w:rsidP="003954AB">
      <w:pPr>
        <w:pStyle w:val="3"/>
        <w:rPr>
          <w:rFonts w:ascii="Times New Roman" w:eastAsia="標楷體" w:hAnsi="Times New Roman"/>
          <w:sz w:val="28"/>
        </w:rPr>
      </w:pPr>
      <w:bookmarkStart w:id="19" w:name="_Toc448679292"/>
      <w:proofErr w:type="gramStart"/>
      <w:r w:rsidRPr="004C2464">
        <w:rPr>
          <w:rFonts w:ascii="Times New Roman" w:eastAsia="標楷體" w:hAnsi="Times New Roman" w:hint="eastAsia"/>
          <w:sz w:val="28"/>
        </w:rPr>
        <w:t>中文斷詞處理</w:t>
      </w:r>
      <w:bookmarkEnd w:id="19"/>
      <w:proofErr w:type="gramEnd"/>
    </w:p>
    <w:p w14:paraId="5790EC64" w14:textId="04100A99" w:rsidR="004C2464" w:rsidRDefault="004C2464" w:rsidP="00AE436C">
      <w:pPr>
        <w:spacing w:line="360" w:lineRule="auto"/>
        <w:rPr>
          <w:rFonts w:ascii="Times New Roman" w:eastAsia="標楷體" w:hAnsi="Times New Roman"/>
        </w:rPr>
      </w:pPr>
      <w:r>
        <w:rPr>
          <w:rFonts w:ascii="Times New Roman" w:eastAsia="標楷體" w:hAnsi="Times New Roman" w:hint="eastAsia"/>
        </w:rPr>
        <w:t xml:space="preserve">    </w:t>
      </w:r>
      <w:r>
        <w:rPr>
          <w:rFonts w:ascii="Times New Roman" w:eastAsia="標楷體" w:hAnsi="Times New Roman" w:hint="eastAsia"/>
        </w:rPr>
        <w:t>文件的最小組成單位為詞</w:t>
      </w:r>
      <w:r>
        <w:rPr>
          <w:rFonts w:ascii="Times New Roman" w:eastAsia="標楷體" w:hAnsi="Times New Roman" w:hint="eastAsia"/>
        </w:rPr>
        <w:t>(</w:t>
      </w:r>
      <w:r>
        <w:rPr>
          <w:rFonts w:ascii="Times New Roman" w:eastAsia="標楷體" w:hAnsi="Times New Roman"/>
        </w:rPr>
        <w:t>word</w:t>
      </w:r>
      <w:r>
        <w:rPr>
          <w:rFonts w:ascii="Times New Roman" w:eastAsia="標楷體" w:hAnsi="Times New Roman" w:hint="eastAsia"/>
        </w:rPr>
        <w:t>)</w:t>
      </w:r>
      <w:r>
        <w:rPr>
          <w:rFonts w:ascii="Times New Roman" w:eastAsia="標楷體" w:hAnsi="Times New Roman" w:hint="eastAsia"/>
        </w:rPr>
        <w:t>，因此在進行文件的相關分析時，不論任何語言都必須先辨識</w:t>
      </w:r>
      <w:r w:rsidR="00AE436C">
        <w:rPr>
          <w:rFonts w:ascii="Times New Roman" w:eastAsia="標楷體" w:hAnsi="Times New Roman" w:hint="eastAsia"/>
        </w:rPr>
        <w:t>出文件中所包含的</w:t>
      </w:r>
      <w:r>
        <w:rPr>
          <w:rFonts w:ascii="Times New Roman" w:eastAsia="標楷體" w:hAnsi="Times New Roman" w:hint="eastAsia"/>
        </w:rPr>
        <w:t>詞才能進行後續的處理</w:t>
      </w:r>
      <w:r w:rsidR="00AE436C">
        <w:rPr>
          <w:rFonts w:ascii="Times New Roman" w:eastAsia="標楷體" w:hAnsi="Times New Roman" w:hint="eastAsia"/>
        </w:rPr>
        <w:t>。但是不同的語系對於語言處理的方式不盡相同，例如在英文文件中會以空格來</w:t>
      </w:r>
      <w:proofErr w:type="gramStart"/>
      <w:r w:rsidR="00AE436C">
        <w:rPr>
          <w:rFonts w:ascii="Times New Roman" w:eastAsia="標楷體" w:hAnsi="Times New Roman" w:hint="eastAsia"/>
        </w:rPr>
        <w:t>區隔每一個</w:t>
      </w:r>
      <w:proofErr w:type="gramEnd"/>
      <w:r w:rsidR="00AE436C">
        <w:rPr>
          <w:rFonts w:ascii="Times New Roman" w:eastAsia="標楷體" w:hAnsi="Times New Roman" w:hint="eastAsia"/>
        </w:rPr>
        <w:t>單詞，但在中文文件中，</w:t>
      </w:r>
      <w:proofErr w:type="gramStart"/>
      <w:r w:rsidR="00AE436C">
        <w:rPr>
          <w:rFonts w:ascii="Times New Roman" w:eastAsia="標楷體" w:hAnsi="Times New Roman" w:hint="eastAsia"/>
        </w:rPr>
        <w:t>詞</w:t>
      </w:r>
      <w:r w:rsidR="00F33FFC">
        <w:rPr>
          <w:rFonts w:ascii="Times New Roman" w:eastAsia="標楷體" w:hAnsi="Times New Roman" w:hint="eastAsia"/>
        </w:rPr>
        <w:t>與</w:t>
      </w:r>
      <w:r w:rsidR="00AE436C">
        <w:rPr>
          <w:rFonts w:ascii="Times New Roman" w:eastAsia="標楷體" w:hAnsi="Times New Roman" w:hint="eastAsia"/>
        </w:rPr>
        <w:t>詞之間</w:t>
      </w:r>
      <w:proofErr w:type="gramEnd"/>
      <w:r w:rsidR="00AE436C">
        <w:rPr>
          <w:rFonts w:ascii="Times New Roman" w:eastAsia="標楷體" w:hAnsi="Times New Roman" w:hint="eastAsia"/>
        </w:rPr>
        <w:t>通常不會以空格做區隔；又例如在英文的文法上，單詞有時會因時態的不同而有不一樣的寫法，因此在處理英文文件時必須對單詞進行字根還原，但中文並不需要。且在中文中，每一個字都有其獨立意義，字與字組成詞後又會產生不一樣的意思，</w:t>
      </w:r>
      <w:r w:rsidR="00F33FFC">
        <w:rPr>
          <w:rFonts w:ascii="Times New Roman" w:eastAsia="標楷體" w:hAnsi="Times New Roman" w:hint="eastAsia"/>
        </w:rPr>
        <w:t>造成</w:t>
      </w:r>
      <w:r w:rsidR="00AE436C">
        <w:rPr>
          <w:rFonts w:ascii="Times New Roman" w:eastAsia="標楷體" w:hAnsi="Times New Roman" w:hint="eastAsia"/>
        </w:rPr>
        <w:t>中文</w:t>
      </w:r>
      <w:proofErr w:type="gramStart"/>
      <w:r w:rsidR="00AE436C">
        <w:rPr>
          <w:rFonts w:ascii="Times New Roman" w:eastAsia="標楷體" w:hAnsi="Times New Roman" w:hint="eastAsia"/>
        </w:rPr>
        <w:t>在斷詞處理</w:t>
      </w:r>
      <w:proofErr w:type="gramEnd"/>
      <w:r w:rsidR="00F33FFC">
        <w:rPr>
          <w:rFonts w:ascii="Times New Roman" w:eastAsia="標楷體" w:hAnsi="Times New Roman" w:hint="eastAsia"/>
        </w:rPr>
        <w:t>的困難</w:t>
      </w:r>
      <w:r w:rsidR="00AE436C">
        <w:rPr>
          <w:rFonts w:ascii="Times New Roman" w:eastAsia="標楷體" w:hAnsi="Times New Roman" w:hint="eastAsia"/>
        </w:rPr>
        <w:t>。</w:t>
      </w:r>
    </w:p>
    <w:p w14:paraId="0D2D5C57" w14:textId="55F63FAD" w:rsidR="00D05F15" w:rsidRDefault="00AE436C" w:rsidP="00AE436C">
      <w:pPr>
        <w:spacing w:line="360" w:lineRule="auto"/>
        <w:rPr>
          <w:rFonts w:ascii="Times New Roman" w:eastAsia="標楷體" w:hAnsi="Times New Roman"/>
        </w:rPr>
      </w:pPr>
      <w:r>
        <w:rPr>
          <w:rFonts w:ascii="Times New Roman" w:eastAsia="標楷體" w:hAnsi="Times New Roman" w:hint="eastAsia"/>
        </w:rPr>
        <w:t xml:space="preserve">    </w:t>
      </w:r>
      <w:r w:rsidR="00064E90">
        <w:rPr>
          <w:rFonts w:ascii="Times New Roman" w:eastAsia="標楷體" w:hAnsi="Times New Roman" w:hint="eastAsia"/>
        </w:rPr>
        <w:t>在過去與</w:t>
      </w:r>
      <w:proofErr w:type="gramStart"/>
      <w:r w:rsidR="00064E90">
        <w:rPr>
          <w:rFonts w:ascii="Times New Roman" w:eastAsia="標楷體" w:hAnsi="Times New Roman" w:hint="eastAsia"/>
        </w:rPr>
        <w:t>中文斷詞的</w:t>
      </w:r>
      <w:proofErr w:type="gramEnd"/>
      <w:r w:rsidR="00064E90">
        <w:rPr>
          <w:rFonts w:ascii="Times New Roman" w:eastAsia="標楷體" w:hAnsi="Times New Roman" w:hint="eastAsia"/>
        </w:rPr>
        <w:t>相關研究中，可以發現</w:t>
      </w:r>
      <w:proofErr w:type="gramStart"/>
      <w:r w:rsidR="00064E90">
        <w:rPr>
          <w:rFonts w:ascii="Times New Roman" w:eastAsia="標楷體" w:hAnsi="Times New Roman" w:hint="eastAsia"/>
        </w:rPr>
        <w:t>中文斷詞處理</w:t>
      </w:r>
      <w:proofErr w:type="gramEnd"/>
      <w:r w:rsidR="00064E90">
        <w:rPr>
          <w:rFonts w:ascii="Times New Roman" w:eastAsia="標楷體" w:hAnsi="Times New Roman" w:hint="eastAsia"/>
        </w:rPr>
        <w:t>大致上可以分成</w:t>
      </w:r>
      <w:r w:rsidR="00D05F15">
        <w:rPr>
          <w:rFonts w:ascii="Times New Roman" w:eastAsia="標楷體" w:hAnsi="Times New Roman" w:hint="eastAsia"/>
        </w:rPr>
        <w:t>以統計為基礎的機器學習</w:t>
      </w:r>
      <w:r w:rsidR="00D05F15">
        <w:rPr>
          <w:rFonts w:ascii="Times New Roman" w:eastAsia="標楷體" w:hAnsi="Times New Roman" w:hint="eastAsia"/>
        </w:rPr>
        <w:t>(</w:t>
      </w:r>
      <w:r w:rsidR="006B5138">
        <w:rPr>
          <w:rFonts w:ascii="Times New Roman" w:eastAsia="標楷體" w:hAnsi="Times New Roman"/>
        </w:rPr>
        <w:t>s</w:t>
      </w:r>
      <w:r w:rsidR="00D05F15">
        <w:rPr>
          <w:rFonts w:ascii="Times New Roman" w:eastAsia="標楷體" w:hAnsi="Times New Roman" w:hint="eastAsia"/>
        </w:rPr>
        <w:t xml:space="preserve">tatistical and </w:t>
      </w:r>
      <w:r w:rsidR="006B5138">
        <w:rPr>
          <w:rFonts w:ascii="Times New Roman" w:eastAsia="標楷體" w:hAnsi="Times New Roman"/>
        </w:rPr>
        <w:t>m</w:t>
      </w:r>
      <w:r w:rsidR="00D05F15">
        <w:rPr>
          <w:rFonts w:ascii="Times New Roman" w:eastAsia="標楷體" w:hAnsi="Times New Roman" w:hint="eastAsia"/>
        </w:rPr>
        <w:t xml:space="preserve">achine </w:t>
      </w:r>
      <w:r w:rsidR="006B5138">
        <w:rPr>
          <w:rFonts w:ascii="Times New Roman" w:eastAsia="標楷體" w:hAnsi="Times New Roman"/>
        </w:rPr>
        <w:t>l</w:t>
      </w:r>
      <w:r w:rsidR="00D05F15">
        <w:rPr>
          <w:rFonts w:ascii="Times New Roman" w:eastAsia="標楷體" w:hAnsi="Times New Roman" w:hint="eastAsia"/>
        </w:rPr>
        <w:t>earning)</w:t>
      </w:r>
      <w:r w:rsidR="00D05F15">
        <w:rPr>
          <w:rFonts w:ascii="Times New Roman" w:eastAsia="標楷體" w:hAnsi="Times New Roman" w:hint="eastAsia"/>
        </w:rPr>
        <w:t>方法</w:t>
      </w:r>
      <w:r w:rsidR="00840BBE">
        <w:rPr>
          <w:rFonts w:ascii="Times New Roman" w:eastAsia="標楷體" w:hAnsi="Times New Roman" w:hint="eastAsia"/>
        </w:rPr>
        <w:t>以及以字典為基礎</w:t>
      </w:r>
      <w:r w:rsidR="00840BBE">
        <w:rPr>
          <w:rFonts w:ascii="Times New Roman" w:eastAsia="標楷體" w:hAnsi="Times New Roman" w:hint="eastAsia"/>
        </w:rPr>
        <w:t>(dictionary-based)</w:t>
      </w:r>
      <w:r w:rsidR="00840BBE">
        <w:rPr>
          <w:rFonts w:ascii="Times New Roman" w:eastAsia="標楷體" w:hAnsi="Times New Roman" w:hint="eastAsia"/>
        </w:rPr>
        <w:t>的方法</w:t>
      </w:r>
      <w:r w:rsidR="00D05F15">
        <w:rPr>
          <w:rFonts w:ascii="Times New Roman" w:eastAsia="標楷體" w:hAnsi="Times New Roman"/>
        </w:rPr>
        <w:fldChar w:fldCharType="begin"/>
      </w:r>
      <w:r w:rsidR="00D05F15">
        <w:rPr>
          <w:rFonts w:ascii="Times New Roman" w:eastAsia="標楷體" w:hAnsi="Times New Roman"/>
        </w:rPr>
        <w:instrText xml:space="preserve"> ADDIN EN.CITE &lt;EndNote&gt;&lt;Cite&gt;&lt;Author&gt;Wu&lt;/Author&gt;&lt;Year&gt;1993&lt;/Year&gt;&lt;RecNum&gt;35&lt;/RecNum&gt;&lt;DisplayText&gt;(Wu &amp;amp; Tseng, 1993)&lt;/DisplayText&gt;&lt;record&gt;&lt;rec-number&gt;35&lt;/rec-number&gt;&lt;foreign-keys&gt;&lt;key app="EN" db-id="wafwfer04twvxhersz6xr2019zsswfxrwfas"&gt;35&lt;/key&gt;&lt;/foreign-keys&gt;&lt;ref-type name="Journal Article"&gt;17&lt;/ref-type&gt;&lt;contributors&gt;&lt;authors&gt;&lt;author&gt;Wu, Zimin&lt;/author&gt;&lt;author&gt;Tseng, Gwyneth&lt;/author&gt;&lt;/authors&gt;&lt;/contributors&gt;&lt;titles&gt;&lt;title&gt;Chinese text segmentation for text retrieval: Achievements and problems&lt;/title&gt;&lt;secondary-title&gt;Journal of the American Society for Information Science&lt;/secondary-title&gt;&lt;/titles&gt;&lt;periodical&gt;&lt;full-title&gt;Journal of the American Society for Information Science&lt;/full-title&gt;&lt;/periodical&gt;&lt;pages&gt;532-542&lt;/pages&gt;&lt;volume&gt;44&lt;/volume&gt;&lt;number&gt;9&lt;/number&gt;&lt;dates&gt;&lt;year&gt;1993&lt;/year&gt;&lt;/dates&gt;&lt;publisher&gt;Wiley Subscription Services, Inc., A Wiley Company&lt;/publisher&gt;&lt;isbn&gt;1097-4571&lt;/isbn&gt;&lt;urls&gt;&lt;related-urls&gt;&lt;url&gt;http://dx.doi.org/10.1002/(SICI)1097-4571(199310)44:9&amp;lt;532::AID-ASI3&amp;gt;3.0.CO;2-M&lt;/url&gt;&lt;/related-urls&gt;&lt;/urls&gt;&lt;electronic-resource-num&gt;10.1002/(SICI)1097-4571(199310)44:9&amp;lt;532::AID-ASI3&amp;gt;3.0.CO;2-M&lt;/electronic-resource-num&gt;&lt;/record&gt;&lt;/Cite&gt;&lt;/EndNote&gt;</w:instrText>
      </w:r>
      <w:r w:rsidR="00D05F15">
        <w:rPr>
          <w:rFonts w:ascii="Times New Roman" w:eastAsia="標楷體" w:hAnsi="Times New Roman"/>
        </w:rPr>
        <w:fldChar w:fldCharType="separate"/>
      </w:r>
      <w:r w:rsidR="00D05F15">
        <w:rPr>
          <w:rFonts w:ascii="Times New Roman" w:eastAsia="標楷體" w:hAnsi="Times New Roman"/>
          <w:noProof/>
        </w:rPr>
        <w:t>(</w:t>
      </w:r>
      <w:hyperlink w:anchor="_ENREF_34" w:tooltip="Wu, 1993 #35" w:history="1">
        <w:r w:rsidR="00BF6AFD">
          <w:rPr>
            <w:rFonts w:ascii="Times New Roman" w:eastAsia="標楷體" w:hAnsi="Times New Roman"/>
            <w:noProof/>
          </w:rPr>
          <w:t>Wu &amp; Tseng, 1993</w:t>
        </w:r>
      </w:hyperlink>
      <w:r w:rsidR="00D05F15">
        <w:rPr>
          <w:rFonts w:ascii="Times New Roman" w:eastAsia="標楷體" w:hAnsi="Times New Roman"/>
          <w:noProof/>
        </w:rPr>
        <w:t>)</w:t>
      </w:r>
      <w:r w:rsidR="00D05F15">
        <w:rPr>
          <w:rFonts w:ascii="Times New Roman" w:eastAsia="標楷體" w:hAnsi="Times New Roman"/>
        </w:rPr>
        <w:fldChar w:fldCharType="end"/>
      </w:r>
      <w:r w:rsidR="00840BBE">
        <w:rPr>
          <w:rFonts w:ascii="Times New Roman" w:eastAsia="標楷體" w:hAnsi="Times New Roman" w:hint="eastAsia"/>
        </w:rPr>
        <w:t>，</w:t>
      </w:r>
      <w:r w:rsidR="00D05F15">
        <w:rPr>
          <w:rFonts w:ascii="Times New Roman" w:eastAsia="標楷體" w:hAnsi="Times New Roman" w:hint="eastAsia"/>
        </w:rPr>
        <w:t>以下將針對此兩種技術進行介紹</w:t>
      </w:r>
      <w:r w:rsidR="00840BBE">
        <w:rPr>
          <w:rFonts w:ascii="Times New Roman" w:eastAsia="標楷體" w:hAnsi="Times New Roman" w:hint="eastAsia"/>
        </w:rPr>
        <w:t>：</w:t>
      </w:r>
    </w:p>
    <w:p w14:paraId="4BAFD7F7" w14:textId="64B0B102" w:rsidR="00927C79" w:rsidRDefault="00927C79" w:rsidP="00927C79">
      <w:pPr>
        <w:pStyle w:val="a7"/>
        <w:numPr>
          <w:ilvl w:val="0"/>
          <w:numId w:val="4"/>
        </w:numPr>
        <w:spacing w:line="360" w:lineRule="auto"/>
        <w:ind w:leftChars="0"/>
        <w:rPr>
          <w:rFonts w:ascii="Times New Roman" w:eastAsia="標楷體" w:hAnsi="Times New Roman"/>
        </w:rPr>
      </w:pPr>
      <w:r>
        <w:rPr>
          <w:rFonts w:ascii="Times New Roman" w:eastAsia="標楷體" w:hAnsi="Times New Roman" w:hint="eastAsia"/>
        </w:rPr>
        <w:t>以統計為基礎的機器學習方法：</w:t>
      </w:r>
    </w:p>
    <w:p w14:paraId="633A8484" w14:textId="31C82C59" w:rsidR="008E3038" w:rsidRDefault="005610B3" w:rsidP="00927C79">
      <w:pPr>
        <w:pStyle w:val="a7"/>
        <w:spacing w:line="360" w:lineRule="auto"/>
        <w:ind w:leftChars="0"/>
        <w:rPr>
          <w:rFonts w:ascii="Times New Roman" w:eastAsia="標楷體" w:hAnsi="Times New Roman"/>
        </w:rPr>
      </w:pPr>
      <w:r>
        <w:rPr>
          <w:rFonts w:ascii="Times New Roman" w:eastAsia="標楷體" w:hAnsi="Times New Roman" w:hint="eastAsia"/>
        </w:rPr>
        <w:t xml:space="preserve">    </w:t>
      </w:r>
      <w:r w:rsidR="00927C79">
        <w:rPr>
          <w:rFonts w:ascii="Times New Roman" w:eastAsia="標楷體" w:hAnsi="Times New Roman" w:hint="eastAsia"/>
        </w:rPr>
        <w:t>此方法是利用大量的訓練文件，</w:t>
      </w:r>
      <w:r w:rsidR="0001195E">
        <w:rPr>
          <w:rFonts w:ascii="Times New Roman" w:eastAsia="標楷體" w:hAnsi="Times New Roman" w:hint="eastAsia"/>
        </w:rPr>
        <w:t>即為</w:t>
      </w:r>
      <w:r w:rsidR="00927C79">
        <w:rPr>
          <w:rFonts w:ascii="Times New Roman" w:eastAsia="標楷體" w:hAnsi="Times New Roman" w:hint="eastAsia"/>
        </w:rPr>
        <w:t>訓練語料</w:t>
      </w:r>
      <w:r w:rsidR="00927C79">
        <w:rPr>
          <w:rFonts w:ascii="Times New Roman" w:eastAsia="標楷體" w:hAnsi="Times New Roman" w:hint="eastAsia"/>
        </w:rPr>
        <w:t>(</w:t>
      </w:r>
      <w:r w:rsidR="00927C79">
        <w:rPr>
          <w:rFonts w:ascii="Times New Roman" w:eastAsia="標楷體" w:hAnsi="Times New Roman"/>
        </w:rPr>
        <w:t>corpus</w:t>
      </w:r>
      <w:r w:rsidR="00927C79">
        <w:rPr>
          <w:rFonts w:ascii="Times New Roman" w:eastAsia="標楷體" w:hAnsi="Times New Roman" w:hint="eastAsia"/>
        </w:rPr>
        <w:t>)</w:t>
      </w:r>
      <w:r w:rsidR="00927C79">
        <w:rPr>
          <w:rFonts w:ascii="Times New Roman" w:eastAsia="標楷體" w:hAnsi="Times New Roman" w:hint="eastAsia"/>
        </w:rPr>
        <w:t>，</w:t>
      </w:r>
      <w:r w:rsidR="0001195E">
        <w:rPr>
          <w:rFonts w:ascii="Times New Roman" w:eastAsia="標楷體" w:hAnsi="Times New Roman" w:hint="eastAsia"/>
        </w:rPr>
        <w:t>以統計的</w:t>
      </w:r>
      <w:r w:rsidR="006B5138">
        <w:rPr>
          <w:rFonts w:ascii="Times New Roman" w:eastAsia="標楷體" w:hAnsi="Times New Roman" w:hint="eastAsia"/>
        </w:rPr>
        <w:t>方法</w:t>
      </w:r>
      <w:r w:rsidR="0001195E">
        <w:rPr>
          <w:rFonts w:ascii="Times New Roman" w:eastAsia="標楷體" w:hAnsi="Times New Roman" w:hint="eastAsia"/>
        </w:rPr>
        <w:t>找出字詞之間的關聯性及正確</w:t>
      </w:r>
      <w:proofErr w:type="gramStart"/>
      <w:r w:rsidR="0001195E">
        <w:rPr>
          <w:rFonts w:ascii="Times New Roman" w:eastAsia="標楷體" w:hAnsi="Times New Roman" w:hint="eastAsia"/>
        </w:rPr>
        <w:t>的斷詞位置</w:t>
      </w:r>
      <w:proofErr w:type="gramEnd"/>
      <w:r w:rsidR="0001195E">
        <w:rPr>
          <w:rFonts w:ascii="Times New Roman" w:eastAsia="標楷體" w:hAnsi="Times New Roman" w:hint="eastAsia"/>
        </w:rPr>
        <w:t>。有許多研究應用統計方法以偵測字詞邊界</w:t>
      </w:r>
      <w:r w:rsidR="005B2233">
        <w:rPr>
          <w:rFonts w:ascii="Times New Roman" w:eastAsia="標楷體" w:hAnsi="Times New Roman" w:hint="eastAsia"/>
        </w:rPr>
        <w:t>，例如使用隱藏馬可夫模型</w:t>
      </w:r>
      <w:r w:rsidR="005B2233">
        <w:rPr>
          <w:rFonts w:ascii="Times New Roman" w:eastAsia="標楷體" w:hAnsi="Times New Roman" w:hint="eastAsia"/>
        </w:rPr>
        <w:t>(H</w:t>
      </w:r>
      <w:r w:rsidR="005B2233">
        <w:rPr>
          <w:rFonts w:ascii="Times New Roman" w:eastAsia="標楷體" w:hAnsi="Times New Roman"/>
        </w:rPr>
        <w:t>idden Markov Model, HMM</w:t>
      </w:r>
      <w:r w:rsidR="005B2233">
        <w:rPr>
          <w:rFonts w:ascii="Times New Roman" w:eastAsia="標楷體" w:hAnsi="Times New Roman" w:hint="eastAsia"/>
        </w:rPr>
        <w:t>)</w:t>
      </w:r>
      <w:proofErr w:type="gramStart"/>
      <w:r w:rsidR="005B2233">
        <w:rPr>
          <w:rFonts w:ascii="Times New Roman" w:eastAsia="標楷體" w:hAnsi="Times New Roman" w:hint="eastAsia"/>
        </w:rPr>
        <w:t>找出斷詞時</w:t>
      </w:r>
      <w:proofErr w:type="gramEnd"/>
      <w:r w:rsidR="005B2233">
        <w:rPr>
          <w:rFonts w:ascii="Times New Roman" w:eastAsia="標楷體" w:hAnsi="Times New Roman" w:hint="eastAsia"/>
        </w:rPr>
        <w:t>的字詞邊界</w:t>
      </w:r>
      <w:r w:rsidR="00044813">
        <w:rPr>
          <w:rFonts w:ascii="Times New Roman" w:eastAsia="標楷體" w:hAnsi="Times New Roman"/>
        </w:rPr>
        <w:fldChar w:fldCharType="begin"/>
      </w:r>
      <w:r w:rsidR="00044813">
        <w:rPr>
          <w:rFonts w:ascii="Times New Roman" w:eastAsia="標楷體" w:hAnsi="Times New Roman"/>
        </w:rPr>
        <w:instrText xml:space="preserve"> ADDIN EN.CITE &lt;EndNote&gt;&lt;Cite&gt;&lt;Author&gt;Teahan&lt;/Author&gt;&lt;Year&gt;2000&lt;/Year&gt;&lt;RecNum&gt;36&lt;/RecNum&gt;&lt;DisplayText&gt;(Teahan, McNab, Wen, &amp;amp; Witten, 2000)&lt;/DisplayText&gt;&lt;record&gt;&lt;rec-number&gt;36&lt;/rec-number&gt;&lt;foreign-keys&gt;&lt;key app="EN" db-id="wafwfer04twvxhersz6xr2019zsswfxrwfas"&gt;36&lt;/key&gt;&lt;/foreign-keys&gt;&lt;ref-type name="Journal Article"&gt;17&lt;/ref-type&gt;&lt;contributors&gt;&lt;authors&gt;&lt;author&gt;W. J. Teahan&lt;/author&gt;&lt;author&gt;Rodger McNab&lt;/author&gt;&lt;author&gt;Yingying Wen&lt;/author&gt;&lt;author&gt;Ian H. Witten&lt;/author&gt;&lt;/authors&gt;&lt;/contributors&gt;&lt;titles&gt;&lt;title&gt;A compression-based algorithm for Chinese word segmentation&lt;/title&gt;&lt;secondary-title&gt;Comput. Linguist.&lt;/secondary-title&gt;&lt;/titles&gt;&lt;periodical&gt;&lt;full-title&gt;Comput. Linguist.&lt;/full-title&gt;&lt;/periodical&gt;&lt;pages&gt;375-393&lt;/pages&gt;&lt;volume&gt;26&lt;/volume&gt;&lt;number&gt;3&lt;/number&gt;&lt;dates&gt;&lt;year&gt;2000&lt;/year&gt;&lt;/dates&gt;&lt;isbn&gt;0891-2017&lt;/isbn&gt;&lt;urls&gt;&lt;/urls&gt;&lt;custom1&gt;971873&lt;/custom1&gt;&lt;electronic-resource-num&gt;10.1162/089120100561746&lt;/electronic-resource-num&gt;&lt;/record&gt;&lt;/Cite&gt;&lt;/EndNote&gt;</w:instrText>
      </w:r>
      <w:r w:rsidR="00044813">
        <w:rPr>
          <w:rFonts w:ascii="Times New Roman" w:eastAsia="標楷體" w:hAnsi="Times New Roman"/>
        </w:rPr>
        <w:fldChar w:fldCharType="separate"/>
      </w:r>
      <w:r w:rsidR="00044813">
        <w:rPr>
          <w:rFonts w:ascii="Times New Roman" w:eastAsia="標楷體" w:hAnsi="Times New Roman"/>
          <w:noProof/>
        </w:rPr>
        <w:t>(</w:t>
      </w:r>
      <w:hyperlink w:anchor="_ENREF_29" w:tooltip="Teahan, 2000 #36" w:history="1">
        <w:r w:rsidR="00BF6AFD">
          <w:rPr>
            <w:rFonts w:ascii="Times New Roman" w:eastAsia="標楷體" w:hAnsi="Times New Roman"/>
            <w:noProof/>
          </w:rPr>
          <w:t>Teahan, McNab, Wen, &amp; Witten, 2000</w:t>
        </w:r>
      </w:hyperlink>
      <w:r w:rsidR="00044813">
        <w:rPr>
          <w:rFonts w:ascii="Times New Roman" w:eastAsia="標楷體" w:hAnsi="Times New Roman"/>
          <w:noProof/>
        </w:rPr>
        <w:t>)</w:t>
      </w:r>
      <w:r w:rsidR="00044813">
        <w:rPr>
          <w:rFonts w:ascii="Times New Roman" w:eastAsia="標楷體" w:hAnsi="Times New Roman"/>
        </w:rPr>
        <w:fldChar w:fldCharType="end"/>
      </w:r>
      <w:r w:rsidR="005B2233">
        <w:rPr>
          <w:rFonts w:ascii="Times New Roman" w:eastAsia="標楷體" w:hAnsi="Times New Roman" w:hint="eastAsia"/>
        </w:rPr>
        <w:t>，或是利用該模型找出文章中的實體名稱</w:t>
      </w:r>
      <w:r w:rsidR="006C0EA6">
        <w:rPr>
          <w:rFonts w:ascii="Times New Roman" w:eastAsia="標楷體" w:hAnsi="Times New Roman"/>
        </w:rPr>
        <w:fldChar w:fldCharType="begin"/>
      </w:r>
      <w:r w:rsidR="006C0EA6">
        <w:rPr>
          <w:rFonts w:ascii="Times New Roman" w:eastAsia="標楷體" w:hAnsi="Times New Roman"/>
        </w:rPr>
        <w:instrText xml:space="preserve"> ADDIN EN.CITE &lt;EndNote&gt;&lt;Cite&gt;&lt;Author&gt;Fu&lt;/Author&gt;&lt;Year&gt;2005&lt;/Year&gt;&lt;RecNum&gt;39&lt;/RecNum&gt;&lt;DisplayText&gt;(Fu &amp;amp; Luke, 2005)&lt;/DisplayText&gt;&lt;record&gt;&lt;rec-number&gt;39&lt;/rec-number&gt;&lt;foreign-keys&gt;&lt;key app="EN" db-id="wafwfer04twvxhersz6xr2019zsswfxrwfas"&gt;39&lt;/key&gt;&lt;/foreign-keys&gt;&lt;ref-type name="Journal Article"&gt;17&lt;/ref-type&gt;&lt;contributors&gt;&lt;authors&gt;&lt;author&gt;Guohong Fu&lt;/author&gt;&lt;author&gt;Kang-Kwong Luke&lt;/author&gt;&lt;/authors&gt;&lt;/contributors&gt;&lt;titles&gt;&lt;title&gt;Chinese named entity recognition using lexicalized HMMs&lt;/title&gt;&lt;secondary-title&gt;SIGKDD Explor. Newsl.&lt;/secondary-title&gt;&lt;/titles&gt;&lt;periodical&gt;&lt;full-title&gt;SIGKDD Explor. Newsl.&lt;/full-title&gt;&lt;/periodical&gt;&lt;pages&gt;19-25&lt;/pages&gt;&lt;volume&gt;7&lt;/volume&gt;&lt;number&gt;1&lt;/number&gt;&lt;dates&gt;&lt;year&gt;2005&lt;/year&gt;&lt;/dates&gt;&lt;isbn&gt;1931-0145&lt;/isbn&gt;&lt;urls&gt;&lt;/urls&gt;&lt;custom1&gt;1089819&lt;/custom1&gt;&lt;electronic-resource-num&gt;10.1145/1089815.1089819&lt;/electronic-resource-num&gt;&lt;/record&gt;&lt;/Cite&gt;&lt;/EndNote&gt;</w:instrText>
      </w:r>
      <w:r w:rsidR="006C0EA6">
        <w:rPr>
          <w:rFonts w:ascii="Times New Roman" w:eastAsia="標楷體" w:hAnsi="Times New Roman"/>
        </w:rPr>
        <w:fldChar w:fldCharType="separate"/>
      </w:r>
      <w:r w:rsidR="006C0EA6">
        <w:rPr>
          <w:rFonts w:ascii="Times New Roman" w:eastAsia="標楷體" w:hAnsi="Times New Roman"/>
          <w:noProof/>
        </w:rPr>
        <w:t>(</w:t>
      </w:r>
      <w:hyperlink w:anchor="_ENREF_10" w:tooltip="Fu, 2005 #39" w:history="1">
        <w:r w:rsidR="00BF6AFD">
          <w:rPr>
            <w:rFonts w:ascii="Times New Roman" w:eastAsia="標楷體" w:hAnsi="Times New Roman"/>
            <w:noProof/>
          </w:rPr>
          <w:t>Fu &amp; Luke, 2005</w:t>
        </w:r>
      </w:hyperlink>
      <w:r w:rsidR="006C0EA6">
        <w:rPr>
          <w:rFonts w:ascii="Times New Roman" w:eastAsia="標楷體" w:hAnsi="Times New Roman"/>
          <w:noProof/>
        </w:rPr>
        <w:t>)</w:t>
      </w:r>
      <w:r w:rsidR="006C0EA6">
        <w:rPr>
          <w:rFonts w:ascii="Times New Roman" w:eastAsia="標楷體" w:hAnsi="Times New Roman"/>
        </w:rPr>
        <w:fldChar w:fldCharType="end"/>
      </w:r>
      <w:r w:rsidR="00D443A2">
        <w:rPr>
          <w:rFonts w:ascii="Times New Roman" w:eastAsia="標楷體" w:hAnsi="Times New Roman" w:hint="eastAsia"/>
        </w:rPr>
        <w:t>。也有研究是利用</w:t>
      </w:r>
      <w:r w:rsidR="00D443A2">
        <w:rPr>
          <w:rFonts w:ascii="Times New Roman" w:eastAsia="標楷體" w:hAnsi="Times New Roman" w:hint="eastAsia"/>
        </w:rPr>
        <w:t>n-gram</w:t>
      </w:r>
      <w:r w:rsidR="00D443A2">
        <w:rPr>
          <w:rFonts w:ascii="Times New Roman" w:eastAsia="標楷體" w:hAnsi="Times New Roman" w:hint="eastAsia"/>
        </w:rPr>
        <w:t>方法將文件中的</w:t>
      </w:r>
      <w:r w:rsidR="00D443A2">
        <w:rPr>
          <w:rFonts w:ascii="Times New Roman" w:eastAsia="標楷體" w:hAnsi="Times New Roman" w:hint="eastAsia"/>
        </w:rPr>
        <w:lastRenderedPageBreak/>
        <w:t>句子進行切割</w:t>
      </w:r>
      <w:r w:rsidR="00D25A77">
        <w:rPr>
          <w:rFonts w:ascii="Times New Roman" w:eastAsia="標楷體" w:hAnsi="Times New Roman" w:hint="eastAsia"/>
        </w:rPr>
        <w:t>後，找出字詞之間的共同資訊量</w:t>
      </w:r>
      <w:r w:rsidR="00D25A77">
        <w:rPr>
          <w:rFonts w:ascii="Times New Roman" w:eastAsia="標楷體" w:hAnsi="Times New Roman" w:hint="eastAsia"/>
        </w:rPr>
        <w:t>(mutual information, MI)</w:t>
      </w:r>
      <w:r w:rsidR="008E3038" w:rsidRPr="008E3038">
        <w:rPr>
          <w:rFonts w:ascii="Times New Roman" w:eastAsia="標楷體" w:hAnsi="Times New Roman"/>
        </w:rPr>
        <w:t xml:space="preserve"> </w:t>
      </w:r>
      <w:r w:rsidR="008E3038">
        <w:rPr>
          <w:rFonts w:ascii="Times New Roman" w:eastAsia="標楷體" w:hAnsi="Times New Roman"/>
        </w:rPr>
        <w:fldChar w:fldCharType="begin"/>
      </w:r>
      <w:r w:rsidR="008E3038">
        <w:rPr>
          <w:rFonts w:ascii="Times New Roman" w:eastAsia="標楷體" w:hAnsi="Times New Roman"/>
        </w:rPr>
        <w:instrText xml:space="preserve"> ADDIN EN.CITE &lt;EndNote&gt;&lt;Cite&gt;&lt;Author&gt;Yang&lt;/Author&gt;&lt;Year&gt;2000&lt;/Year&gt;&lt;RecNum&gt;37&lt;/RecNum&gt;&lt;DisplayText&gt;(Yang, Luk, Yung, &amp;amp; Yen, 2000)&lt;/DisplayText&gt;&lt;record&gt;&lt;rec-number&gt;37&lt;/rec-number&gt;&lt;foreign-keys&gt;&lt;key app="EN" db-id="wafwfer04twvxhersz6xr2019zsswfxrwfas"&gt;37&lt;/key&gt;&lt;/foreign-keys&gt;&lt;ref-type name="Journal Article"&gt;17&lt;/ref-type&gt;&lt;contributors&gt;&lt;authors&gt;&lt;author&gt;Yang, Christopher C.&lt;/author&gt;&lt;author&gt;Luk, Johnny W. K.&lt;/author&gt;&lt;author&gt;Yung, Stanley K.&lt;/author&gt;&lt;author&gt;Yen, Jerome&lt;/author&gt;&lt;/authors&gt;&lt;/contributors&gt;&lt;titles&gt;&lt;title&gt;Combination and boundary detection approaches on Chinese indexing&lt;/title&gt;&lt;secondary-title&gt;Journal of the American Society for Information Science&lt;/secondary-title&gt;&lt;/titles&gt;&lt;periodical&gt;&lt;full-title&gt;Journal of the American Society for Information Science&lt;/full-title&gt;&lt;/periodical&gt;&lt;pages&gt;340-351&lt;/pages&gt;&lt;volume&gt;51&lt;/volume&gt;&lt;number&gt;4&lt;/number&gt;&lt;dates&gt;&lt;year&gt;2000&lt;/year&gt;&lt;/dates&gt;&lt;publisher&gt;John Wiley &amp;amp; Sons, Inc.&lt;/publisher&gt;&lt;isbn&gt;1097-4571&lt;/isbn&gt;&lt;urls&gt;&lt;related-urls&gt;&lt;url&gt;http://dx.doi.org/10.1002/(SICI)1097-4571(2000)51:4&amp;lt;340::AID-ASI4&amp;gt;3.0.CO;2-I&lt;/url&gt;&lt;/related-urls&gt;&lt;/urls&gt;&lt;electronic-resource-num&gt;10.1002/(SICI)1097-4571(2000)51:4&amp;lt;340::AID-ASI4&amp;gt;3.0.CO;2-I&lt;/electronic-resource-num&gt;&lt;/record&gt;&lt;/Cite&gt;&lt;/EndNote&gt;</w:instrText>
      </w:r>
      <w:r w:rsidR="008E3038">
        <w:rPr>
          <w:rFonts w:ascii="Times New Roman" w:eastAsia="標楷體" w:hAnsi="Times New Roman"/>
        </w:rPr>
        <w:fldChar w:fldCharType="separate"/>
      </w:r>
      <w:r w:rsidR="008E3038">
        <w:rPr>
          <w:rFonts w:ascii="Times New Roman" w:eastAsia="標楷體" w:hAnsi="Times New Roman"/>
          <w:noProof/>
        </w:rPr>
        <w:t>(</w:t>
      </w:r>
      <w:hyperlink w:anchor="_ENREF_36" w:tooltip="Yang, 2000 #37" w:history="1">
        <w:r w:rsidR="00BF6AFD">
          <w:rPr>
            <w:rFonts w:ascii="Times New Roman" w:eastAsia="標楷體" w:hAnsi="Times New Roman"/>
            <w:noProof/>
          </w:rPr>
          <w:t>Yang, Luk, Yung, &amp; Yen, 2000</w:t>
        </w:r>
      </w:hyperlink>
      <w:r w:rsidR="008E3038">
        <w:rPr>
          <w:rFonts w:ascii="Times New Roman" w:eastAsia="標楷體" w:hAnsi="Times New Roman"/>
          <w:noProof/>
        </w:rPr>
        <w:t>)</w:t>
      </w:r>
      <w:r w:rsidR="008E3038">
        <w:rPr>
          <w:rFonts w:ascii="Times New Roman" w:eastAsia="標楷體" w:hAnsi="Times New Roman"/>
        </w:rPr>
        <w:fldChar w:fldCharType="end"/>
      </w:r>
      <w:r w:rsidR="00D25A77">
        <w:rPr>
          <w:rFonts w:ascii="Times New Roman" w:eastAsia="標楷體" w:hAnsi="Times New Roman" w:hint="eastAsia"/>
        </w:rPr>
        <w:t>，共同資訊量的數值越低，此</w:t>
      </w:r>
      <w:r w:rsidR="00EF38E2">
        <w:rPr>
          <w:rFonts w:ascii="Times New Roman" w:eastAsia="標楷體" w:hAnsi="Times New Roman" w:hint="eastAsia"/>
        </w:rPr>
        <w:t>現象之</w:t>
      </w:r>
      <w:r w:rsidR="00D25A77">
        <w:rPr>
          <w:rFonts w:ascii="Times New Roman" w:eastAsia="標楷體" w:hAnsi="Times New Roman" w:hint="eastAsia"/>
        </w:rPr>
        <w:t>發生點越有可能為斷詞之位置</w:t>
      </w:r>
      <w:r w:rsidR="00EF38E2">
        <w:rPr>
          <w:rFonts w:ascii="Times New Roman" w:eastAsia="標楷體" w:hAnsi="Times New Roman" w:hint="eastAsia"/>
        </w:rPr>
        <w:t>。上述方法皆是以字元為文件中之最小單</w:t>
      </w:r>
      <w:r w:rsidR="008E3038">
        <w:rPr>
          <w:rFonts w:ascii="Times New Roman" w:eastAsia="標楷體" w:hAnsi="Times New Roman" w:hint="eastAsia"/>
        </w:rPr>
        <w:t>位，利用其出現之位置</w:t>
      </w:r>
      <w:r w:rsidR="00D85B5A">
        <w:rPr>
          <w:rFonts w:ascii="Times New Roman" w:eastAsia="標楷體" w:hAnsi="Times New Roman" w:hint="eastAsia"/>
        </w:rPr>
        <w:t>、頻率或機率等資訊進行分析。這些方法最大的問題在於需要大量的訓練</w:t>
      </w:r>
      <w:r w:rsidR="008F31E3" w:rsidRPr="008F31E3">
        <w:rPr>
          <w:rFonts w:ascii="Times New Roman" w:eastAsia="標楷體" w:hAnsi="Times New Roman" w:hint="eastAsia"/>
        </w:rPr>
        <w:t>語料</w:t>
      </w:r>
      <w:r w:rsidR="00D85B5A">
        <w:rPr>
          <w:rFonts w:ascii="Times New Roman" w:eastAsia="標楷體" w:hAnsi="Times New Roman" w:hint="eastAsia"/>
        </w:rPr>
        <w:t>作為參考才能得到較好之結果，</w:t>
      </w:r>
      <w:r w:rsidR="006B5138" w:rsidRPr="006B5138">
        <w:rPr>
          <w:rFonts w:ascii="Times New Roman" w:eastAsia="標楷體" w:hAnsi="Times New Roman" w:hint="eastAsia"/>
        </w:rPr>
        <w:t>因此</w:t>
      </w:r>
      <w:r w:rsidR="006B5138">
        <w:rPr>
          <w:rFonts w:ascii="Times New Roman" w:eastAsia="標楷體" w:hAnsi="Times New Roman" w:hint="eastAsia"/>
        </w:rPr>
        <w:t>可知</w:t>
      </w:r>
      <w:r w:rsidR="006B5138" w:rsidRPr="006B5138">
        <w:rPr>
          <w:rFonts w:ascii="Times New Roman" w:eastAsia="標楷體" w:hAnsi="Times New Roman" w:hint="eastAsia"/>
        </w:rPr>
        <w:t>訓練語料數量會影響精確度</w:t>
      </w:r>
      <w:r w:rsidR="00D85B5A">
        <w:rPr>
          <w:rFonts w:ascii="Times New Roman" w:eastAsia="標楷體" w:hAnsi="Times New Roman" w:hint="eastAsia"/>
        </w:rPr>
        <w:t>，且訓練過程得付出龐大的時間成本以建構出複雜的模型。</w:t>
      </w:r>
    </w:p>
    <w:p w14:paraId="5411D095" w14:textId="2D4F362D" w:rsidR="00235DDA" w:rsidRDefault="00D85B5A" w:rsidP="00D85B5A">
      <w:pPr>
        <w:pStyle w:val="a7"/>
        <w:spacing w:line="360" w:lineRule="auto"/>
        <w:ind w:leftChars="0"/>
        <w:rPr>
          <w:rFonts w:ascii="Times New Roman" w:eastAsia="標楷體" w:hAnsi="Times New Roman"/>
        </w:rPr>
      </w:pPr>
      <w:r>
        <w:rPr>
          <w:rFonts w:ascii="Times New Roman" w:eastAsia="標楷體" w:hAnsi="Times New Roman" w:hint="eastAsia"/>
        </w:rPr>
        <w:t xml:space="preserve">    </w:t>
      </w:r>
      <w:r>
        <w:rPr>
          <w:rFonts w:ascii="Times New Roman" w:eastAsia="標楷體" w:hAnsi="Times New Roman" w:hint="eastAsia"/>
        </w:rPr>
        <w:t>此方法中較知名</w:t>
      </w:r>
      <w:proofErr w:type="gramStart"/>
      <w:r>
        <w:rPr>
          <w:rFonts w:ascii="Times New Roman" w:eastAsia="標楷體" w:hAnsi="Times New Roman" w:hint="eastAsia"/>
        </w:rPr>
        <w:t>的斷詞系統</w:t>
      </w:r>
      <w:proofErr w:type="gramEnd"/>
      <w:r>
        <w:rPr>
          <w:rFonts w:ascii="Times New Roman" w:eastAsia="標楷體" w:hAnsi="Times New Roman" w:hint="eastAsia"/>
        </w:rPr>
        <w:t>為美國史丹佛大學的自然語言處理團隊所開發之</w:t>
      </w:r>
      <w:r>
        <w:rPr>
          <w:rFonts w:ascii="Times New Roman" w:eastAsia="標楷體" w:hAnsi="Times New Roman" w:hint="eastAsia"/>
        </w:rPr>
        <w:t>S</w:t>
      </w:r>
      <w:r>
        <w:rPr>
          <w:rFonts w:ascii="Times New Roman" w:eastAsia="標楷體" w:hAnsi="Times New Roman"/>
        </w:rPr>
        <w:t>tanford Parser</w:t>
      </w:r>
      <w:r w:rsidR="00F6797D">
        <w:rPr>
          <w:rFonts w:ascii="Times New Roman" w:eastAsia="標楷體" w:hAnsi="Times New Roman"/>
        </w:rPr>
        <w:fldChar w:fldCharType="begin"/>
      </w:r>
      <w:r w:rsidR="00F6797D">
        <w:rPr>
          <w:rFonts w:ascii="Times New Roman" w:eastAsia="標楷體" w:hAnsi="Times New Roman"/>
        </w:rPr>
        <w:instrText xml:space="preserve"> ADDIN EN.CITE &lt;EndNote&gt;&lt;Cite&gt;&lt;Author&gt;Chang&lt;/Author&gt;&lt;Year&gt;2008&lt;/Year&gt;&lt;RecNum&gt;40&lt;/RecNum&gt;&lt;DisplayText&gt;(Chang, Galley, &amp;amp; Manning, 2008; Levy &amp;amp; Manning, 2003)&lt;/DisplayText&gt;&lt;record&gt;&lt;rec-number&gt;40&lt;/rec-number&gt;&lt;foreign-keys&gt;&lt;key app="EN" db-id="wafwfer04twvxhersz6xr2019zsswfxrwfas"&gt;40&lt;/key&gt;&lt;/foreign-keys&gt;&lt;ref-type name="Conference Paper"&gt;47&lt;/ref-type&gt;&lt;contributors&gt;&lt;authors&gt;&lt;author&gt;Pi-Chuan Chang&lt;/author&gt;&lt;author&gt;Michel Galley&lt;/author&gt;&lt;author&gt;Christopher D. Manning&lt;/author&gt;&lt;/authors&gt;&lt;/contributors&gt;&lt;titles&gt;&lt;title&gt;Optimizing Chinese word segmentation for machine translation performance&lt;/title&gt;&lt;secondary-title&gt;Proceedings of the Third Workshop on Statistical Machine Translation&lt;/secondary-title&gt;&lt;/titles&gt;&lt;pages&gt;224-232&lt;/pages&gt;&lt;dates&gt;&lt;year&gt;2008&lt;/year&gt;&lt;/dates&gt;&lt;pub-location&gt;Columbus, Ohio&lt;/pub-location&gt;&lt;publisher&gt;Association for Computational Linguistics&lt;/publisher&gt;&lt;urls&gt;&lt;/urls&gt;&lt;custom1&gt;1626430&lt;/custom1&gt;&lt;/record&gt;&lt;/Cite&gt;&lt;Cite&gt;&lt;Author&gt;Levy&lt;/Author&gt;&lt;Year&gt;2003&lt;/Year&gt;&lt;RecNum&gt;41&lt;/RecNum&gt;&lt;record&gt;&lt;rec-number&gt;41&lt;/rec-number&gt;&lt;foreign-keys&gt;&lt;key app="EN" db-id="wafwfer04twvxhersz6xr2019zsswfxrwfas"&gt;41&lt;/key&gt;&lt;/foreign-keys&gt;&lt;ref-type name="Conference Paper"&gt;47&lt;/ref-type&gt;&lt;contributors&gt;&lt;authors&gt;&lt;author&gt;Roger Levy&lt;/author&gt;&lt;author&gt;Christopher Manning&lt;/author&gt;&lt;/authors&gt;&lt;/contributors&gt;&lt;titles&gt;&lt;title&gt;Is it harder to parse Chinese, or the Chinese Treebank?&lt;/title&gt;&lt;secondary-title&gt;Proceedings of the 41st Annual Meeting on Association for Computational Linguistics - Volume 1&lt;/secondary-title&gt;&lt;/titles&gt;&lt;pages&gt;439-446&lt;/pages&gt;&lt;dates&gt;&lt;year&gt;2003&lt;/year&gt;&lt;/dates&gt;&lt;pub-location&gt;Sapporo, Japan&lt;/pub-location&gt;&lt;publisher&gt;Association for Computational Linguistics&lt;/publisher&gt;&lt;urls&gt;&lt;/urls&gt;&lt;custom1&gt;1075152&lt;/custom1&gt;&lt;electronic-resource-num&gt;10.3115/1075096.1075152&lt;/electronic-resource-num&gt;&lt;/record&gt;&lt;/Cite&gt;&lt;/EndNote&gt;</w:instrText>
      </w:r>
      <w:r w:rsidR="00F6797D">
        <w:rPr>
          <w:rFonts w:ascii="Times New Roman" w:eastAsia="標楷體" w:hAnsi="Times New Roman"/>
        </w:rPr>
        <w:fldChar w:fldCharType="separate"/>
      </w:r>
      <w:r w:rsidR="00F6797D">
        <w:rPr>
          <w:rFonts w:ascii="Times New Roman" w:eastAsia="標楷體" w:hAnsi="Times New Roman"/>
          <w:noProof/>
        </w:rPr>
        <w:t>(</w:t>
      </w:r>
      <w:hyperlink w:anchor="_ENREF_4" w:tooltip="Chang, 2008 #40" w:history="1">
        <w:r w:rsidR="00BF6AFD">
          <w:rPr>
            <w:rFonts w:ascii="Times New Roman" w:eastAsia="標楷體" w:hAnsi="Times New Roman"/>
            <w:noProof/>
          </w:rPr>
          <w:t>Chang, Galley, &amp; Manning, 2008</w:t>
        </w:r>
      </w:hyperlink>
      <w:r w:rsidR="00F6797D">
        <w:rPr>
          <w:rFonts w:ascii="Times New Roman" w:eastAsia="標楷體" w:hAnsi="Times New Roman"/>
          <w:noProof/>
        </w:rPr>
        <w:t xml:space="preserve">; </w:t>
      </w:r>
      <w:hyperlink w:anchor="_ENREF_18" w:tooltip="Levy, 2003 #41" w:history="1">
        <w:r w:rsidR="00BF6AFD">
          <w:rPr>
            <w:rFonts w:ascii="Times New Roman" w:eastAsia="標楷體" w:hAnsi="Times New Roman"/>
            <w:noProof/>
          </w:rPr>
          <w:t>Levy &amp; Manning, 2003</w:t>
        </w:r>
      </w:hyperlink>
      <w:r w:rsidR="00F6797D">
        <w:rPr>
          <w:rFonts w:ascii="Times New Roman" w:eastAsia="標楷體" w:hAnsi="Times New Roman"/>
          <w:noProof/>
        </w:rPr>
        <w:t>)</w:t>
      </w:r>
      <w:r w:rsidR="00F6797D">
        <w:rPr>
          <w:rFonts w:ascii="Times New Roman" w:eastAsia="標楷體" w:hAnsi="Times New Roman"/>
        </w:rPr>
        <w:fldChar w:fldCharType="end"/>
      </w:r>
      <w:r>
        <w:rPr>
          <w:rFonts w:ascii="Times New Roman" w:eastAsia="標楷體" w:hAnsi="Times New Roman" w:hint="eastAsia"/>
        </w:rPr>
        <w:t>。</w:t>
      </w:r>
      <w:proofErr w:type="gramStart"/>
      <w:r>
        <w:rPr>
          <w:rFonts w:ascii="Times New Roman" w:eastAsia="標楷體" w:hAnsi="Times New Roman" w:hint="eastAsia"/>
        </w:rPr>
        <w:t>此斷詞</w:t>
      </w:r>
      <w:proofErr w:type="gramEnd"/>
      <w:r>
        <w:rPr>
          <w:rFonts w:ascii="Times New Roman" w:eastAsia="標楷體" w:hAnsi="Times New Roman" w:hint="eastAsia"/>
        </w:rPr>
        <w:t>系統主要是利用統計結果及文法結構</w:t>
      </w:r>
      <w:proofErr w:type="gramStart"/>
      <w:r>
        <w:rPr>
          <w:rFonts w:ascii="Times New Roman" w:eastAsia="標楷體" w:hAnsi="Times New Roman" w:hint="eastAsia"/>
        </w:rPr>
        <w:t>進行斷詞</w:t>
      </w:r>
      <w:r w:rsidR="003535CC">
        <w:rPr>
          <w:rFonts w:ascii="Times New Roman" w:eastAsia="標楷體" w:hAnsi="Times New Roman" w:hint="eastAsia"/>
        </w:rPr>
        <w:t>處理</w:t>
      </w:r>
      <w:proofErr w:type="gramEnd"/>
      <w:r>
        <w:rPr>
          <w:rFonts w:ascii="Times New Roman" w:eastAsia="標楷體" w:hAnsi="Times New Roman" w:hint="eastAsia"/>
        </w:rPr>
        <w:t>以及詞性標記</w:t>
      </w:r>
      <w:r w:rsidR="00F6797D">
        <w:rPr>
          <w:rFonts w:ascii="Times New Roman" w:eastAsia="標楷體" w:hAnsi="Times New Roman" w:hint="eastAsia"/>
        </w:rPr>
        <w:t>，經由系統處理後可以得到字詞之間相依關係資訊的樹狀結構</w:t>
      </w:r>
      <w:r w:rsidR="00235DDA">
        <w:rPr>
          <w:rFonts w:ascii="Times New Roman" w:eastAsia="標楷體" w:hAnsi="Times New Roman" w:hint="eastAsia"/>
        </w:rPr>
        <w:t>。</w:t>
      </w:r>
      <w:r w:rsidR="00235DDA">
        <w:rPr>
          <w:rFonts w:ascii="Times New Roman" w:eastAsia="標楷體" w:hAnsi="Times New Roman" w:hint="eastAsia"/>
        </w:rPr>
        <w:t>Stanford Parser</w:t>
      </w:r>
      <w:r w:rsidR="00235DDA">
        <w:rPr>
          <w:rFonts w:ascii="Times New Roman" w:eastAsia="標楷體" w:hAnsi="Times New Roman" w:hint="eastAsia"/>
        </w:rPr>
        <w:t>在加入經由</w:t>
      </w:r>
      <w:r w:rsidR="00BF6AFD">
        <w:rPr>
          <w:rFonts w:ascii="Times New Roman" w:eastAsia="標楷體" w:hAnsi="Times New Roman"/>
        </w:rPr>
        <w:fldChar w:fldCharType="begin"/>
      </w:r>
      <w:r w:rsidR="00BF6AFD">
        <w:rPr>
          <w:rFonts w:ascii="Times New Roman" w:eastAsia="標楷體" w:hAnsi="Times New Roman"/>
        </w:rPr>
        <w:instrText xml:space="preserve"> </w:instrText>
      </w:r>
      <w:r w:rsidR="00BF6AFD">
        <w:rPr>
          <w:rFonts w:ascii="Times New Roman" w:eastAsia="標楷體" w:hAnsi="Times New Roman" w:hint="eastAsia"/>
        </w:rPr>
        <w:instrText>HYPERLINK \l "_ENREF_35" \o "Xue, 2002 #42"</w:instrText>
      </w:r>
      <w:r w:rsidR="00BF6AFD">
        <w:rPr>
          <w:rFonts w:ascii="Times New Roman" w:eastAsia="標楷體" w:hAnsi="Times New Roman"/>
        </w:rPr>
        <w:instrText xml:space="preserve"> </w:instrText>
      </w:r>
      <w:r w:rsidR="00BF6AFD">
        <w:rPr>
          <w:rFonts w:ascii="Times New Roman" w:eastAsia="標楷體" w:hAnsi="Times New Roman"/>
        </w:rPr>
        <w:fldChar w:fldCharType="separate"/>
      </w:r>
      <w:r w:rsidR="00BF6AFD">
        <w:rPr>
          <w:rFonts w:ascii="Times New Roman" w:eastAsia="標楷體" w:hAnsi="Times New Roman"/>
        </w:rPr>
        <w:fldChar w:fldCharType="begin"/>
      </w:r>
      <w:r w:rsidR="00BF6AFD">
        <w:rPr>
          <w:rFonts w:ascii="Times New Roman" w:eastAsia="標楷體" w:hAnsi="Times New Roman"/>
        </w:rPr>
        <w:instrText xml:space="preserve"> ADDIN EN.CITE &lt;EndNote&gt;&lt;Cite AuthorYear="1"&gt;&lt;Author&gt;Xue&lt;/Author&gt;&lt;Year&gt;2002&lt;/Year&gt;&lt;RecNum&gt;42&lt;/RecNum&gt;&lt;DisplayText&gt;Xue, Chiou, and Palmer (2002)&lt;/DisplayText&gt;&lt;record&gt;&lt;rec-number&gt;42&lt;/rec-number&gt;&lt;foreign-keys&gt;&lt;key app="EN" db-id="wafwfer04twvxhersz6xr2019zsswfxrwfas"&gt;42&lt;/key&gt;&lt;/foreign-keys&gt;&lt;ref-type name="Conference Paper"&gt;47&lt;/ref-type&gt;&lt;contributors&gt;&lt;authors&gt;&lt;author&gt;Nianwen Xue&lt;/author&gt;&lt;author&gt;Fu-Dong Chiou&lt;/author&gt;&lt;author&gt;Martha Palmer&lt;/author&gt;&lt;/authors&gt;&lt;/contributors&gt;&lt;titles&gt;&lt;title&gt;Building a large-scale annotated Chinese corpus&lt;/title&gt;&lt;secondary-title&gt;Proceedings of the 19th international conference on Computational linguistics - Volume 1&lt;/secondary-title&gt;&lt;/titles&gt;&lt;pages&gt;1-8&lt;/pages&gt;&lt;dates&gt;&lt;year&gt;2002&lt;/year&gt;&lt;/dates&gt;&lt;pub-location&gt;Taipei, Taiwan&lt;/pub-location&gt;&lt;publisher&gt;Association for Computational Linguistics&lt;/publisher&gt;&lt;urls&gt;&lt;/urls&gt;&lt;custom1&gt;1072373&lt;/custom1&gt;&lt;electronic-resource-num&gt;10.3115/1072228.1072373&lt;/electronic-resource-num&gt;&lt;/record&gt;&lt;/Cite&gt;&lt;/EndNote&gt;</w:instrText>
      </w:r>
      <w:r w:rsidR="00BF6AFD">
        <w:rPr>
          <w:rFonts w:ascii="Times New Roman" w:eastAsia="標楷體" w:hAnsi="Times New Roman"/>
        </w:rPr>
        <w:fldChar w:fldCharType="separate"/>
      </w:r>
      <w:r w:rsidR="00BF6AFD">
        <w:rPr>
          <w:rFonts w:ascii="Times New Roman" w:eastAsia="標楷體" w:hAnsi="Times New Roman"/>
          <w:noProof/>
        </w:rPr>
        <w:t>Xue, Chiou, and Palmer (2002)</w:t>
      </w:r>
      <w:r w:rsidR="00BF6AFD">
        <w:rPr>
          <w:rFonts w:ascii="Times New Roman" w:eastAsia="標楷體" w:hAnsi="Times New Roman"/>
        </w:rPr>
        <w:fldChar w:fldCharType="end"/>
      </w:r>
      <w:r w:rsidR="00BF6AFD">
        <w:rPr>
          <w:rFonts w:ascii="Times New Roman" w:eastAsia="標楷體" w:hAnsi="Times New Roman"/>
        </w:rPr>
        <w:fldChar w:fldCharType="end"/>
      </w:r>
      <w:r w:rsidR="00235DDA">
        <w:rPr>
          <w:rFonts w:ascii="Times New Roman" w:eastAsia="標楷體" w:hAnsi="Times New Roman" w:hint="eastAsia"/>
        </w:rPr>
        <w:t>所提出之</w:t>
      </w:r>
      <w:r w:rsidR="00235DDA">
        <w:rPr>
          <w:rFonts w:ascii="Times New Roman" w:eastAsia="標楷體" w:hAnsi="Times New Roman" w:hint="eastAsia"/>
        </w:rPr>
        <w:t>P</w:t>
      </w:r>
      <w:r w:rsidR="00235DDA">
        <w:rPr>
          <w:rFonts w:ascii="Times New Roman" w:eastAsia="標楷體" w:hAnsi="Times New Roman"/>
        </w:rPr>
        <w:t>enn Chinese Tree Bank</w:t>
      </w:r>
      <w:r w:rsidR="00ED0224">
        <w:rPr>
          <w:rFonts w:ascii="Times New Roman" w:eastAsia="標楷體" w:hAnsi="Times New Roman" w:hint="eastAsia"/>
        </w:rPr>
        <w:t>後也可以進行中文的斷詞處理，其斷詞結果如</w:t>
      </w:r>
      <w:r w:rsidR="00235DDA">
        <w:rPr>
          <w:rFonts w:ascii="Times New Roman" w:eastAsia="標楷體" w:hAnsi="Times New Roman"/>
        </w:rPr>
        <w:fldChar w:fldCharType="begin"/>
      </w:r>
      <w:r w:rsidR="00235DDA">
        <w:rPr>
          <w:rFonts w:ascii="Times New Roman" w:eastAsia="標楷體" w:hAnsi="Times New Roman"/>
        </w:rPr>
        <w:instrText xml:space="preserve"> </w:instrText>
      </w:r>
      <w:r w:rsidR="00235DDA">
        <w:rPr>
          <w:rFonts w:ascii="Times New Roman" w:eastAsia="標楷體" w:hAnsi="Times New Roman" w:hint="eastAsia"/>
        </w:rPr>
        <w:instrText>REF _Ref435803927 \h</w:instrText>
      </w:r>
      <w:r w:rsidR="00235DDA">
        <w:rPr>
          <w:rFonts w:ascii="Times New Roman" w:eastAsia="標楷體" w:hAnsi="Times New Roman"/>
        </w:rPr>
        <w:instrText xml:space="preserve"> </w:instrText>
      </w:r>
      <w:r w:rsidR="00235DDA">
        <w:rPr>
          <w:rFonts w:ascii="Times New Roman" w:eastAsia="標楷體" w:hAnsi="Times New Roman"/>
        </w:rPr>
      </w:r>
      <w:r w:rsidR="00235DDA">
        <w:rPr>
          <w:rFonts w:ascii="Times New Roman" w:eastAsia="標楷體" w:hAnsi="Times New Roman"/>
        </w:rPr>
        <w:fldChar w:fldCharType="separate"/>
      </w:r>
      <w:r w:rsidR="000E103D" w:rsidRPr="00235DDA">
        <w:rPr>
          <w:rFonts w:ascii="Times New Roman" w:eastAsia="標楷體" w:hAnsi="Times New Roman" w:hint="eastAsia"/>
        </w:rPr>
        <w:t>圖</w:t>
      </w:r>
      <w:r w:rsidR="000E103D" w:rsidRPr="00235DDA">
        <w:rPr>
          <w:rFonts w:ascii="Times New Roman" w:eastAsia="標楷體" w:hAnsi="Times New Roman" w:hint="eastAsia"/>
        </w:rPr>
        <w:t xml:space="preserve"> </w:t>
      </w:r>
      <w:r w:rsidR="000E103D">
        <w:rPr>
          <w:rFonts w:ascii="Times New Roman" w:eastAsia="標楷體" w:hAnsi="Times New Roman"/>
          <w:noProof/>
        </w:rPr>
        <w:t>2</w:t>
      </w:r>
      <w:r w:rsidR="000E103D">
        <w:rPr>
          <w:rFonts w:ascii="Times New Roman" w:eastAsia="標楷體" w:hAnsi="Times New Roman"/>
        </w:rPr>
        <w:noBreakHyphen/>
      </w:r>
      <w:r w:rsidR="000E103D">
        <w:rPr>
          <w:rFonts w:ascii="Times New Roman" w:eastAsia="標楷體" w:hAnsi="Times New Roman"/>
          <w:noProof/>
        </w:rPr>
        <w:t>1</w:t>
      </w:r>
      <w:r w:rsidR="000E103D">
        <w:rPr>
          <w:rFonts w:ascii="Times New Roman" w:eastAsia="標楷體" w:hAnsi="Times New Roman" w:hint="eastAsia"/>
        </w:rPr>
        <w:t xml:space="preserve"> </w:t>
      </w:r>
      <w:r w:rsidR="000E103D" w:rsidRPr="00235DDA">
        <w:rPr>
          <w:rFonts w:ascii="Times New Roman" w:eastAsia="標楷體" w:hAnsi="Times New Roman"/>
        </w:rPr>
        <w:t>Stanford Parser</w:t>
      </w:r>
      <w:r w:rsidR="000E103D" w:rsidRPr="00235DDA">
        <w:rPr>
          <w:rFonts w:ascii="Times New Roman" w:eastAsia="標楷體" w:hAnsi="Times New Roman" w:hint="eastAsia"/>
        </w:rPr>
        <w:t>中文斷詞範例</w:t>
      </w:r>
      <w:r w:rsidR="00235DDA">
        <w:rPr>
          <w:rFonts w:ascii="Times New Roman" w:eastAsia="標楷體" w:hAnsi="Times New Roman"/>
        </w:rPr>
        <w:fldChar w:fldCharType="end"/>
      </w:r>
      <w:r w:rsidR="00235DDA">
        <w:rPr>
          <w:rFonts w:ascii="Times New Roman" w:eastAsia="標楷體" w:hAnsi="Times New Roman" w:hint="eastAsia"/>
        </w:rPr>
        <w:t>所示。</w:t>
      </w:r>
    </w:p>
    <w:p w14:paraId="6037BB88" w14:textId="77777777" w:rsidR="00447747" w:rsidRDefault="00447747" w:rsidP="00D85B5A">
      <w:pPr>
        <w:pStyle w:val="a7"/>
        <w:spacing w:line="360" w:lineRule="auto"/>
        <w:ind w:leftChars="0"/>
        <w:rPr>
          <w:rFonts w:ascii="Times New Roman" w:eastAsia="標楷體" w:hAnsi="Times New Roman"/>
        </w:rPr>
      </w:pPr>
    </w:p>
    <w:p w14:paraId="50C18548" w14:textId="77777777" w:rsidR="00235DDA" w:rsidRDefault="00235DDA" w:rsidP="00235DDA">
      <w:pPr>
        <w:pStyle w:val="a7"/>
        <w:keepNext/>
        <w:spacing w:line="360" w:lineRule="auto"/>
        <w:ind w:leftChars="0"/>
        <w:jc w:val="center"/>
      </w:pPr>
      <w:r w:rsidRPr="00235DDA">
        <w:rPr>
          <w:rFonts w:ascii="Times New Roman" w:eastAsia="標楷體" w:hAnsi="Times New Roman"/>
          <w:noProof/>
        </w:rPr>
        <w:drawing>
          <wp:inline distT="0" distB="0" distL="0" distR="0" wp14:anchorId="28811FEA" wp14:editId="50E4F821">
            <wp:extent cx="3466305" cy="3427138"/>
            <wp:effectExtent l="0" t="0" r="1270" b="1905"/>
            <wp:docPr id="9" name="圖片 9" descr="G:\能不能畢業就看這個了\StanfordPar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能不能畢業就看這個了\StanfordPars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85762" cy="3446375"/>
                    </a:xfrm>
                    <a:prstGeom prst="rect">
                      <a:avLst/>
                    </a:prstGeom>
                    <a:noFill/>
                    <a:ln>
                      <a:noFill/>
                    </a:ln>
                  </pic:spPr>
                </pic:pic>
              </a:graphicData>
            </a:graphic>
          </wp:inline>
        </w:drawing>
      </w:r>
    </w:p>
    <w:p w14:paraId="43F8F2C8" w14:textId="4207A6BD" w:rsidR="00235DDA" w:rsidRDefault="00235DDA" w:rsidP="00235DDA">
      <w:pPr>
        <w:pStyle w:val="a6"/>
        <w:jc w:val="center"/>
        <w:rPr>
          <w:rFonts w:ascii="Times New Roman" w:eastAsia="標楷體" w:hAnsi="Times New Roman"/>
          <w:sz w:val="24"/>
        </w:rPr>
      </w:pPr>
      <w:bookmarkStart w:id="20" w:name="_Ref435803927"/>
      <w:bookmarkStart w:id="21" w:name="_Toc449108441"/>
      <w:r w:rsidRPr="00235DDA">
        <w:rPr>
          <w:rFonts w:ascii="Times New Roman" w:eastAsia="標楷體" w:hAnsi="Times New Roman" w:hint="eastAsia"/>
          <w:sz w:val="24"/>
        </w:rPr>
        <w:t>圖</w:t>
      </w:r>
      <w:r w:rsidRPr="00235DDA">
        <w:rPr>
          <w:rFonts w:ascii="Times New Roman" w:eastAsia="標楷體" w:hAnsi="Times New Roman" w:hint="eastAsia"/>
          <w:sz w:val="24"/>
        </w:rPr>
        <w:t xml:space="preserve"> </w:t>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STYLEREF 1 \s</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2</w:t>
      </w:r>
      <w:r w:rsidR="003F22AB">
        <w:rPr>
          <w:rFonts w:ascii="Times New Roman" w:eastAsia="標楷體" w:hAnsi="Times New Roman"/>
          <w:sz w:val="24"/>
        </w:rPr>
        <w:fldChar w:fldCharType="end"/>
      </w:r>
      <w:r w:rsidR="003F22AB">
        <w:rPr>
          <w:rFonts w:ascii="Times New Roman" w:eastAsia="標楷體" w:hAnsi="Times New Roman"/>
          <w:sz w:val="24"/>
        </w:rPr>
        <w:noBreakHyphen/>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 xml:space="preserve">SEQ </w:instrText>
      </w:r>
      <w:r w:rsidR="003F22AB">
        <w:rPr>
          <w:rFonts w:ascii="Times New Roman" w:eastAsia="標楷體" w:hAnsi="Times New Roman" w:hint="eastAsia"/>
          <w:sz w:val="24"/>
        </w:rPr>
        <w:instrText>圖</w:instrText>
      </w:r>
      <w:r w:rsidR="003F22AB">
        <w:rPr>
          <w:rFonts w:ascii="Times New Roman" w:eastAsia="標楷體" w:hAnsi="Times New Roman" w:hint="eastAsia"/>
          <w:sz w:val="24"/>
        </w:rPr>
        <w:instrText xml:space="preserve"> \* ARABIC \s 1</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1</w:t>
      </w:r>
      <w:r w:rsidR="003F22AB">
        <w:rPr>
          <w:rFonts w:ascii="Times New Roman" w:eastAsia="標楷體" w:hAnsi="Times New Roman"/>
          <w:sz w:val="24"/>
        </w:rPr>
        <w:fldChar w:fldCharType="end"/>
      </w:r>
      <w:r w:rsidR="00F775EF">
        <w:rPr>
          <w:rFonts w:ascii="Times New Roman" w:eastAsia="標楷體" w:hAnsi="Times New Roman" w:hint="eastAsia"/>
          <w:sz w:val="24"/>
        </w:rPr>
        <w:t xml:space="preserve"> </w:t>
      </w:r>
      <w:r w:rsidRPr="00235DDA">
        <w:rPr>
          <w:rFonts w:ascii="Times New Roman" w:eastAsia="標楷體" w:hAnsi="Times New Roman"/>
          <w:sz w:val="24"/>
        </w:rPr>
        <w:t>Stanford Parser</w:t>
      </w:r>
      <w:r w:rsidRPr="00235DDA">
        <w:rPr>
          <w:rFonts w:ascii="Times New Roman" w:eastAsia="標楷體" w:hAnsi="Times New Roman" w:hint="eastAsia"/>
          <w:sz w:val="24"/>
        </w:rPr>
        <w:t>中文斷詞範例</w:t>
      </w:r>
      <w:bookmarkEnd w:id="20"/>
      <w:bookmarkEnd w:id="21"/>
    </w:p>
    <w:p w14:paraId="23D119C9" w14:textId="77777777" w:rsidR="00AB55B7" w:rsidRPr="00AB55B7" w:rsidRDefault="00AB55B7" w:rsidP="00AB55B7"/>
    <w:p w14:paraId="3C9A0234" w14:textId="1293FAB1" w:rsidR="00840BBE" w:rsidRPr="003067F5" w:rsidRDefault="00927C79" w:rsidP="00AE436C">
      <w:pPr>
        <w:pStyle w:val="a7"/>
        <w:numPr>
          <w:ilvl w:val="0"/>
          <w:numId w:val="4"/>
        </w:numPr>
        <w:spacing w:line="360" w:lineRule="auto"/>
        <w:ind w:leftChars="0"/>
        <w:rPr>
          <w:rFonts w:ascii="Times New Roman" w:eastAsia="標楷體" w:hAnsi="Times New Roman"/>
        </w:rPr>
      </w:pPr>
      <w:r w:rsidRPr="003067F5">
        <w:rPr>
          <w:rFonts w:ascii="Times New Roman" w:eastAsia="標楷體" w:hAnsi="Times New Roman" w:hint="eastAsia"/>
        </w:rPr>
        <w:lastRenderedPageBreak/>
        <w:t>以字典為基礎的方法</w:t>
      </w:r>
      <w:r w:rsidR="00AA5094" w:rsidRPr="003067F5">
        <w:rPr>
          <w:rFonts w:ascii="Times New Roman" w:eastAsia="標楷體" w:hAnsi="Times New Roman" w:hint="eastAsia"/>
        </w:rPr>
        <w:t>：</w:t>
      </w:r>
    </w:p>
    <w:p w14:paraId="2629CBBD" w14:textId="67A770E3" w:rsidR="003D4F62" w:rsidRDefault="003D4F62" w:rsidP="003D4F62">
      <w:pPr>
        <w:pStyle w:val="a7"/>
        <w:spacing w:line="360" w:lineRule="auto"/>
        <w:ind w:leftChars="0"/>
        <w:rPr>
          <w:rFonts w:ascii="Times New Roman" w:eastAsia="標楷體" w:hAnsi="Times New Roman"/>
        </w:rPr>
      </w:pPr>
      <w:r>
        <w:rPr>
          <w:rFonts w:ascii="Times New Roman" w:eastAsia="標楷體" w:hAnsi="Times New Roman" w:hint="eastAsia"/>
        </w:rPr>
        <w:t xml:space="preserve">    </w:t>
      </w:r>
      <w:r w:rsidR="003067F5">
        <w:rPr>
          <w:rFonts w:ascii="Times New Roman" w:eastAsia="標楷體" w:hAnsi="Times New Roman" w:hint="eastAsia"/>
        </w:rPr>
        <w:t>以字典為基礎的斷詞</w:t>
      </w:r>
      <w:r w:rsidR="00AA5094" w:rsidRPr="003067F5">
        <w:rPr>
          <w:rFonts w:ascii="Times New Roman" w:eastAsia="標楷體" w:hAnsi="Times New Roman" w:hint="eastAsia"/>
        </w:rPr>
        <w:t>法是透過使用事先定義好的</w:t>
      </w:r>
      <w:r w:rsidR="005F50AF">
        <w:rPr>
          <w:rFonts w:ascii="Times New Roman" w:eastAsia="標楷體" w:hAnsi="Times New Roman" w:hint="eastAsia"/>
        </w:rPr>
        <w:t>字典與欲處理之文件進行比對，以找出文件中出現在字典中的字詞。</w:t>
      </w:r>
      <w:hyperlink w:anchor="_ENREF_33" w:tooltip="Wong, 1996 #43" w:history="1">
        <w:r w:rsidR="00BF6AFD" w:rsidRPr="003067F5">
          <w:rPr>
            <w:rFonts w:ascii="Times New Roman" w:eastAsia="標楷體" w:hAnsi="Times New Roman"/>
          </w:rPr>
          <w:fldChar w:fldCharType="begin"/>
        </w:r>
        <w:r w:rsidR="00BF6AFD" w:rsidRPr="003067F5">
          <w:rPr>
            <w:rFonts w:ascii="Times New Roman" w:eastAsia="標楷體" w:hAnsi="Times New Roman"/>
          </w:rPr>
          <w:instrText xml:space="preserve"> ADDIN EN.CITE &lt;EndNote&gt;&lt;Cite AuthorYear="1"&gt;&lt;Author&gt;Wong&lt;/Author&gt;&lt;Year&gt;1996&lt;/Year&gt;&lt;RecNum&gt;43&lt;/RecNum&gt;&lt;DisplayText&gt;Wong and Chan (1996)&lt;/DisplayText&gt;&lt;record&gt;&lt;rec-number&gt;43&lt;/rec-number&gt;&lt;foreign-keys&gt;&lt;key app="EN" db-id="wafwfer04twvxhersz6xr2019zsswfxrwfas"&gt;43&lt;/key&gt;&lt;/foreign-keys&gt;&lt;ref-type name="Conference Paper"&gt;47&lt;/ref-type&gt;&lt;contributors&gt;&lt;authors&gt;&lt;author&gt;Pak-kwong Wong&lt;/author&gt;&lt;author&gt;Chorkin Chan&lt;/author&gt;&lt;/authors&gt;&lt;/contributors&gt;&lt;titles&gt;&lt;title&gt;Chinese word segmentation based on maximum matching and word binding force&lt;/title&gt;&lt;secondary-title&gt;Proceedings of the 16th conference on Computational linguistics - Volume 1&lt;/secondary-title&gt;&lt;/titles&gt;&lt;pages&gt;200-203&lt;/pages&gt;&lt;dates&gt;&lt;year&gt;1996&lt;/year&gt;&lt;/dates&gt;&lt;pub-location&gt;Copenhagen, Denmark&lt;/pub-location&gt;&lt;publisher&gt;Association for Computational Linguistics&lt;/publisher&gt;&lt;urls&gt;&lt;/urls&gt;&lt;custom1&gt;992665&lt;/custom1&gt;&lt;electronic-resource-num&gt;10.3115/992628.992665&lt;/electronic-resource-num&gt;&lt;/record&gt;&lt;/Cite&gt;&lt;/EndNote&gt;</w:instrText>
        </w:r>
        <w:r w:rsidR="00BF6AFD" w:rsidRPr="003067F5">
          <w:rPr>
            <w:rFonts w:ascii="Times New Roman" w:eastAsia="標楷體" w:hAnsi="Times New Roman"/>
          </w:rPr>
          <w:fldChar w:fldCharType="separate"/>
        </w:r>
        <w:r w:rsidR="00BF6AFD" w:rsidRPr="003067F5">
          <w:rPr>
            <w:rFonts w:ascii="Times New Roman" w:eastAsia="標楷體" w:hAnsi="Times New Roman"/>
            <w:noProof/>
          </w:rPr>
          <w:t>Wong and Chan (1996)</w:t>
        </w:r>
        <w:r w:rsidR="00BF6AFD" w:rsidRPr="003067F5">
          <w:rPr>
            <w:rFonts w:ascii="Times New Roman" w:eastAsia="標楷體" w:hAnsi="Times New Roman"/>
          </w:rPr>
          <w:fldChar w:fldCharType="end"/>
        </w:r>
      </w:hyperlink>
      <w:r w:rsidR="00AA5094" w:rsidRPr="003067F5">
        <w:rPr>
          <w:rFonts w:ascii="Times New Roman" w:eastAsia="標楷體" w:hAnsi="Times New Roman" w:hint="eastAsia"/>
        </w:rPr>
        <w:t>的研究指出比對的方法分為三種，分別為由前往後掃描的</w:t>
      </w:r>
      <w:r w:rsidR="00AA5094" w:rsidRPr="003067F5">
        <w:rPr>
          <w:rFonts w:ascii="Times New Roman" w:eastAsia="標楷體" w:hAnsi="Times New Roman" w:hint="eastAsia"/>
        </w:rPr>
        <w:t>Forward Matching(FM)</w:t>
      </w:r>
      <w:r w:rsidR="00AA5094" w:rsidRPr="003067F5">
        <w:rPr>
          <w:rFonts w:ascii="Times New Roman" w:eastAsia="標楷體" w:hAnsi="Times New Roman" w:hint="eastAsia"/>
        </w:rPr>
        <w:t>、由後往前掃描的</w:t>
      </w:r>
      <w:r w:rsidR="00AA5094" w:rsidRPr="003067F5">
        <w:rPr>
          <w:rFonts w:ascii="Times New Roman" w:eastAsia="標楷體" w:hAnsi="Times New Roman" w:hint="eastAsia"/>
        </w:rPr>
        <w:t>R</w:t>
      </w:r>
      <w:r w:rsidR="00AA5094" w:rsidRPr="003067F5">
        <w:rPr>
          <w:rFonts w:ascii="Times New Roman" w:eastAsia="標楷體" w:hAnsi="Times New Roman"/>
        </w:rPr>
        <w:t>everse Matching(RM)</w:t>
      </w:r>
      <w:r w:rsidR="00AA5094" w:rsidRPr="003067F5">
        <w:rPr>
          <w:rFonts w:ascii="Times New Roman" w:eastAsia="標楷體" w:hAnsi="Times New Roman" w:hint="eastAsia"/>
        </w:rPr>
        <w:t>，以及雙向掃描的</w:t>
      </w:r>
      <w:r w:rsidR="00AA5094" w:rsidRPr="003067F5">
        <w:rPr>
          <w:rFonts w:ascii="Times New Roman" w:eastAsia="標楷體" w:hAnsi="Times New Roman" w:hint="eastAsia"/>
        </w:rPr>
        <w:t>B</w:t>
      </w:r>
      <w:r w:rsidR="00AA5094" w:rsidRPr="003067F5">
        <w:rPr>
          <w:rFonts w:ascii="Times New Roman" w:eastAsia="標楷體" w:hAnsi="Times New Roman"/>
        </w:rPr>
        <w:t>idirectional Matching(BM)</w:t>
      </w:r>
      <w:r w:rsidR="000E5834">
        <w:rPr>
          <w:rFonts w:ascii="Times New Roman" w:eastAsia="標楷體" w:hAnsi="Times New Roman" w:hint="eastAsia"/>
        </w:rPr>
        <w:t>。這些方法雖然較為簡單快速，但因為此方法幾乎完全仰賴字典的完整度以及規則的數量，所以當現實生活中不斷有</w:t>
      </w:r>
      <w:proofErr w:type="gramStart"/>
      <w:r w:rsidR="000E5834">
        <w:rPr>
          <w:rFonts w:ascii="Times New Roman" w:eastAsia="標楷體" w:hAnsi="Times New Roman" w:hint="eastAsia"/>
        </w:rPr>
        <w:t>字詞被創造</w:t>
      </w:r>
      <w:proofErr w:type="gramEnd"/>
      <w:r w:rsidR="000E5834">
        <w:rPr>
          <w:rFonts w:ascii="Times New Roman" w:eastAsia="標楷體" w:hAnsi="Times New Roman" w:hint="eastAsia"/>
        </w:rPr>
        <w:t>出來時，若尚未被字典收錄，則在處理這些</w:t>
      </w:r>
      <w:r w:rsidR="005F50AF">
        <w:rPr>
          <w:rFonts w:ascii="Times New Roman" w:eastAsia="標楷體" w:hAnsi="Times New Roman" w:hint="eastAsia"/>
        </w:rPr>
        <w:t>含有</w:t>
      </w:r>
      <w:r w:rsidR="000E5834">
        <w:rPr>
          <w:rFonts w:ascii="Times New Roman" w:eastAsia="標楷體" w:hAnsi="Times New Roman" w:hint="eastAsia"/>
        </w:rPr>
        <w:t>尚未被字典收錄的字詞之文件時，會發生字詞無法辨識的情況，此種現象稱為</w:t>
      </w:r>
      <w:r w:rsidR="000E5834">
        <w:rPr>
          <w:rFonts w:ascii="Times New Roman" w:eastAsia="標楷體" w:hAnsi="Times New Roman" w:hint="eastAsia"/>
        </w:rPr>
        <w:t>O</w:t>
      </w:r>
      <w:r w:rsidR="000E5834">
        <w:rPr>
          <w:rFonts w:ascii="Times New Roman" w:eastAsia="標楷體" w:hAnsi="Times New Roman"/>
        </w:rPr>
        <w:t>ut-of-vocabulary(OOV)</w:t>
      </w:r>
      <w:r w:rsidR="000E5834">
        <w:rPr>
          <w:rFonts w:ascii="Times New Roman" w:eastAsia="標楷體" w:hAnsi="Times New Roman" w:hint="eastAsia"/>
        </w:rPr>
        <w:t>問題。</w:t>
      </w:r>
    </w:p>
    <w:p w14:paraId="60E3CDDF" w14:textId="2219B3F0" w:rsidR="003D4F62" w:rsidRDefault="003D4F62" w:rsidP="00AF3194">
      <w:pPr>
        <w:pStyle w:val="a7"/>
        <w:spacing w:line="360" w:lineRule="auto"/>
        <w:ind w:leftChars="0" w:firstLineChars="200" w:firstLine="480"/>
        <w:rPr>
          <w:rFonts w:ascii="Times New Roman" w:eastAsia="標楷體" w:hAnsi="Times New Roman"/>
        </w:rPr>
      </w:pPr>
      <w:r>
        <w:rPr>
          <w:rFonts w:ascii="Times New Roman" w:eastAsia="標楷體" w:hAnsi="Times New Roman" w:hint="eastAsia"/>
        </w:rPr>
        <w:t>現有的</w:t>
      </w:r>
      <w:proofErr w:type="gramStart"/>
      <w:r w:rsidR="005F50AF">
        <w:rPr>
          <w:rFonts w:ascii="Times New Roman" w:eastAsia="標楷體" w:hAnsi="Times New Roman" w:hint="eastAsia"/>
        </w:rPr>
        <w:t>中文斷詞系統</w:t>
      </w:r>
      <w:proofErr w:type="gramEnd"/>
      <w:r w:rsidR="005F50AF">
        <w:rPr>
          <w:rFonts w:ascii="Times New Roman" w:eastAsia="標楷體" w:hAnsi="Times New Roman" w:hint="eastAsia"/>
        </w:rPr>
        <w:t>中，最</w:t>
      </w:r>
      <w:r>
        <w:rPr>
          <w:rFonts w:ascii="Times New Roman" w:eastAsia="標楷體" w:hAnsi="Times New Roman" w:hint="eastAsia"/>
        </w:rPr>
        <w:t>廣泛使用的是由中央研究院</w:t>
      </w:r>
      <w:proofErr w:type="gramStart"/>
      <w:r>
        <w:rPr>
          <w:rFonts w:ascii="Times New Roman" w:eastAsia="標楷體" w:hAnsi="Times New Roman" w:hint="eastAsia"/>
        </w:rPr>
        <w:t>資訊科學所詞庫</w:t>
      </w:r>
      <w:proofErr w:type="gramEnd"/>
      <w:r>
        <w:rPr>
          <w:rFonts w:ascii="Times New Roman" w:eastAsia="標楷體" w:hAnsi="Times New Roman" w:hint="eastAsia"/>
        </w:rPr>
        <w:t>小組</w:t>
      </w:r>
      <w:r w:rsidR="00532741">
        <w:rPr>
          <w:rFonts w:ascii="Times New Roman" w:eastAsia="標楷體" w:hAnsi="Times New Roman" w:hint="eastAsia"/>
        </w:rPr>
        <w:t>所研發的</w:t>
      </w:r>
      <w:r w:rsidR="00532741">
        <w:rPr>
          <w:rFonts w:ascii="Times New Roman" w:eastAsia="標楷體" w:hAnsi="Times New Roman" w:hint="eastAsia"/>
        </w:rPr>
        <w:t>CKIP</w:t>
      </w:r>
      <w:proofErr w:type="gramStart"/>
      <w:r w:rsidR="00532741">
        <w:rPr>
          <w:rFonts w:ascii="Times New Roman" w:eastAsia="標楷體" w:hAnsi="Times New Roman" w:hint="eastAsia"/>
        </w:rPr>
        <w:t>斷詞系統</w:t>
      </w:r>
      <w:proofErr w:type="gramEnd"/>
      <w:r w:rsidR="00532741">
        <w:rPr>
          <w:rFonts w:ascii="Times New Roman" w:eastAsia="標楷體" w:hAnsi="Times New Roman"/>
        </w:rPr>
        <w:fldChar w:fldCharType="begin">
          <w:fldData xml:space="preserve">PEVuZE5vdGU+PENpdGU+PEF1dGhvcj5DaGVuPC9BdXRob3I+PFllYXI+MTk5ODwvWWVhcj48UmVj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</w:fldData>
        </w:fldChar>
      </w:r>
      <w:r w:rsidR="00532741">
        <w:rPr>
          <w:rFonts w:ascii="Times New Roman" w:eastAsia="標楷體" w:hAnsi="Times New Roman"/>
        </w:rPr>
        <w:instrText xml:space="preserve"> ADDIN EN.CITE </w:instrText>
      </w:r>
      <w:r w:rsidR="00532741">
        <w:rPr>
          <w:rFonts w:ascii="Times New Roman" w:eastAsia="標楷體" w:hAnsi="Times New Roman"/>
        </w:rPr>
        <w:fldChar w:fldCharType="begin">
          <w:fldData xml:space="preserve">PEVuZE5vdGU+PENpdGU+PEF1dGhvcj5DaGVuPC9BdXRob3I+PFllYXI+MTk5ODwvWWVhcj48UmVj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</w:fldData>
        </w:fldChar>
      </w:r>
      <w:r w:rsidR="00532741">
        <w:rPr>
          <w:rFonts w:ascii="Times New Roman" w:eastAsia="標楷體" w:hAnsi="Times New Roman"/>
        </w:rPr>
        <w:instrText xml:space="preserve"> ADDIN EN.CITE.DATA </w:instrText>
      </w:r>
      <w:r w:rsidR="00532741">
        <w:rPr>
          <w:rFonts w:ascii="Times New Roman" w:eastAsia="標楷體" w:hAnsi="Times New Roman"/>
        </w:rPr>
      </w:r>
      <w:r w:rsidR="00532741">
        <w:rPr>
          <w:rFonts w:ascii="Times New Roman" w:eastAsia="標楷體" w:hAnsi="Times New Roman"/>
        </w:rPr>
        <w:fldChar w:fldCharType="end"/>
      </w:r>
      <w:r w:rsidR="00532741">
        <w:rPr>
          <w:rFonts w:ascii="Times New Roman" w:eastAsia="標楷體" w:hAnsi="Times New Roman"/>
        </w:rPr>
      </w:r>
      <w:r w:rsidR="00532741">
        <w:rPr>
          <w:rFonts w:ascii="Times New Roman" w:eastAsia="標楷體" w:hAnsi="Times New Roman"/>
        </w:rPr>
        <w:fldChar w:fldCharType="separate"/>
      </w:r>
      <w:r w:rsidR="00532741">
        <w:rPr>
          <w:rFonts w:ascii="Times New Roman" w:eastAsia="標楷體" w:hAnsi="Times New Roman"/>
          <w:noProof/>
        </w:rPr>
        <w:t>(</w:t>
      </w:r>
      <w:hyperlink w:anchor="_ENREF_5" w:tooltip="Chen, 1998 #44" w:history="1">
        <w:r w:rsidR="00BF6AFD">
          <w:rPr>
            <w:rFonts w:ascii="Times New Roman" w:eastAsia="標楷體" w:hAnsi="Times New Roman"/>
            <w:noProof/>
          </w:rPr>
          <w:t>Chen &amp; Bai, 1998</w:t>
        </w:r>
      </w:hyperlink>
      <w:r w:rsidR="00532741">
        <w:rPr>
          <w:rFonts w:ascii="Times New Roman" w:eastAsia="標楷體" w:hAnsi="Times New Roman"/>
          <w:noProof/>
        </w:rPr>
        <w:t xml:space="preserve">; </w:t>
      </w:r>
      <w:hyperlink w:anchor="_ENREF_6" w:tooltip="Chen, 1992 #45" w:history="1">
        <w:r w:rsidR="00BF6AFD">
          <w:rPr>
            <w:rFonts w:ascii="Times New Roman" w:eastAsia="標楷體" w:hAnsi="Times New Roman"/>
            <w:noProof/>
          </w:rPr>
          <w:t>Chen &amp; Liu, 1992</w:t>
        </w:r>
      </w:hyperlink>
      <w:r w:rsidR="00532741">
        <w:rPr>
          <w:rFonts w:ascii="Times New Roman" w:eastAsia="標楷體" w:hAnsi="Times New Roman"/>
          <w:noProof/>
        </w:rPr>
        <w:t xml:space="preserve">; </w:t>
      </w:r>
      <w:hyperlink w:anchor="_ENREF_7" w:tooltip="Chen, 2002 #46" w:history="1">
        <w:r w:rsidR="00BF6AFD">
          <w:rPr>
            <w:rFonts w:ascii="Times New Roman" w:eastAsia="標楷體" w:hAnsi="Times New Roman"/>
            <w:noProof/>
          </w:rPr>
          <w:t>Chen &amp; Ma, 2002</w:t>
        </w:r>
      </w:hyperlink>
      <w:r w:rsidR="00532741">
        <w:rPr>
          <w:rFonts w:ascii="Times New Roman" w:eastAsia="標楷體" w:hAnsi="Times New Roman"/>
          <w:noProof/>
        </w:rPr>
        <w:t xml:space="preserve">; </w:t>
      </w:r>
      <w:hyperlink w:anchor="_ENREF_21" w:tooltip="Ma, 2003 #47" w:history="1">
        <w:r w:rsidR="00BF6AFD">
          <w:rPr>
            <w:rFonts w:ascii="Times New Roman" w:eastAsia="標楷體" w:hAnsi="Times New Roman"/>
            <w:noProof/>
          </w:rPr>
          <w:t>Ma &amp; Chen, 2003</w:t>
        </w:r>
      </w:hyperlink>
      <w:r w:rsidR="00532741">
        <w:rPr>
          <w:rFonts w:ascii="Times New Roman" w:eastAsia="標楷體" w:hAnsi="Times New Roman"/>
          <w:noProof/>
        </w:rPr>
        <w:t>)</w:t>
      </w:r>
      <w:r w:rsidR="00532741">
        <w:rPr>
          <w:rFonts w:ascii="Times New Roman" w:eastAsia="標楷體" w:hAnsi="Times New Roman"/>
        </w:rPr>
        <w:fldChar w:fldCharType="end"/>
      </w:r>
      <w:r w:rsidR="00532741">
        <w:rPr>
          <w:rFonts w:ascii="Times New Roman" w:eastAsia="標楷體" w:hAnsi="Times New Roman" w:hint="eastAsia"/>
        </w:rPr>
        <w:t>。</w:t>
      </w:r>
      <w:r w:rsidR="00532741">
        <w:rPr>
          <w:rFonts w:ascii="Times New Roman" w:eastAsia="標楷體" w:hAnsi="Times New Roman" w:hint="eastAsia"/>
        </w:rPr>
        <w:t>CKIP</w:t>
      </w:r>
      <w:r w:rsidR="00532741">
        <w:rPr>
          <w:rFonts w:ascii="Times New Roman" w:eastAsia="標楷體" w:hAnsi="Times New Roman" w:hint="eastAsia"/>
        </w:rPr>
        <w:t>是以字典為基礎的</w:t>
      </w:r>
      <w:proofErr w:type="gramStart"/>
      <w:r w:rsidR="00532741">
        <w:rPr>
          <w:rFonts w:ascii="Times New Roman" w:eastAsia="標楷體" w:hAnsi="Times New Roman" w:hint="eastAsia"/>
        </w:rPr>
        <w:t>中文斷詞系統</w:t>
      </w:r>
      <w:proofErr w:type="gramEnd"/>
      <w:r w:rsidR="005F50AF">
        <w:rPr>
          <w:rFonts w:ascii="Times New Roman" w:eastAsia="標楷體" w:hAnsi="Times New Roman" w:hint="eastAsia"/>
        </w:rPr>
        <w:t>，除了能夠將文章中的句子經由處理後</w:t>
      </w:r>
      <w:r w:rsidR="00AF3194">
        <w:rPr>
          <w:rFonts w:ascii="Times New Roman" w:eastAsia="標楷體" w:hAnsi="Times New Roman" w:hint="eastAsia"/>
        </w:rPr>
        <w:t>變成</w:t>
      </w:r>
      <w:proofErr w:type="gramStart"/>
      <w:r w:rsidR="00AF3194">
        <w:rPr>
          <w:rFonts w:ascii="Times New Roman" w:eastAsia="標楷體" w:hAnsi="Times New Roman" w:hint="eastAsia"/>
        </w:rPr>
        <w:t>字詞外</w:t>
      </w:r>
      <w:proofErr w:type="gramEnd"/>
      <w:r w:rsidR="00AF3194">
        <w:rPr>
          <w:rFonts w:ascii="Times New Roman" w:eastAsia="標楷體" w:hAnsi="Times New Roman" w:hint="eastAsia"/>
        </w:rPr>
        <w:t>，還能將每</w:t>
      </w:r>
      <w:proofErr w:type="gramStart"/>
      <w:r w:rsidR="00AF3194">
        <w:rPr>
          <w:rFonts w:ascii="Times New Roman" w:eastAsia="標楷體" w:hAnsi="Times New Roman" w:hint="eastAsia"/>
        </w:rPr>
        <w:t>個</w:t>
      </w:r>
      <w:proofErr w:type="gramEnd"/>
      <w:r w:rsidR="00AF3194">
        <w:rPr>
          <w:rFonts w:ascii="Times New Roman" w:eastAsia="標楷體" w:hAnsi="Times New Roman" w:hint="eastAsia"/>
        </w:rPr>
        <w:t>字詞標</w:t>
      </w:r>
      <w:proofErr w:type="gramStart"/>
      <w:r w:rsidR="00AF3194">
        <w:rPr>
          <w:rFonts w:ascii="Times New Roman" w:eastAsia="標楷體" w:hAnsi="Times New Roman" w:hint="eastAsia"/>
        </w:rPr>
        <w:t>註</w:t>
      </w:r>
      <w:proofErr w:type="gramEnd"/>
      <w:r w:rsidR="00AF3194">
        <w:rPr>
          <w:rFonts w:ascii="Times New Roman" w:eastAsia="標楷體" w:hAnsi="Times New Roman" w:hint="eastAsia"/>
        </w:rPr>
        <w:t>其詞性</w:t>
      </w:r>
      <w:r w:rsidR="00AF3194">
        <w:rPr>
          <w:rFonts w:ascii="Times New Roman" w:eastAsia="標楷體" w:hAnsi="Times New Roman" w:hint="eastAsia"/>
        </w:rPr>
        <w:t>(P</w:t>
      </w:r>
      <w:r w:rsidR="00AF3194">
        <w:rPr>
          <w:rFonts w:ascii="Times New Roman" w:eastAsia="標楷體" w:hAnsi="Times New Roman"/>
        </w:rPr>
        <w:t>art-of-Speech, POS</w:t>
      </w:r>
      <w:r w:rsidR="00AF3194">
        <w:rPr>
          <w:rFonts w:ascii="Times New Roman" w:eastAsia="標楷體" w:hAnsi="Times New Roman" w:hint="eastAsia"/>
        </w:rPr>
        <w:t>)</w:t>
      </w:r>
      <w:r w:rsidR="008C2CB4">
        <w:rPr>
          <w:rFonts w:ascii="Times New Roman" w:eastAsia="標楷體" w:hAnsi="Times New Roman" w:hint="eastAsia"/>
        </w:rPr>
        <w:t>；另外，此系統也加入能夠擷取未知詞彙的演算法以解決</w:t>
      </w:r>
      <w:r w:rsidR="008C2CB4">
        <w:rPr>
          <w:rFonts w:ascii="Times New Roman" w:eastAsia="標楷體" w:hAnsi="Times New Roman" w:hint="eastAsia"/>
        </w:rPr>
        <w:t>OOV</w:t>
      </w:r>
      <w:r w:rsidR="008C2CB4">
        <w:rPr>
          <w:rFonts w:ascii="Times New Roman" w:eastAsia="標楷體" w:hAnsi="Times New Roman" w:hint="eastAsia"/>
        </w:rPr>
        <w:t>問題。</w:t>
      </w:r>
    </w:p>
    <w:p w14:paraId="2771E321" w14:textId="6BF860A3" w:rsidR="006D36D4" w:rsidRPr="006D36D4" w:rsidRDefault="008C2CB4" w:rsidP="006D36D4">
      <w:pPr>
        <w:pStyle w:val="a7"/>
        <w:spacing w:line="360" w:lineRule="auto"/>
        <w:ind w:leftChars="0" w:firstLineChars="200" w:firstLine="480"/>
        <w:rPr>
          <w:rFonts w:ascii="Times New Roman" w:eastAsia="標楷體" w:hAnsi="Times New Roman"/>
        </w:rPr>
      </w:pPr>
      <w:r>
        <w:rPr>
          <w:rFonts w:ascii="Times New Roman" w:eastAsia="標楷體" w:hAnsi="Times New Roman" w:hint="eastAsia"/>
        </w:rPr>
        <w:t>根據</w:t>
      </w:r>
      <w:hyperlink w:anchor="_ENREF_42" w:tooltip="高照明, 2012 #48" w:history="1">
        <w:r w:rsidR="00BF6AFD">
          <w:rPr>
            <w:rFonts w:ascii="Times New Roman" w:eastAsia="標楷體" w:hAnsi="Times New Roman"/>
          </w:rPr>
          <w:fldChar w:fldCharType="begin"/>
        </w:r>
        <w:r w:rsidR="00BF6AFD">
          <w:rPr>
            <w:rFonts w:ascii="Times New Roman" w:eastAsia="標楷體" w:hAnsi="Times New Roman" w:hint="eastAsia"/>
          </w:rPr>
          <w:instrText xml:space="preserve"> ADDIN EN.CITE &lt;EndNote&gt;&lt;Cite AuthorYear="1"&gt;&lt;Author&gt;</w:instrText>
        </w:r>
        <w:r w:rsidR="00BF6AFD">
          <w:rPr>
            <w:rFonts w:ascii="Times New Roman" w:eastAsia="標楷體" w:hAnsi="Times New Roman" w:hint="eastAsia"/>
          </w:rPr>
          <w:instrText>高照明</w:instrText>
        </w:r>
        <w:r w:rsidR="00BF6AFD">
          <w:rPr>
            <w:rFonts w:ascii="Times New Roman" w:eastAsia="標楷體" w:hAnsi="Times New Roman" w:hint="eastAsia"/>
          </w:rPr>
          <w:instrText>&lt;/Author&gt;&lt;Year&gt;2012&lt;/Year&gt;&lt;RecNum&gt;48&lt;/RecNum&gt;&lt;DisplayText&gt;</w:instrText>
        </w:r>
        <w:r w:rsidR="00BF6AFD">
          <w:rPr>
            <w:rFonts w:ascii="Times New Roman" w:eastAsia="標楷體" w:hAnsi="Times New Roman" w:hint="eastAsia"/>
          </w:rPr>
          <w:instrText>高照明</w:instrText>
        </w:r>
        <w:r w:rsidR="00BF6AFD">
          <w:rPr>
            <w:rFonts w:ascii="Times New Roman" w:eastAsia="標楷體" w:hAnsi="Times New Roman" w:hint="eastAsia"/>
          </w:rPr>
          <w:instrText xml:space="preserve"> (2012)&lt;/DisplayText&gt;&lt;record&gt;&lt;rec-number&gt;48&lt;/rec-number&gt;&lt;foreign-keys&gt;&lt;key app="EN" db-id="wafwfer04twvxhersz6xr2019zsswfxrwfas"&gt;48&lt;/key&gt;&lt;/foreign-keys&gt;&lt;ref-type name="Journal Article"&gt;17&lt;/ref-type&gt;&lt;contributors&gt;&lt;authors&gt;&lt;author&gt;&lt;style face="normal" font="default" charset="136" size="100%"&gt;</w:instrText>
        </w:r>
        <w:r w:rsidR="00BF6AFD">
          <w:rPr>
            <w:rFonts w:ascii="Times New Roman" w:eastAsia="標楷體" w:hAnsi="Times New Roman" w:hint="eastAsia"/>
          </w:rPr>
          <w:instrText>高照明</w:instrText>
        </w:r>
        <w:r w:rsidR="00BF6AFD">
          <w:rPr>
            <w:rFonts w:ascii="Times New Roman" w:eastAsia="標楷體" w:hAnsi="Times New Roman" w:hint="eastAsia"/>
          </w:rPr>
          <w:instrText>&lt;/style&gt;&lt;/author&gt;&lt;/authors&gt;&lt;/contributors&gt;&lt;titles&gt;&lt;title&gt;&lt;style face="normal" font="default" charse</w:instrText>
        </w:r>
        <w:r w:rsidR="00BF6AFD">
          <w:rPr>
            <w:rFonts w:ascii="Times New Roman" w:eastAsia="標楷體" w:hAnsi="Times New Roman"/>
          </w:rPr>
          <w:instrText>t="136" size="100%"&gt;</w:instrText>
        </w:r>
        <w:r w:rsidR="00BF6AFD">
          <w:rPr>
            <w:rFonts w:ascii="Times New Roman" w:eastAsia="標楷體" w:hAnsi="Times New Roman" w:hint="eastAsia"/>
          </w:rPr>
          <w:instrText>語料庫建構技術</w:instrText>
        </w:r>
        <w:r w:rsidR="00BF6AFD">
          <w:rPr>
            <w:rFonts w:ascii="Times New Roman" w:eastAsia="標楷體" w:hAnsi="Times New Roman"/>
          </w:rPr>
          <w:instrText>-</w:instrText>
        </w:r>
        <w:r w:rsidR="00BF6AFD">
          <w:rPr>
            <w:rFonts w:ascii="Times New Roman" w:eastAsia="標楷體" w:hAnsi="Times New Roman" w:hint="eastAsia"/>
          </w:rPr>
          <w:instrText>研</w:instrText>
        </w:r>
        <w:r w:rsidR="00BF6AFD">
          <w:rPr>
            <w:rFonts w:ascii="Times New Roman" w:eastAsia="標楷體" w:hAnsi="Times New Roman"/>
          </w:rPr>
          <w:instrText xml:space="preserve"> </w:instrText>
        </w:r>
        <w:r w:rsidR="00BF6AFD">
          <w:rPr>
            <w:rFonts w:ascii="Times New Roman" w:eastAsia="標楷體" w:hAnsi="Times New Roman" w:hint="eastAsia"/>
          </w:rPr>
          <w:instrText>究</w:instrText>
        </w:r>
        <w:r w:rsidR="00BF6AFD">
          <w:rPr>
            <w:rFonts w:ascii="Times New Roman" w:eastAsia="標楷體" w:hAnsi="Times New Roman"/>
          </w:rPr>
          <w:instrText xml:space="preserve"> </w:instrText>
        </w:r>
        <w:r w:rsidR="00BF6AFD">
          <w:rPr>
            <w:rFonts w:ascii="Times New Roman" w:eastAsia="標楷體" w:hAnsi="Times New Roman" w:hint="eastAsia"/>
          </w:rPr>
          <w:instrText>報</w:instrText>
        </w:r>
        <w:r w:rsidR="00BF6AFD">
          <w:rPr>
            <w:rFonts w:ascii="Times New Roman" w:eastAsia="標楷體" w:hAnsi="Times New Roman"/>
          </w:rPr>
          <w:instrText xml:space="preserve"> </w:instrText>
        </w:r>
        <w:r w:rsidR="00BF6AFD">
          <w:rPr>
            <w:rFonts w:ascii="Times New Roman" w:eastAsia="標楷體" w:hAnsi="Times New Roman" w:hint="eastAsia"/>
          </w:rPr>
          <w:instrText>告</w:instrText>
        </w:r>
        <w:r w:rsidR="00BF6AFD">
          <w:rPr>
            <w:rFonts w:ascii="Times New Roman" w:eastAsia="標楷體" w:hAnsi="Times New Roman"/>
          </w:rPr>
          <w:instrText>&lt;/style&gt;&lt;/title&gt;&lt;/titles&gt;&lt;dates&gt;&lt;year&gt;&lt;style face="normal" font="default" charset="136" size="100%"&gt;2012&lt;/style&gt;&lt;/year&gt;&lt;/dates&gt;&lt;urls&gt;&lt;related-urls&gt;&lt;url&gt;http://wd.naer.edu.tw/project/NAER-101-12-F-2-03-00-2-01.pdf&lt;/url&gt;&lt;/related-urls&gt;&lt;/urls&gt;&lt;/record&gt;&lt;/Cite&gt;&lt;/EndNote&gt;</w:instrText>
        </w:r>
        <w:r w:rsidR="00BF6AFD">
          <w:rPr>
            <w:rFonts w:ascii="Times New Roman" w:eastAsia="標楷體" w:hAnsi="Times New Roman"/>
          </w:rPr>
          <w:fldChar w:fldCharType="separate"/>
        </w:r>
        <w:r w:rsidR="00BF6AFD">
          <w:rPr>
            <w:rFonts w:ascii="Times New Roman" w:eastAsia="標楷體" w:hAnsi="Times New Roman" w:hint="eastAsia"/>
            <w:noProof/>
          </w:rPr>
          <w:t>高照明</w:t>
        </w:r>
        <w:r w:rsidR="00BF6AFD">
          <w:rPr>
            <w:rFonts w:ascii="Times New Roman" w:eastAsia="標楷體" w:hAnsi="Times New Roman" w:hint="eastAsia"/>
            <w:noProof/>
          </w:rPr>
          <w:t xml:space="preserve"> (2012)</w:t>
        </w:r>
        <w:r w:rsidR="00BF6AFD">
          <w:rPr>
            <w:rFonts w:ascii="Times New Roman" w:eastAsia="標楷體" w:hAnsi="Times New Roman"/>
          </w:rPr>
          <w:fldChar w:fldCharType="end"/>
        </w:r>
      </w:hyperlink>
      <w:r w:rsidR="006D36D4">
        <w:rPr>
          <w:rFonts w:ascii="Times New Roman" w:eastAsia="標楷體" w:hAnsi="Times New Roman" w:hint="eastAsia"/>
        </w:rPr>
        <w:t>的研究報告指出，因為</w:t>
      </w:r>
      <w:r w:rsidR="006D36D4">
        <w:rPr>
          <w:rFonts w:ascii="Times New Roman" w:eastAsia="標楷體" w:hAnsi="Times New Roman" w:hint="eastAsia"/>
        </w:rPr>
        <w:t>S</w:t>
      </w:r>
      <w:r w:rsidR="006D36D4">
        <w:rPr>
          <w:rFonts w:ascii="Times New Roman" w:eastAsia="標楷體" w:hAnsi="Times New Roman"/>
        </w:rPr>
        <w:t>tanford Parser</w:t>
      </w:r>
      <w:r w:rsidR="006D36D4">
        <w:rPr>
          <w:rFonts w:ascii="Times New Roman" w:eastAsia="標楷體" w:hAnsi="Times New Roman" w:hint="eastAsia"/>
        </w:rPr>
        <w:t>在正體中文處理上是採用簡體中文</w:t>
      </w:r>
      <w:proofErr w:type="gramStart"/>
      <w:r w:rsidR="006D36D4">
        <w:rPr>
          <w:rFonts w:ascii="Times New Roman" w:eastAsia="標楷體" w:hAnsi="Times New Roman" w:hint="eastAsia"/>
        </w:rPr>
        <w:t>的斷詞程式</w:t>
      </w:r>
      <w:proofErr w:type="gramEnd"/>
      <w:r w:rsidR="006D36D4">
        <w:rPr>
          <w:rFonts w:ascii="Times New Roman" w:eastAsia="標楷體" w:hAnsi="Times New Roman" w:hint="eastAsia"/>
        </w:rPr>
        <w:t>，儘管可以透過兩</w:t>
      </w:r>
      <w:proofErr w:type="gramStart"/>
      <w:r w:rsidR="006D36D4">
        <w:rPr>
          <w:rFonts w:ascii="Times New Roman" w:eastAsia="標楷體" w:hAnsi="Times New Roman" w:hint="eastAsia"/>
        </w:rPr>
        <w:t>語言間的互相</w:t>
      </w:r>
      <w:proofErr w:type="gramEnd"/>
      <w:r w:rsidR="006D36D4">
        <w:rPr>
          <w:rFonts w:ascii="Times New Roman" w:eastAsia="標楷體" w:hAnsi="Times New Roman" w:hint="eastAsia"/>
        </w:rPr>
        <w:t>轉換以完成分析，但是在由繁體轉簡體、簡體轉繁體的兩次語言轉換中，容易產生轉換錯誤等問題，因此在正體</w:t>
      </w:r>
      <w:proofErr w:type="gramStart"/>
      <w:r w:rsidR="006D36D4">
        <w:rPr>
          <w:rFonts w:ascii="Times New Roman" w:eastAsia="標楷體" w:hAnsi="Times New Roman" w:hint="eastAsia"/>
        </w:rPr>
        <w:t>中文斷詞的</w:t>
      </w:r>
      <w:proofErr w:type="gramEnd"/>
      <w:r w:rsidR="006D36D4">
        <w:rPr>
          <w:rFonts w:ascii="Times New Roman" w:eastAsia="標楷體" w:hAnsi="Times New Roman" w:hint="eastAsia"/>
        </w:rPr>
        <w:t>部分以</w:t>
      </w:r>
      <w:r w:rsidR="006D36D4">
        <w:rPr>
          <w:rFonts w:ascii="Times New Roman" w:eastAsia="標楷體" w:hAnsi="Times New Roman" w:hint="eastAsia"/>
        </w:rPr>
        <w:t>CKIP</w:t>
      </w:r>
      <w:r w:rsidR="006D36D4">
        <w:rPr>
          <w:rFonts w:ascii="Times New Roman" w:eastAsia="標楷體" w:hAnsi="Times New Roman" w:hint="eastAsia"/>
        </w:rPr>
        <w:t>作為基礎可以得到較好的結果。</w:t>
      </w:r>
    </w:p>
    <w:p w14:paraId="16F207C2" w14:textId="75664F86" w:rsidR="00074DA1" w:rsidRPr="004C2464" w:rsidRDefault="00215033" w:rsidP="003356C0">
      <w:pPr>
        <w:pStyle w:val="3"/>
        <w:rPr>
          <w:rFonts w:ascii="Times New Roman" w:eastAsia="標楷體" w:hAnsi="Times New Roman"/>
          <w:sz w:val="28"/>
        </w:rPr>
      </w:pPr>
      <w:bookmarkStart w:id="22" w:name="_Toc448679293"/>
      <w:r w:rsidRPr="004C2464">
        <w:rPr>
          <w:rFonts w:ascii="Times New Roman" w:eastAsia="標楷體" w:hAnsi="Times New Roman" w:hint="eastAsia"/>
          <w:sz w:val="28"/>
        </w:rPr>
        <w:t>詞性標記</w:t>
      </w:r>
      <w:bookmarkEnd w:id="22"/>
    </w:p>
    <w:p w14:paraId="7B0FF595" w14:textId="3C3D93ED" w:rsidR="00447747" w:rsidRDefault="00A33228" w:rsidP="00A33228">
      <w:pPr>
        <w:spacing w:line="360" w:lineRule="auto"/>
        <w:rPr>
          <w:rFonts w:ascii="Times New Roman" w:eastAsia="標楷體" w:hAnsi="Times New Roman"/>
        </w:rPr>
      </w:pPr>
      <w:r>
        <w:rPr>
          <w:rFonts w:ascii="Times New Roman" w:eastAsia="標楷體" w:hAnsi="Times New Roman" w:hint="eastAsia"/>
        </w:rPr>
        <w:t xml:space="preserve">    </w:t>
      </w:r>
      <w:r w:rsidR="00F40E2D">
        <w:rPr>
          <w:rFonts w:ascii="Times New Roman" w:eastAsia="標楷體" w:hAnsi="Times New Roman" w:hint="eastAsia"/>
        </w:rPr>
        <w:t>詞性標記</w:t>
      </w:r>
      <w:r w:rsidR="00F40E2D">
        <w:rPr>
          <w:rFonts w:ascii="Times New Roman" w:eastAsia="標楷體" w:hAnsi="Times New Roman" w:hint="eastAsia"/>
        </w:rPr>
        <w:t>(Part-of-Speech)</w:t>
      </w:r>
      <w:r w:rsidR="00F40E2D">
        <w:rPr>
          <w:rFonts w:ascii="Times New Roman" w:eastAsia="標楷體" w:hAnsi="Times New Roman" w:hint="eastAsia"/>
        </w:rPr>
        <w:t>的主要目的</w:t>
      </w:r>
      <w:r w:rsidR="00F55894">
        <w:rPr>
          <w:rFonts w:ascii="Times New Roman" w:eastAsia="標楷體" w:hAnsi="Times New Roman" w:hint="eastAsia"/>
        </w:rPr>
        <w:t>在於對句子中的每</w:t>
      </w:r>
      <w:proofErr w:type="gramStart"/>
      <w:r w:rsidR="00F55894">
        <w:rPr>
          <w:rFonts w:ascii="Times New Roman" w:eastAsia="標楷體" w:hAnsi="Times New Roman" w:hint="eastAsia"/>
        </w:rPr>
        <w:t>個</w:t>
      </w:r>
      <w:proofErr w:type="gramEnd"/>
      <w:r w:rsidR="00F55894">
        <w:rPr>
          <w:rFonts w:ascii="Times New Roman" w:eastAsia="標楷體" w:hAnsi="Times New Roman" w:hint="eastAsia"/>
        </w:rPr>
        <w:t>字詞進行詞性分析並加上詞性標籤</w:t>
      </w:r>
      <w:r w:rsidR="00F55894">
        <w:rPr>
          <w:rFonts w:ascii="Times New Roman" w:eastAsia="標楷體" w:hAnsi="Times New Roman" w:hint="eastAsia"/>
        </w:rPr>
        <w:t>(POS T</w:t>
      </w:r>
      <w:r w:rsidR="00F55894">
        <w:rPr>
          <w:rFonts w:ascii="Times New Roman" w:eastAsia="標楷體" w:hAnsi="Times New Roman"/>
        </w:rPr>
        <w:t>ag</w:t>
      </w:r>
      <w:r w:rsidR="00F55894">
        <w:rPr>
          <w:rFonts w:ascii="Times New Roman" w:eastAsia="標楷體" w:hAnsi="Times New Roman" w:hint="eastAsia"/>
        </w:rPr>
        <w:t>)</w:t>
      </w:r>
      <w:r w:rsidR="00F55894">
        <w:rPr>
          <w:rFonts w:ascii="Times New Roman" w:eastAsia="標楷體" w:hAnsi="Times New Roman" w:hint="eastAsia"/>
        </w:rPr>
        <w:t>。在自然語言處理領域中，詞性標記是相當</w:t>
      </w:r>
      <w:r w:rsidR="00091C2F">
        <w:rPr>
          <w:rFonts w:ascii="Times New Roman" w:eastAsia="標楷體" w:hAnsi="Times New Roman" w:hint="eastAsia"/>
        </w:rPr>
        <w:t>重要的環節，經由詞性標記這個步驟後，便能分析句子的文法架構，</w:t>
      </w:r>
      <w:r w:rsidR="00F55894">
        <w:rPr>
          <w:rFonts w:ascii="Times New Roman" w:eastAsia="標楷體" w:hAnsi="Times New Roman" w:hint="eastAsia"/>
        </w:rPr>
        <w:t>並推論出每</w:t>
      </w:r>
      <w:proofErr w:type="gramStart"/>
      <w:r w:rsidR="00F55894">
        <w:rPr>
          <w:rFonts w:ascii="Times New Roman" w:eastAsia="標楷體" w:hAnsi="Times New Roman" w:hint="eastAsia"/>
        </w:rPr>
        <w:t>個</w:t>
      </w:r>
      <w:proofErr w:type="gramEnd"/>
      <w:r w:rsidR="00F55894">
        <w:rPr>
          <w:rFonts w:ascii="Times New Roman" w:eastAsia="標楷體" w:hAnsi="Times New Roman" w:hint="eastAsia"/>
        </w:rPr>
        <w:t>句子所表達的意涵</w:t>
      </w:r>
      <w:r w:rsidR="00741D5E">
        <w:rPr>
          <w:rFonts w:ascii="Times New Roman" w:eastAsia="標楷體" w:hAnsi="Times New Roman" w:hint="eastAsia"/>
        </w:rPr>
        <w:t>。</w:t>
      </w:r>
    </w:p>
    <w:tbl>
      <w:tblPr>
        <w:tblStyle w:val="ad"/>
        <w:tblW w:w="0" w:type="auto"/>
        <w:jc w:val="center"/>
        <w:tblLook w:val="04A0" w:firstRow="1" w:lastRow="0" w:firstColumn="1" w:lastColumn="0" w:noHBand="0" w:noVBand="1"/>
      </w:tblPr>
      <w:tblGrid>
        <w:gridCol w:w="8238"/>
      </w:tblGrid>
      <w:tr w:rsidR="00AF45B1" w:rsidRPr="00741D5E" w14:paraId="48FA82F1" w14:textId="77777777" w:rsidTr="00173CB1">
        <w:trPr>
          <w:trHeight w:val="2146"/>
          <w:jc w:val="center"/>
        </w:trPr>
        <w:tc>
          <w:tcPr>
            <w:tcW w:w="8238" w:type="dxa"/>
          </w:tcPr>
          <w:p w14:paraId="1D9753BC" w14:textId="77777777" w:rsidR="00AF45B1" w:rsidRPr="00741D5E" w:rsidRDefault="00AF45B1" w:rsidP="00C9149B">
            <w:pPr>
              <w:pStyle w:val="HTML"/>
              <w:rPr>
                <w:rFonts w:ascii="Times New Roman" w:eastAsia="標楷體" w:hAnsi="Times New Roman"/>
                <w:color w:val="000000"/>
              </w:rPr>
            </w:pPr>
            <w:r w:rsidRPr="00741D5E">
              <w:rPr>
                <w:rFonts w:ascii="Times New Roman" w:eastAsia="標楷體" w:hAnsi="Times New Roman"/>
                <w:color w:val="000000"/>
              </w:rPr>
              <w:lastRenderedPageBreak/>
              <w:t>暗</w:t>
            </w:r>
            <w:proofErr w:type="gramStart"/>
            <w:r w:rsidRPr="00741D5E">
              <w:rPr>
                <w:rFonts w:ascii="Times New Roman" w:eastAsia="標楷體" w:hAnsi="Times New Roman"/>
                <w:color w:val="000000"/>
              </w:rPr>
              <w:t>沉</w:t>
            </w:r>
            <w:proofErr w:type="gramEnd"/>
            <w:r w:rsidRPr="00741D5E">
              <w:rPr>
                <w:rFonts w:ascii="Times New Roman" w:eastAsia="標楷體" w:hAnsi="Times New Roman"/>
                <w:color w:val="000000"/>
              </w:rPr>
              <w:t>(VH)</w:t>
            </w:r>
            <w:r w:rsidRPr="00741D5E">
              <w:rPr>
                <w:rFonts w:ascii="Times New Roman" w:eastAsia="標楷體" w:hAnsi="Times New Roman"/>
                <w:color w:val="000000"/>
              </w:rPr>
              <w:t xml:space="preserve">　膚色</w:t>
            </w:r>
            <w:r w:rsidRPr="00741D5E">
              <w:rPr>
                <w:rFonts w:ascii="Times New Roman" w:eastAsia="標楷體" w:hAnsi="Times New Roman"/>
                <w:color w:val="000000"/>
              </w:rPr>
              <w:t>(Na)</w:t>
            </w:r>
            <w:r w:rsidRPr="00741D5E">
              <w:rPr>
                <w:rFonts w:ascii="Times New Roman" w:eastAsia="標楷體" w:hAnsi="Times New Roman"/>
                <w:color w:val="000000"/>
              </w:rPr>
              <w:t xml:space="preserve">　立即</w:t>
            </w:r>
            <w:r w:rsidRPr="00741D5E">
              <w:rPr>
                <w:rFonts w:ascii="Times New Roman" w:eastAsia="標楷體" w:hAnsi="Times New Roman"/>
                <w:color w:val="000000"/>
              </w:rPr>
              <w:t>(D)</w:t>
            </w:r>
            <w:r w:rsidRPr="00741D5E">
              <w:rPr>
                <w:rFonts w:ascii="Times New Roman" w:eastAsia="標楷體" w:hAnsi="Times New Roman"/>
                <w:color w:val="000000"/>
              </w:rPr>
              <w:t xml:space="preserve">　美白</w:t>
            </w:r>
            <w:r w:rsidRPr="00741D5E">
              <w:rPr>
                <w:rFonts w:ascii="Times New Roman" w:eastAsia="標楷體" w:hAnsi="Times New Roman"/>
                <w:color w:val="000000"/>
              </w:rPr>
              <w:t>(VH)</w:t>
            </w:r>
            <w:r w:rsidRPr="00741D5E">
              <w:rPr>
                <w:rFonts w:ascii="Times New Roman" w:eastAsia="標楷體" w:hAnsi="Times New Roman"/>
                <w:color w:val="000000"/>
              </w:rPr>
              <w:t xml:space="preserve">　亮透</w:t>
            </w:r>
            <w:r w:rsidRPr="00741D5E">
              <w:rPr>
                <w:rFonts w:ascii="Times New Roman" w:eastAsia="標楷體" w:hAnsi="Times New Roman"/>
                <w:color w:val="000000"/>
              </w:rPr>
              <w:t>(Na)</w:t>
            </w:r>
            <w:r w:rsidRPr="00741D5E">
              <w:rPr>
                <w:rFonts w:ascii="Times New Roman" w:eastAsia="標楷體" w:hAnsi="Times New Roman"/>
                <w:color w:val="000000"/>
              </w:rPr>
              <w:t xml:space="preserve">　，</w:t>
            </w:r>
            <w:r w:rsidRPr="00741D5E">
              <w:rPr>
                <w:rFonts w:ascii="Times New Roman" w:eastAsia="標楷體" w:hAnsi="Times New Roman"/>
                <w:color w:val="000000"/>
              </w:rPr>
              <w:t>(COMMACATEGORY)</w:t>
            </w:r>
          </w:p>
          <w:p w14:paraId="517408CC" w14:textId="77777777" w:rsidR="00AF45B1" w:rsidRPr="00741D5E" w:rsidRDefault="00AF45B1" w:rsidP="00C9149B">
            <w:pPr>
              <w:pStyle w:val="HTML"/>
              <w:rPr>
                <w:rFonts w:ascii="Times New Roman" w:eastAsia="標楷體" w:hAnsi="Times New Roman"/>
                <w:color w:val="000000"/>
              </w:rPr>
            </w:pPr>
            <w:r w:rsidRPr="00741D5E">
              <w:rPr>
                <w:rFonts w:ascii="Times New Roman" w:eastAsia="標楷體" w:hAnsi="Times New Roman"/>
                <w:color w:val="000000"/>
              </w:rPr>
              <w:t>肌膚</w:t>
            </w:r>
            <w:r w:rsidRPr="00741D5E">
              <w:rPr>
                <w:rFonts w:ascii="Times New Roman" w:eastAsia="標楷體" w:hAnsi="Times New Roman"/>
                <w:color w:val="000000"/>
              </w:rPr>
              <w:t>(Na)</w:t>
            </w:r>
            <w:r w:rsidRPr="00741D5E">
              <w:rPr>
                <w:rFonts w:ascii="Times New Roman" w:eastAsia="標楷體" w:hAnsi="Times New Roman"/>
                <w:color w:val="000000"/>
              </w:rPr>
              <w:t xml:space="preserve">　很</w:t>
            </w:r>
            <w:r w:rsidRPr="00741D5E">
              <w:rPr>
                <w:rFonts w:ascii="Times New Roman" w:eastAsia="標楷體" w:hAnsi="Times New Roman"/>
                <w:color w:val="000000"/>
              </w:rPr>
              <w:t>(</w:t>
            </w:r>
            <w:proofErr w:type="spellStart"/>
            <w:r w:rsidRPr="00741D5E">
              <w:rPr>
                <w:rFonts w:ascii="Times New Roman" w:eastAsia="標楷體" w:hAnsi="Times New Roman"/>
                <w:color w:val="000000"/>
              </w:rPr>
              <w:t>Dfa</w:t>
            </w:r>
            <w:proofErr w:type="spellEnd"/>
            <w:r w:rsidRPr="00741D5E">
              <w:rPr>
                <w:rFonts w:ascii="Times New Roman" w:eastAsia="標楷體" w:hAnsi="Times New Roman"/>
                <w:color w:val="000000"/>
              </w:rPr>
              <w:t>)</w:t>
            </w:r>
            <w:r w:rsidRPr="00741D5E">
              <w:rPr>
                <w:rFonts w:ascii="Times New Roman" w:eastAsia="標楷體" w:hAnsi="Times New Roman"/>
                <w:color w:val="000000"/>
              </w:rPr>
              <w:t xml:space="preserve">　保濕</w:t>
            </w:r>
            <w:r w:rsidRPr="00741D5E">
              <w:rPr>
                <w:rFonts w:ascii="Times New Roman" w:eastAsia="標楷體" w:hAnsi="Times New Roman"/>
                <w:color w:val="000000"/>
              </w:rPr>
              <w:t>(VH)</w:t>
            </w:r>
            <w:r w:rsidRPr="00741D5E">
              <w:rPr>
                <w:rFonts w:ascii="Times New Roman" w:eastAsia="標楷體" w:hAnsi="Times New Roman"/>
                <w:color w:val="000000"/>
              </w:rPr>
              <w:t xml:space="preserve">　</w:t>
            </w:r>
            <w:proofErr w:type="gramStart"/>
            <w:r w:rsidRPr="00741D5E">
              <w:rPr>
                <w:rFonts w:ascii="Times New Roman" w:eastAsia="標楷體" w:hAnsi="Times New Roman"/>
                <w:color w:val="000000"/>
              </w:rPr>
              <w:t>鎖水</w:t>
            </w:r>
            <w:proofErr w:type="gramEnd"/>
            <w:r w:rsidRPr="00741D5E">
              <w:rPr>
                <w:rFonts w:ascii="Times New Roman" w:eastAsia="標楷體" w:hAnsi="Times New Roman"/>
                <w:color w:val="000000"/>
              </w:rPr>
              <w:t>(Na)</w:t>
            </w:r>
            <w:r w:rsidRPr="00741D5E">
              <w:rPr>
                <w:rFonts w:ascii="Times New Roman" w:eastAsia="標楷體" w:hAnsi="Times New Roman"/>
                <w:color w:val="000000"/>
              </w:rPr>
              <w:t xml:space="preserve">　，</w:t>
            </w:r>
            <w:r>
              <w:rPr>
                <w:rFonts w:ascii="Times New Roman" w:eastAsia="標楷體" w:hAnsi="Times New Roman"/>
                <w:color w:val="000000"/>
              </w:rPr>
              <w:t>(COMMACATEGORY)</w:t>
            </w:r>
          </w:p>
          <w:p w14:paraId="6B82481B" w14:textId="77777777" w:rsidR="00AF45B1" w:rsidRPr="00741D5E" w:rsidRDefault="00AF45B1" w:rsidP="00C9149B">
            <w:pPr>
              <w:pStyle w:val="HTML"/>
              <w:rPr>
                <w:rFonts w:ascii="Times New Roman" w:eastAsia="標楷體" w:hAnsi="Times New Roman"/>
                <w:color w:val="000000"/>
              </w:rPr>
            </w:pPr>
            <w:r w:rsidRPr="00741D5E">
              <w:rPr>
                <w:rFonts w:ascii="Times New Roman" w:eastAsia="標楷體" w:hAnsi="Times New Roman"/>
                <w:color w:val="000000"/>
              </w:rPr>
              <w:t>皮膚</w:t>
            </w:r>
            <w:r w:rsidRPr="00741D5E">
              <w:rPr>
                <w:rFonts w:ascii="Times New Roman" w:eastAsia="標楷體" w:hAnsi="Times New Roman"/>
                <w:color w:val="000000"/>
              </w:rPr>
              <w:t>(Na)</w:t>
            </w:r>
            <w:r w:rsidRPr="00741D5E">
              <w:rPr>
                <w:rFonts w:ascii="Times New Roman" w:eastAsia="標楷體" w:hAnsi="Times New Roman"/>
                <w:color w:val="000000"/>
              </w:rPr>
              <w:t xml:space="preserve">　摸起來</w:t>
            </w:r>
            <w:r w:rsidRPr="00741D5E">
              <w:rPr>
                <w:rFonts w:ascii="Times New Roman" w:eastAsia="標楷體" w:hAnsi="Times New Roman"/>
                <w:color w:val="000000"/>
              </w:rPr>
              <w:t>(D)</w:t>
            </w:r>
            <w:r w:rsidRPr="00741D5E">
              <w:rPr>
                <w:rFonts w:ascii="Times New Roman" w:eastAsia="標楷體" w:hAnsi="Times New Roman"/>
                <w:color w:val="000000"/>
              </w:rPr>
              <w:t xml:space="preserve">　觸感</w:t>
            </w:r>
            <w:r w:rsidRPr="00741D5E">
              <w:rPr>
                <w:rFonts w:ascii="Times New Roman" w:eastAsia="標楷體" w:hAnsi="Times New Roman"/>
                <w:color w:val="000000"/>
              </w:rPr>
              <w:t>(Na)</w:t>
            </w:r>
            <w:r w:rsidRPr="00741D5E">
              <w:rPr>
                <w:rFonts w:ascii="Times New Roman" w:eastAsia="標楷體" w:hAnsi="Times New Roman"/>
                <w:color w:val="000000"/>
              </w:rPr>
              <w:t xml:space="preserve">　很</w:t>
            </w:r>
            <w:r w:rsidRPr="00741D5E">
              <w:rPr>
                <w:rFonts w:ascii="Times New Roman" w:eastAsia="標楷體" w:hAnsi="Times New Roman"/>
                <w:color w:val="000000"/>
              </w:rPr>
              <w:t>(</w:t>
            </w:r>
            <w:proofErr w:type="spellStart"/>
            <w:r w:rsidRPr="00741D5E">
              <w:rPr>
                <w:rFonts w:ascii="Times New Roman" w:eastAsia="標楷體" w:hAnsi="Times New Roman"/>
                <w:color w:val="000000"/>
              </w:rPr>
              <w:t>Dfa</w:t>
            </w:r>
            <w:proofErr w:type="spellEnd"/>
            <w:r w:rsidRPr="00741D5E">
              <w:rPr>
                <w:rFonts w:ascii="Times New Roman" w:eastAsia="標楷體" w:hAnsi="Times New Roman"/>
                <w:color w:val="000000"/>
              </w:rPr>
              <w:t>)</w:t>
            </w:r>
            <w:r w:rsidRPr="00741D5E">
              <w:rPr>
                <w:rFonts w:ascii="Times New Roman" w:eastAsia="標楷體" w:hAnsi="Times New Roman"/>
                <w:color w:val="000000"/>
              </w:rPr>
              <w:t xml:space="preserve">　水嫩</w:t>
            </w:r>
            <w:r w:rsidRPr="00741D5E">
              <w:rPr>
                <w:rFonts w:ascii="Times New Roman" w:eastAsia="標楷體" w:hAnsi="Times New Roman"/>
                <w:color w:val="000000"/>
              </w:rPr>
              <w:t>(VH)</w:t>
            </w:r>
            <w:r w:rsidRPr="00741D5E">
              <w:rPr>
                <w:rFonts w:ascii="Times New Roman" w:eastAsia="標楷體" w:hAnsi="Times New Roman"/>
                <w:color w:val="000000"/>
              </w:rPr>
              <w:t xml:space="preserve">　，</w:t>
            </w:r>
            <w:r w:rsidRPr="00741D5E">
              <w:rPr>
                <w:rFonts w:ascii="Times New Roman" w:eastAsia="標楷體" w:hAnsi="Times New Roman"/>
                <w:color w:val="000000"/>
              </w:rPr>
              <w:t>(COMMACATEGORY)</w:t>
            </w:r>
          </w:p>
          <w:p w14:paraId="00153763" w14:textId="77777777" w:rsidR="00AF45B1" w:rsidRPr="00741D5E" w:rsidRDefault="00AF45B1" w:rsidP="00C9149B">
            <w:pPr>
              <w:pStyle w:val="HTML"/>
              <w:rPr>
                <w:rFonts w:ascii="Times New Roman" w:eastAsia="標楷體" w:hAnsi="Times New Roman"/>
                <w:color w:val="000000"/>
              </w:rPr>
            </w:pPr>
            <w:r w:rsidRPr="00741D5E">
              <w:rPr>
                <w:rFonts w:ascii="Times New Roman" w:eastAsia="標楷體" w:hAnsi="Times New Roman"/>
                <w:color w:val="000000"/>
              </w:rPr>
              <w:t>上妝</w:t>
            </w:r>
            <w:r w:rsidRPr="00741D5E">
              <w:rPr>
                <w:rFonts w:ascii="Times New Roman" w:eastAsia="標楷體" w:hAnsi="Times New Roman"/>
                <w:color w:val="000000"/>
              </w:rPr>
              <w:t>(VA)</w:t>
            </w:r>
            <w:r w:rsidRPr="00741D5E">
              <w:rPr>
                <w:rFonts w:ascii="Times New Roman" w:eastAsia="標楷體" w:hAnsi="Times New Roman"/>
                <w:color w:val="000000"/>
              </w:rPr>
              <w:t xml:space="preserve">　都</w:t>
            </w:r>
            <w:r w:rsidRPr="00741D5E">
              <w:rPr>
                <w:rFonts w:ascii="Times New Roman" w:eastAsia="標楷體" w:hAnsi="Times New Roman"/>
                <w:color w:val="000000"/>
              </w:rPr>
              <w:t>(D)</w:t>
            </w:r>
            <w:r w:rsidRPr="00741D5E">
              <w:rPr>
                <w:rFonts w:ascii="Times New Roman" w:eastAsia="標楷體" w:hAnsi="Times New Roman"/>
                <w:color w:val="000000"/>
              </w:rPr>
              <w:t xml:space="preserve">　不易</w:t>
            </w:r>
            <w:r w:rsidRPr="00741D5E">
              <w:rPr>
                <w:rFonts w:ascii="Times New Roman" w:eastAsia="標楷體" w:hAnsi="Times New Roman"/>
                <w:color w:val="000000"/>
              </w:rPr>
              <w:t>(VH)</w:t>
            </w:r>
            <w:r w:rsidRPr="00741D5E">
              <w:rPr>
                <w:rFonts w:ascii="Times New Roman" w:eastAsia="標楷體" w:hAnsi="Times New Roman"/>
                <w:color w:val="000000"/>
              </w:rPr>
              <w:t xml:space="preserve">　脫妝</w:t>
            </w:r>
            <w:r w:rsidRPr="00741D5E">
              <w:rPr>
                <w:rFonts w:ascii="Times New Roman" w:eastAsia="標楷體" w:hAnsi="Times New Roman"/>
                <w:color w:val="000000"/>
              </w:rPr>
              <w:t>(Na)</w:t>
            </w:r>
            <w:r w:rsidRPr="00741D5E">
              <w:rPr>
                <w:rFonts w:ascii="Times New Roman" w:eastAsia="標楷體" w:hAnsi="Times New Roman"/>
                <w:color w:val="000000"/>
              </w:rPr>
              <w:t xml:space="preserve">　</w:t>
            </w:r>
            <w:r>
              <w:rPr>
                <w:rFonts w:ascii="Times New Roman" w:eastAsia="標楷體" w:hAnsi="Times New Roman" w:hint="eastAsia"/>
                <w:color w:val="000000"/>
              </w:rPr>
              <w:t>。</w:t>
            </w:r>
            <w:r>
              <w:rPr>
                <w:rFonts w:ascii="Times New Roman" w:eastAsia="標楷體" w:hAnsi="Times New Roman"/>
                <w:color w:val="000000"/>
              </w:rPr>
              <w:t>(</w:t>
            </w:r>
            <w:r>
              <w:rPr>
                <w:rFonts w:ascii="Times New Roman" w:eastAsia="標楷體" w:hAnsi="Times New Roman" w:hint="eastAsia"/>
                <w:color w:val="000000"/>
              </w:rPr>
              <w:t>PERIOD</w:t>
            </w:r>
            <w:r>
              <w:rPr>
                <w:rFonts w:ascii="Times New Roman" w:eastAsia="標楷體" w:hAnsi="Times New Roman"/>
                <w:color w:val="000000"/>
              </w:rPr>
              <w:t>CATEGORY)</w:t>
            </w:r>
          </w:p>
        </w:tc>
      </w:tr>
    </w:tbl>
    <w:p w14:paraId="63D78DE6" w14:textId="2E990E9C" w:rsidR="00AF45B1" w:rsidRDefault="00AF45B1" w:rsidP="00AF45B1">
      <w:pPr>
        <w:pStyle w:val="a6"/>
        <w:jc w:val="center"/>
        <w:rPr>
          <w:rFonts w:ascii="Times New Roman" w:eastAsia="標楷體" w:hAnsi="Times New Roman"/>
          <w:sz w:val="24"/>
        </w:rPr>
      </w:pPr>
      <w:bookmarkStart w:id="23" w:name="_Ref435988404"/>
      <w:bookmarkStart w:id="24" w:name="_Toc449108442"/>
      <w:r w:rsidRPr="00741D5E">
        <w:rPr>
          <w:rFonts w:ascii="Times New Roman" w:eastAsia="標楷體" w:hAnsi="Times New Roman" w:hint="eastAsia"/>
          <w:sz w:val="24"/>
        </w:rPr>
        <w:t>圖</w:t>
      </w:r>
      <w:r w:rsidRPr="00741D5E">
        <w:rPr>
          <w:rFonts w:ascii="Times New Roman" w:eastAsia="標楷體" w:hAnsi="Times New Roman" w:hint="eastAsia"/>
          <w:sz w:val="24"/>
        </w:rPr>
        <w:t xml:space="preserve"> </w:t>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STYLEREF 1 \s</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2</w:t>
      </w:r>
      <w:r w:rsidR="003F22AB">
        <w:rPr>
          <w:rFonts w:ascii="Times New Roman" w:eastAsia="標楷體" w:hAnsi="Times New Roman"/>
          <w:sz w:val="24"/>
        </w:rPr>
        <w:fldChar w:fldCharType="end"/>
      </w:r>
      <w:r w:rsidR="003F22AB">
        <w:rPr>
          <w:rFonts w:ascii="Times New Roman" w:eastAsia="標楷體" w:hAnsi="Times New Roman"/>
          <w:sz w:val="24"/>
        </w:rPr>
        <w:noBreakHyphen/>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 xml:space="preserve">SEQ </w:instrText>
      </w:r>
      <w:r w:rsidR="003F22AB">
        <w:rPr>
          <w:rFonts w:ascii="Times New Roman" w:eastAsia="標楷體" w:hAnsi="Times New Roman" w:hint="eastAsia"/>
          <w:sz w:val="24"/>
        </w:rPr>
        <w:instrText>圖</w:instrText>
      </w:r>
      <w:r w:rsidR="003F22AB">
        <w:rPr>
          <w:rFonts w:ascii="Times New Roman" w:eastAsia="標楷體" w:hAnsi="Times New Roman" w:hint="eastAsia"/>
          <w:sz w:val="24"/>
        </w:rPr>
        <w:instrText xml:space="preserve"> \* ARABIC \s 1</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2</w:t>
      </w:r>
      <w:r w:rsidR="003F22AB">
        <w:rPr>
          <w:rFonts w:ascii="Times New Roman" w:eastAsia="標楷體" w:hAnsi="Times New Roman"/>
          <w:sz w:val="24"/>
        </w:rPr>
        <w:fldChar w:fldCharType="end"/>
      </w:r>
      <w:bookmarkEnd w:id="23"/>
      <w:r w:rsidR="00F775EF">
        <w:rPr>
          <w:rFonts w:ascii="Times New Roman" w:eastAsia="標楷體" w:hAnsi="Times New Roman" w:hint="eastAsia"/>
          <w:sz w:val="24"/>
        </w:rPr>
        <w:t xml:space="preserve"> </w:t>
      </w:r>
      <w:r>
        <w:rPr>
          <w:rFonts w:ascii="Times New Roman" w:eastAsia="標楷體" w:hAnsi="Times New Roman" w:hint="eastAsia"/>
          <w:sz w:val="24"/>
        </w:rPr>
        <w:t>CKIP</w:t>
      </w:r>
      <w:r>
        <w:rPr>
          <w:rFonts w:ascii="Times New Roman" w:eastAsia="標楷體" w:hAnsi="Times New Roman" w:hint="eastAsia"/>
          <w:sz w:val="24"/>
        </w:rPr>
        <w:t>詞性標記範例</w:t>
      </w:r>
      <w:bookmarkEnd w:id="24"/>
    </w:p>
    <w:p w14:paraId="7C2AF168" w14:textId="77777777" w:rsidR="00AB55B7" w:rsidRPr="00AB55B7" w:rsidRDefault="00AB55B7" w:rsidP="00AB55B7"/>
    <w:p w14:paraId="167C1E31" w14:textId="62142F81" w:rsidR="00AB55B7" w:rsidRDefault="00AF45B1" w:rsidP="00A33228">
      <w:pPr>
        <w:spacing w:line="360" w:lineRule="auto"/>
        <w:rPr>
          <w:rFonts w:ascii="Times New Roman" w:eastAsia="標楷體" w:hAnsi="Times New Roman"/>
        </w:rPr>
      </w:pPr>
      <w:r>
        <w:rPr>
          <w:rFonts w:ascii="Times New Roman" w:eastAsia="標楷體" w:hAnsi="Times New Roman" w:hint="eastAsia"/>
        </w:rPr>
        <w:t xml:space="preserve">    </w:t>
      </w:r>
      <w:r w:rsidR="00741D5E">
        <w:rPr>
          <w:rFonts w:ascii="Times New Roman" w:eastAsia="標楷體" w:hAnsi="Times New Roman" w:hint="eastAsia"/>
        </w:rPr>
        <w:t>以</w:t>
      </w:r>
      <w:r w:rsidR="00741D5E">
        <w:rPr>
          <w:rFonts w:ascii="Times New Roman" w:eastAsia="標楷體" w:hAnsi="Times New Roman"/>
        </w:rPr>
        <w:fldChar w:fldCharType="begin"/>
      </w:r>
      <w:r w:rsidR="00741D5E">
        <w:rPr>
          <w:rFonts w:ascii="Times New Roman" w:eastAsia="標楷體" w:hAnsi="Times New Roman"/>
        </w:rPr>
        <w:instrText xml:space="preserve"> </w:instrText>
      </w:r>
      <w:r w:rsidR="00741D5E">
        <w:rPr>
          <w:rFonts w:ascii="Times New Roman" w:eastAsia="標楷體" w:hAnsi="Times New Roman" w:hint="eastAsia"/>
        </w:rPr>
        <w:instrText>REF _Ref435988404 \h</w:instrText>
      </w:r>
      <w:r w:rsidR="00741D5E">
        <w:rPr>
          <w:rFonts w:ascii="Times New Roman" w:eastAsia="標楷體" w:hAnsi="Times New Roman"/>
        </w:rPr>
        <w:instrText xml:space="preserve"> </w:instrText>
      </w:r>
      <w:r w:rsidR="00741D5E">
        <w:rPr>
          <w:rFonts w:ascii="Times New Roman" w:eastAsia="標楷體" w:hAnsi="Times New Roman"/>
        </w:rPr>
      </w:r>
      <w:r w:rsidR="00741D5E">
        <w:rPr>
          <w:rFonts w:ascii="Times New Roman" w:eastAsia="標楷體" w:hAnsi="Times New Roman"/>
        </w:rPr>
        <w:fldChar w:fldCharType="separate"/>
      </w:r>
      <w:r w:rsidR="000E103D" w:rsidRPr="00741D5E">
        <w:rPr>
          <w:rFonts w:ascii="Times New Roman" w:eastAsia="標楷體" w:hAnsi="Times New Roman" w:hint="eastAsia"/>
        </w:rPr>
        <w:t>圖</w:t>
      </w:r>
      <w:r w:rsidR="000E103D" w:rsidRPr="00741D5E">
        <w:rPr>
          <w:rFonts w:ascii="Times New Roman" w:eastAsia="標楷體" w:hAnsi="Times New Roman" w:hint="eastAsia"/>
        </w:rPr>
        <w:t xml:space="preserve"> </w:t>
      </w:r>
      <w:r w:rsidR="000E103D">
        <w:rPr>
          <w:rFonts w:ascii="Times New Roman" w:eastAsia="標楷體" w:hAnsi="Times New Roman"/>
          <w:noProof/>
        </w:rPr>
        <w:t>2</w:t>
      </w:r>
      <w:r w:rsidR="000E103D">
        <w:rPr>
          <w:rFonts w:ascii="Times New Roman" w:eastAsia="標楷體" w:hAnsi="Times New Roman"/>
        </w:rPr>
        <w:noBreakHyphen/>
      </w:r>
      <w:r w:rsidR="000E103D">
        <w:rPr>
          <w:rFonts w:ascii="Times New Roman" w:eastAsia="標楷體" w:hAnsi="Times New Roman"/>
          <w:noProof/>
        </w:rPr>
        <w:t>2</w:t>
      </w:r>
      <w:r w:rsidR="00741D5E">
        <w:rPr>
          <w:rFonts w:ascii="Times New Roman" w:eastAsia="標楷體" w:hAnsi="Times New Roman"/>
        </w:rPr>
        <w:fldChar w:fldCharType="end"/>
      </w:r>
      <w:r w:rsidR="00741D5E">
        <w:rPr>
          <w:rFonts w:ascii="Times New Roman" w:eastAsia="標楷體" w:hAnsi="Times New Roman" w:hint="eastAsia"/>
        </w:rPr>
        <w:t>為例，可以看到經由</w:t>
      </w:r>
      <w:r w:rsidR="00741D5E">
        <w:rPr>
          <w:rFonts w:ascii="Times New Roman" w:eastAsia="標楷體" w:hAnsi="Times New Roman" w:hint="eastAsia"/>
        </w:rPr>
        <w:t>CKIP</w:t>
      </w:r>
      <w:r w:rsidR="005F50AF">
        <w:rPr>
          <w:rFonts w:ascii="Times New Roman" w:eastAsia="標楷體" w:hAnsi="Times New Roman" w:hint="eastAsia"/>
        </w:rPr>
        <w:t>斷詞系統分析</w:t>
      </w:r>
      <w:r w:rsidR="00741D5E">
        <w:rPr>
          <w:rFonts w:ascii="Times New Roman" w:eastAsia="標楷體" w:hAnsi="Times New Roman" w:hint="eastAsia"/>
        </w:rPr>
        <w:t>後，每一個字詞皆被標上詞性標籤，在此範例中</w:t>
      </w:r>
      <w:r w:rsidR="00BE4640">
        <w:rPr>
          <w:rFonts w:ascii="Times New Roman" w:eastAsia="標楷體" w:hAnsi="Times New Roman" w:hint="eastAsia"/>
        </w:rPr>
        <w:t>可以看出四個句子</w:t>
      </w:r>
      <w:r w:rsidR="000A21A7">
        <w:rPr>
          <w:rFonts w:ascii="Times New Roman" w:eastAsia="標楷體" w:hAnsi="Times New Roman" w:hint="eastAsia"/>
        </w:rPr>
        <w:t>的詞性規則分別為“</w:t>
      </w:r>
      <w:r w:rsidR="000A21A7">
        <w:rPr>
          <w:rFonts w:ascii="Times New Roman" w:eastAsia="標楷體" w:hAnsi="Times New Roman" w:hint="eastAsia"/>
        </w:rPr>
        <w:t>(VH)(Na)(</w:t>
      </w:r>
      <w:r w:rsidR="000A21A7">
        <w:rPr>
          <w:rFonts w:ascii="Times New Roman" w:eastAsia="標楷體" w:hAnsi="Times New Roman"/>
        </w:rPr>
        <w:t>D</w:t>
      </w:r>
      <w:r w:rsidR="000A21A7">
        <w:rPr>
          <w:rFonts w:ascii="Times New Roman" w:eastAsia="標楷體" w:hAnsi="Times New Roman" w:hint="eastAsia"/>
        </w:rPr>
        <w:t>)(</w:t>
      </w:r>
      <w:r w:rsidR="000A21A7">
        <w:rPr>
          <w:rFonts w:ascii="Times New Roman" w:eastAsia="標楷體" w:hAnsi="Times New Roman"/>
        </w:rPr>
        <w:t>VH</w:t>
      </w:r>
      <w:r w:rsidR="000A21A7">
        <w:rPr>
          <w:rFonts w:ascii="Times New Roman" w:eastAsia="標楷體" w:hAnsi="Times New Roman" w:hint="eastAsia"/>
        </w:rPr>
        <w:t>)(</w:t>
      </w:r>
      <w:r w:rsidR="000A21A7">
        <w:rPr>
          <w:rFonts w:ascii="Times New Roman" w:eastAsia="標楷體" w:hAnsi="Times New Roman"/>
        </w:rPr>
        <w:t>Na</w:t>
      </w:r>
      <w:r w:rsidR="000A21A7">
        <w:rPr>
          <w:rFonts w:ascii="Times New Roman" w:eastAsia="標楷體" w:hAnsi="Times New Roman" w:hint="eastAsia"/>
        </w:rPr>
        <w:t>)</w:t>
      </w:r>
      <w:r w:rsidR="000A21A7">
        <w:rPr>
          <w:rFonts w:ascii="Times New Roman" w:eastAsia="標楷體" w:hAnsi="Times New Roman" w:hint="eastAsia"/>
        </w:rPr>
        <w:t>”、“</w:t>
      </w:r>
      <w:r w:rsidR="000A21A7">
        <w:rPr>
          <w:rFonts w:ascii="Times New Roman" w:eastAsia="標楷體" w:hAnsi="Times New Roman" w:hint="eastAsia"/>
        </w:rPr>
        <w:t>(Na)(</w:t>
      </w:r>
      <w:proofErr w:type="spellStart"/>
      <w:r w:rsidR="000A21A7">
        <w:rPr>
          <w:rFonts w:ascii="Times New Roman" w:eastAsia="標楷體" w:hAnsi="Times New Roman"/>
        </w:rPr>
        <w:t>Dfa</w:t>
      </w:r>
      <w:proofErr w:type="spellEnd"/>
      <w:r w:rsidR="000A21A7">
        <w:rPr>
          <w:rFonts w:ascii="Times New Roman" w:eastAsia="標楷體" w:hAnsi="Times New Roman" w:hint="eastAsia"/>
        </w:rPr>
        <w:t>)(</w:t>
      </w:r>
      <w:r w:rsidR="000A21A7">
        <w:rPr>
          <w:rFonts w:ascii="Times New Roman" w:eastAsia="標楷體" w:hAnsi="Times New Roman"/>
        </w:rPr>
        <w:t>VH</w:t>
      </w:r>
      <w:r w:rsidR="000A21A7">
        <w:rPr>
          <w:rFonts w:ascii="Times New Roman" w:eastAsia="標楷體" w:hAnsi="Times New Roman" w:hint="eastAsia"/>
        </w:rPr>
        <w:t>)(</w:t>
      </w:r>
      <w:r w:rsidR="000A21A7">
        <w:rPr>
          <w:rFonts w:ascii="Times New Roman" w:eastAsia="標楷體" w:hAnsi="Times New Roman"/>
        </w:rPr>
        <w:t>Na</w:t>
      </w:r>
      <w:r w:rsidR="000A21A7">
        <w:rPr>
          <w:rFonts w:ascii="Times New Roman" w:eastAsia="標楷體" w:hAnsi="Times New Roman" w:hint="eastAsia"/>
        </w:rPr>
        <w:t>)</w:t>
      </w:r>
      <w:r w:rsidR="000A21A7">
        <w:rPr>
          <w:rFonts w:ascii="Times New Roman" w:eastAsia="標楷體" w:hAnsi="Times New Roman" w:hint="eastAsia"/>
        </w:rPr>
        <w:t>”、“</w:t>
      </w:r>
      <w:r w:rsidR="000A21A7">
        <w:rPr>
          <w:rFonts w:ascii="Times New Roman" w:eastAsia="標楷體" w:hAnsi="Times New Roman" w:hint="eastAsia"/>
        </w:rPr>
        <w:t>(Na)(</w:t>
      </w:r>
      <w:r w:rsidR="000A21A7">
        <w:rPr>
          <w:rFonts w:ascii="Times New Roman" w:eastAsia="標楷體" w:hAnsi="Times New Roman"/>
        </w:rPr>
        <w:t>D</w:t>
      </w:r>
      <w:r w:rsidR="000A21A7">
        <w:rPr>
          <w:rFonts w:ascii="Times New Roman" w:eastAsia="標楷體" w:hAnsi="Times New Roman" w:hint="eastAsia"/>
        </w:rPr>
        <w:t>)</w:t>
      </w:r>
      <w:r w:rsidR="000A21A7">
        <w:rPr>
          <w:rFonts w:ascii="Times New Roman" w:eastAsia="標楷體" w:hAnsi="Times New Roman"/>
        </w:rPr>
        <w:t>(Na)</w:t>
      </w:r>
      <w:r w:rsidR="000A21A7">
        <w:rPr>
          <w:rFonts w:ascii="Times New Roman" w:eastAsia="標楷體" w:hAnsi="Times New Roman" w:hint="eastAsia"/>
        </w:rPr>
        <w:t>(</w:t>
      </w:r>
      <w:proofErr w:type="spellStart"/>
      <w:r w:rsidR="000A21A7">
        <w:rPr>
          <w:rFonts w:ascii="Times New Roman" w:eastAsia="標楷體" w:hAnsi="Times New Roman"/>
        </w:rPr>
        <w:t>Dfa</w:t>
      </w:r>
      <w:proofErr w:type="spellEnd"/>
      <w:r w:rsidR="000A21A7">
        <w:rPr>
          <w:rFonts w:ascii="Times New Roman" w:eastAsia="標楷體" w:hAnsi="Times New Roman" w:hint="eastAsia"/>
        </w:rPr>
        <w:t>)(</w:t>
      </w:r>
      <w:r w:rsidR="000A21A7">
        <w:rPr>
          <w:rFonts w:ascii="Times New Roman" w:eastAsia="標楷體" w:hAnsi="Times New Roman"/>
        </w:rPr>
        <w:t>VH</w:t>
      </w:r>
      <w:r w:rsidR="000A21A7">
        <w:rPr>
          <w:rFonts w:ascii="Times New Roman" w:eastAsia="標楷體" w:hAnsi="Times New Roman" w:hint="eastAsia"/>
        </w:rPr>
        <w:t>)</w:t>
      </w:r>
      <w:r w:rsidR="000A21A7">
        <w:rPr>
          <w:rFonts w:ascii="Times New Roman" w:eastAsia="標楷體" w:hAnsi="Times New Roman" w:hint="eastAsia"/>
        </w:rPr>
        <w:t>”、“</w:t>
      </w:r>
      <w:r w:rsidR="000A21A7" w:rsidRPr="000A21A7">
        <w:rPr>
          <w:rFonts w:ascii="Times New Roman" w:eastAsia="標楷體" w:hAnsi="Times New Roman" w:hint="eastAsia"/>
        </w:rPr>
        <w:t xml:space="preserve"> </w:t>
      </w:r>
      <w:r w:rsidR="000A21A7">
        <w:rPr>
          <w:rFonts w:ascii="Times New Roman" w:eastAsia="標楷體" w:hAnsi="Times New Roman" w:hint="eastAsia"/>
        </w:rPr>
        <w:t>(VA)(</w:t>
      </w:r>
      <w:r w:rsidR="000A21A7">
        <w:rPr>
          <w:rFonts w:ascii="Times New Roman" w:eastAsia="標楷體" w:hAnsi="Times New Roman"/>
        </w:rPr>
        <w:t>D</w:t>
      </w:r>
      <w:r w:rsidR="005F50AF">
        <w:rPr>
          <w:rFonts w:ascii="Times New Roman" w:eastAsia="標楷體" w:hAnsi="Times New Roman" w:hint="eastAsia"/>
        </w:rPr>
        <w:t>)</w:t>
      </w:r>
      <w:r w:rsidR="000A21A7">
        <w:rPr>
          <w:rFonts w:ascii="Times New Roman" w:eastAsia="標楷體" w:hAnsi="Times New Roman" w:hint="eastAsia"/>
        </w:rPr>
        <w:t>(</w:t>
      </w:r>
      <w:r w:rsidR="000A21A7">
        <w:rPr>
          <w:rFonts w:ascii="Times New Roman" w:eastAsia="標楷體" w:hAnsi="Times New Roman"/>
        </w:rPr>
        <w:t>VH</w:t>
      </w:r>
      <w:r w:rsidR="000A21A7">
        <w:rPr>
          <w:rFonts w:ascii="Times New Roman" w:eastAsia="標楷體" w:hAnsi="Times New Roman" w:hint="eastAsia"/>
        </w:rPr>
        <w:t>)(</w:t>
      </w:r>
      <w:r w:rsidR="000A21A7">
        <w:rPr>
          <w:rFonts w:ascii="Times New Roman" w:eastAsia="標楷體" w:hAnsi="Times New Roman"/>
        </w:rPr>
        <w:t>Na</w:t>
      </w:r>
      <w:r w:rsidR="000A21A7">
        <w:rPr>
          <w:rFonts w:ascii="Times New Roman" w:eastAsia="標楷體" w:hAnsi="Times New Roman" w:hint="eastAsia"/>
        </w:rPr>
        <w:t>)</w:t>
      </w:r>
      <w:r w:rsidR="00BC4104">
        <w:rPr>
          <w:rFonts w:ascii="Times New Roman" w:eastAsia="標楷體" w:hAnsi="Times New Roman" w:hint="eastAsia"/>
        </w:rPr>
        <w:t>”，可以看出</w:t>
      </w:r>
      <w:r w:rsidR="000A21A7">
        <w:rPr>
          <w:rFonts w:ascii="Times New Roman" w:eastAsia="標楷體" w:hAnsi="Times New Roman" w:hint="eastAsia"/>
        </w:rPr>
        <w:t>評論中潛在的詞性排列規則，這些規則可以</w:t>
      </w:r>
      <w:r w:rsidR="00BC4104">
        <w:rPr>
          <w:rFonts w:ascii="Times New Roman" w:eastAsia="標楷體" w:hAnsi="Times New Roman" w:hint="eastAsia"/>
        </w:rPr>
        <w:t>視</w:t>
      </w:r>
      <w:r w:rsidR="000A21A7">
        <w:rPr>
          <w:rFonts w:ascii="Times New Roman" w:eastAsia="標楷體" w:hAnsi="Times New Roman" w:hint="eastAsia"/>
        </w:rPr>
        <w:t>為是一種詞性的排列模式</w:t>
      </w:r>
      <w:r w:rsidR="000A21A7">
        <w:rPr>
          <w:rFonts w:ascii="Times New Roman" w:eastAsia="標楷體" w:hAnsi="Times New Roman" w:hint="eastAsia"/>
        </w:rPr>
        <w:t>(POS P</w:t>
      </w:r>
      <w:r w:rsidR="000A21A7">
        <w:rPr>
          <w:rFonts w:ascii="Times New Roman" w:eastAsia="標楷體" w:hAnsi="Times New Roman"/>
        </w:rPr>
        <w:t>attern</w:t>
      </w:r>
      <w:r w:rsidR="000A21A7">
        <w:rPr>
          <w:rFonts w:ascii="Times New Roman" w:eastAsia="標楷體" w:hAnsi="Times New Roman" w:hint="eastAsia"/>
        </w:rPr>
        <w:t>)</w:t>
      </w:r>
      <w:r w:rsidR="00F55894">
        <w:rPr>
          <w:rFonts w:ascii="Times New Roman" w:eastAsia="標楷體" w:hAnsi="Times New Roman" w:hint="eastAsia"/>
        </w:rPr>
        <w:t>。</w:t>
      </w:r>
      <w:r w:rsidR="000A21A7">
        <w:rPr>
          <w:rFonts w:ascii="Times New Roman" w:eastAsia="標楷體" w:hAnsi="Times New Roman" w:hint="eastAsia"/>
        </w:rPr>
        <w:t>利用這些排列模式便可以找出心得評論中的特徵與意見，例如範例中的“</w:t>
      </w:r>
      <w:r w:rsidR="000A21A7" w:rsidRPr="00741D5E">
        <w:rPr>
          <w:rFonts w:ascii="Times New Roman" w:eastAsia="標楷體" w:hAnsi="Times New Roman"/>
          <w:color w:val="000000"/>
        </w:rPr>
        <w:t>膚色美白</w:t>
      </w:r>
      <w:r>
        <w:rPr>
          <w:rFonts w:ascii="Times New Roman" w:eastAsia="標楷體" w:hAnsi="Times New Roman" w:hint="eastAsia"/>
        </w:rPr>
        <w:t>”</w:t>
      </w:r>
      <w:r w:rsidR="00BC4104">
        <w:rPr>
          <w:rFonts w:ascii="Times New Roman" w:eastAsia="標楷體" w:hAnsi="Times New Roman" w:hint="eastAsia"/>
        </w:rPr>
        <w:t>、</w:t>
      </w:r>
      <w:r w:rsidR="000A21A7">
        <w:rPr>
          <w:rFonts w:ascii="Times New Roman" w:eastAsia="標楷體" w:hAnsi="Times New Roman" w:hint="eastAsia"/>
        </w:rPr>
        <w:t>“</w:t>
      </w:r>
      <w:r w:rsidR="000A21A7" w:rsidRPr="00741D5E">
        <w:rPr>
          <w:rFonts w:ascii="Times New Roman" w:eastAsia="標楷體" w:hAnsi="Times New Roman"/>
          <w:color w:val="000000"/>
        </w:rPr>
        <w:t>肌膚保濕</w:t>
      </w:r>
      <w:r>
        <w:rPr>
          <w:rFonts w:ascii="Times New Roman" w:eastAsia="標楷體" w:hAnsi="Times New Roman" w:hint="eastAsia"/>
        </w:rPr>
        <w:t>”…等特徵及意見，詞性標記及其對應之意義如</w:t>
      </w:r>
      <w:r>
        <w:rPr>
          <w:rFonts w:ascii="Times New Roman" w:eastAsia="標楷體" w:hAnsi="Times New Roman"/>
        </w:rPr>
        <w:fldChar w:fldCharType="begin"/>
      </w:r>
      <w:r>
        <w:rPr>
          <w:rFonts w:ascii="Times New Roman" w:eastAsia="標楷體" w:hAnsi="Times New Roman"/>
        </w:rPr>
        <w:instrText xml:space="preserve"> </w:instrText>
      </w:r>
      <w:r>
        <w:rPr>
          <w:rFonts w:ascii="Times New Roman" w:eastAsia="標楷體" w:hAnsi="Times New Roman" w:hint="eastAsia"/>
        </w:rPr>
        <w:instrText>REF _Ref435989589 \h</w:instrText>
      </w:r>
      <w:r>
        <w:rPr>
          <w:rFonts w:ascii="Times New Roman" w:eastAsia="標楷體" w:hAnsi="Times New Roman"/>
        </w:rPr>
        <w:instrText xml:space="preserve"> </w:instrText>
      </w:r>
      <w:r>
        <w:rPr>
          <w:rFonts w:ascii="Times New Roman" w:eastAsia="標楷體" w:hAnsi="Times New Roman"/>
        </w:rPr>
      </w:r>
      <w:r>
        <w:rPr>
          <w:rFonts w:ascii="Times New Roman" w:eastAsia="標楷體" w:hAnsi="Times New Roman"/>
        </w:rPr>
        <w:fldChar w:fldCharType="separate"/>
      </w:r>
      <w:r w:rsidR="000E103D" w:rsidRPr="00AF45B1">
        <w:rPr>
          <w:rFonts w:ascii="Times New Roman" w:eastAsia="標楷體" w:hAnsi="Times New Roman" w:hint="eastAsia"/>
        </w:rPr>
        <w:t>表</w:t>
      </w:r>
      <w:r w:rsidR="000E103D" w:rsidRPr="00AF45B1">
        <w:rPr>
          <w:rFonts w:ascii="Times New Roman" w:eastAsia="標楷體" w:hAnsi="Times New Roman" w:hint="eastAsia"/>
        </w:rPr>
        <w:t xml:space="preserve"> </w:t>
      </w:r>
      <w:r w:rsidR="000E103D">
        <w:rPr>
          <w:rFonts w:ascii="Times New Roman" w:eastAsia="標楷體" w:hAnsi="Times New Roman"/>
          <w:noProof/>
        </w:rPr>
        <w:t>2</w:t>
      </w:r>
      <w:r w:rsidR="000E103D">
        <w:rPr>
          <w:rFonts w:ascii="Times New Roman" w:eastAsia="標楷體" w:hAnsi="Times New Roman"/>
        </w:rPr>
        <w:noBreakHyphen/>
      </w:r>
      <w:r w:rsidR="000E103D">
        <w:rPr>
          <w:rFonts w:ascii="Times New Roman" w:eastAsia="標楷體" w:hAnsi="Times New Roman"/>
          <w:noProof/>
        </w:rPr>
        <w:t>1</w:t>
      </w:r>
      <w:r>
        <w:rPr>
          <w:rFonts w:ascii="Times New Roman" w:eastAsia="標楷體" w:hAnsi="Times New Roman"/>
        </w:rPr>
        <w:fldChar w:fldCharType="end"/>
      </w:r>
      <w:r>
        <w:rPr>
          <w:rFonts w:ascii="Times New Roman" w:eastAsia="標楷體" w:hAnsi="Times New Roman" w:hint="eastAsia"/>
        </w:rPr>
        <w:t>所示。</w:t>
      </w:r>
    </w:p>
    <w:p w14:paraId="74C9D335" w14:textId="77777777" w:rsidR="00F775EF" w:rsidRDefault="00F775EF" w:rsidP="00A33228">
      <w:pPr>
        <w:spacing w:line="360" w:lineRule="auto"/>
        <w:rPr>
          <w:rFonts w:ascii="Times New Roman" w:eastAsia="標楷體" w:hAnsi="Times New Roman"/>
        </w:rPr>
      </w:pPr>
    </w:p>
    <w:p w14:paraId="09F119B0" w14:textId="6732E427" w:rsidR="00AF45B1" w:rsidRPr="00AF45B1" w:rsidRDefault="00AF45B1" w:rsidP="00AF45B1">
      <w:pPr>
        <w:pStyle w:val="a6"/>
        <w:keepNext/>
        <w:jc w:val="center"/>
        <w:rPr>
          <w:rFonts w:ascii="Times New Roman" w:eastAsia="標楷體" w:hAnsi="Times New Roman"/>
          <w:sz w:val="24"/>
        </w:rPr>
      </w:pPr>
      <w:bookmarkStart w:id="25" w:name="_Ref435989589"/>
      <w:bookmarkStart w:id="26" w:name="_Toc449108427"/>
      <w:r w:rsidRPr="00AF45B1">
        <w:rPr>
          <w:rFonts w:ascii="Times New Roman" w:eastAsia="標楷體" w:hAnsi="Times New Roman" w:hint="eastAsia"/>
          <w:sz w:val="24"/>
        </w:rPr>
        <w:t>表</w:t>
      </w:r>
      <w:r w:rsidRPr="00AF45B1">
        <w:rPr>
          <w:rFonts w:ascii="Times New Roman" w:eastAsia="標楷體" w:hAnsi="Times New Roman" w:hint="eastAsia"/>
          <w:sz w:val="24"/>
        </w:rPr>
        <w:t xml:space="preserve"> </w:t>
      </w:r>
      <w:r w:rsidR="00340ADA">
        <w:rPr>
          <w:rFonts w:ascii="Times New Roman" w:eastAsia="標楷體" w:hAnsi="Times New Roman"/>
          <w:sz w:val="24"/>
        </w:rPr>
        <w:fldChar w:fldCharType="begin"/>
      </w:r>
      <w:r w:rsidR="00340ADA">
        <w:rPr>
          <w:rFonts w:ascii="Times New Roman" w:eastAsia="標楷體" w:hAnsi="Times New Roman"/>
          <w:sz w:val="24"/>
        </w:rPr>
        <w:instrText xml:space="preserve"> </w:instrText>
      </w:r>
      <w:r w:rsidR="00340ADA">
        <w:rPr>
          <w:rFonts w:ascii="Times New Roman" w:eastAsia="標楷體" w:hAnsi="Times New Roman" w:hint="eastAsia"/>
          <w:sz w:val="24"/>
        </w:rPr>
        <w:instrText>STYLEREF 1 \s</w:instrText>
      </w:r>
      <w:r w:rsidR="00340ADA">
        <w:rPr>
          <w:rFonts w:ascii="Times New Roman" w:eastAsia="標楷體" w:hAnsi="Times New Roman"/>
          <w:sz w:val="24"/>
        </w:rPr>
        <w:instrText xml:space="preserve"> </w:instrText>
      </w:r>
      <w:r w:rsidR="00340ADA">
        <w:rPr>
          <w:rFonts w:ascii="Times New Roman" w:eastAsia="標楷體" w:hAnsi="Times New Roman"/>
          <w:sz w:val="24"/>
        </w:rPr>
        <w:fldChar w:fldCharType="separate"/>
      </w:r>
      <w:r w:rsidR="00340ADA">
        <w:rPr>
          <w:rFonts w:ascii="Times New Roman" w:eastAsia="標楷體" w:hAnsi="Times New Roman"/>
          <w:noProof/>
          <w:sz w:val="24"/>
        </w:rPr>
        <w:t>2</w:t>
      </w:r>
      <w:r w:rsidR="00340ADA">
        <w:rPr>
          <w:rFonts w:ascii="Times New Roman" w:eastAsia="標楷體" w:hAnsi="Times New Roman"/>
          <w:sz w:val="24"/>
        </w:rPr>
        <w:fldChar w:fldCharType="end"/>
      </w:r>
      <w:r w:rsidR="00340ADA">
        <w:rPr>
          <w:rFonts w:ascii="Times New Roman" w:eastAsia="標楷體" w:hAnsi="Times New Roman"/>
          <w:sz w:val="24"/>
        </w:rPr>
        <w:noBreakHyphen/>
      </w:r>
      <w:r w:rsidR="00340ADA">
        <w:rPr>
          <w:rFonts w:ascii="Times New Roman" w:eastAsia="標楷體" w:hAnsi="Times New Roman"/>
          <w:sz w:val="24"/>
        </w:rPr>
        <w:fldChar w:fldCharType="begin"/>
      </w:r>
      <w:r w:rsidR="00340ADA">
        <w:rPr>
          <w:rFonts w:ascii="Times New Roman" w:eastAsia="標楷體" w:hAnsi="Times New Roman"/>
          <w:sz w:val="24"/>
        </w:rPr>
        <w:instrText xml:space="preserve"> </w:instrText>
      </w:r>
      <w:r w:rsidR="00340ADA">
        <w:rPr>
          <w:rFonts w:ascii="Times New Roman" w:eastAsia="標楷體" w:hAnsi="Times New Roman" w:hint="eastAsia"/>
          <w:sz w:val="24"/>
        </w:rPr>
        <w:instrText xml:space="preserve">SEQ </w:instrText>
      </w:r>
      <w:r w:rsidR="00340ADA">
        <w:rPr>
          <w:rFonts w:ascii="Times New Roman" w:eastAsia="標楷體" w:hAnsi="Times New Roman" w:hint="eastAsia"/>
          <w:sz w:val="24"/>
        </w:rPr>
        <w:instrText>表</w:instrText>
      </w:r>
      <w:r w:rsidR="00340ADA">
        <w:rPr>
          <w:rFonts w:ascii="Times New Roman" w:eastAsia="標楷體" w:hAnsi="Times New Roman" w:hint="eastAsia"/>
          <w:sz w:val="24"/>
        </w:rPr>
        <w:instrText xml:space="preserve"> \* ARABIC \s 1</w:instrText>
      </w:r>
      <w:r w:rsidR="00340ADA">
        <w:rPr>
          <w:rFonts w:ascii="Times New Roman" w:eastAsia="標楷體" w:hAnsi="Times New Roman"/>
          <w:sz w:val="24"/>
        </w:rPr>
        <w:instrText xml:space="preserve"> </w:instrText>
      </w:r>
      <w:r w:rsidR="00340ADA">
        <w:rPr>
          <w:rFonts w:ascii="Times New Roman" w:eastAsia="標楷體" w:hAnsi="Times New Roman"/>
          <w:sz w:val="24"/>
        </w:rPr>
        <w:fldChar w:fldCharType="separate"/>
      </w:r>
      <w:r w:rsidR="00340ADA">
        <w:rPr>
          <w:rFonts w:ascii="Times New Roman" w:eastAsia="標楷體" w:hAnsi="Times New Roman"/>
          <w:noProof/>
          <w:sz w:val="24"/>
        </w:rPr>
        <w:t>1</w:t>
      </w:r>
      <w:r w:rsidR="00340ADA">
        <w:rPr>
          <w:rFonts w:ascii="Times New Roman" w:eastAsia="標楷體" w:hAnsi="Times New Roman"/>
          <w:sz w:val="24"/>
        </w:rPr>
        <w:fldChar w:fldCharType="end"/>
      </w:r>
      <w:bookmarkEnd w:id="25"/>
      <w:r>
        <w:rPr>
          <w:rFonts w:ascii="Times New Roman" w:eastAsia="標楷體" w:hAnsi="Times New Roman" w:hint="eastAsia"/>
          <w:sz w:val="24"/>
        </w:rPr>
        <w:t xml:space="preserve"> CKIP</w:t>
      </w:r>
      <w:r>
        <w:rPr>
          <w:rFonts w:ascii="Times New Roman" w:eastAsia="標楷體" w:hAnsi="Times New Roman" w:hint="eastAsia"/>
          <w:sz w:val="24"/>
        </w:rPr>
        <w:t>部分詞性標記之意義</w:t>
      </w:r>
      <w:bookmarkEnd w:id="26"/>
    </w:p>
    <w:tbl>
      <w:tblPr>
        <w:tblStyle w:val="ad"/>
        <w:tblW w:w="0" w:type="auto"/>
        <w:jc w:val="center"/>
        <w:tblLayout w:type="fixed"/>
        <w:tblLook w:val="04A0" w:firstRow="1" w:lastRow="0" w:firstColumn="1" w:lastColumn="0" w:noHBand="0" w:noVBand="1"/>
      </w:tblPr>
      <w:tblGrid>
        <w:gridCol w:w="1911"/>
        <w:gridCol w:w="3187"/>
        <w:gridCol w:w="3085"/>
      </w:tblGrid>
      <w:tr w:rsidR="00AF45B1" w:rsidRPr="00873348" w14:paraId="4F85985C" w14:textId="77777777" w:rsidTr="00C9149B">
        <w:trPr>
          <w:jc w:val="center"/>
        </w:trPr>
        <w:tc>
          <w:tcPr>
            <w:tcW w:w="1911" w:type="dxa"/>
          </w:tcPr>
          <w:p w14:paraId="28EF2DE5" w14:textId="77777777" w:rsidR="00AF45B1" w:rsidRPr="00873348" w:rsidRDefault="00AF45B1" w:rsidP="00C9149B">
            <w:pPr>
              <w:spacing w:line="360" w:lineRule="auto"/>
              <w:jc w:val="center"/>
              <w:rPr>
                <w:rFonts w:ascii="Times New Roman" w:eastAsia="標楷體" w:hAnsi="Times New Roman" w:cs="Times New Roman"/>
              </w:rPr>
            </w:pPr>
            <w:r w:rsidRPr="00873348">
              <w:rPr>
                <w:rFonts w:ascii="Times New Roman" w:eastAsia="標楷體" w:hAnsi="Times New Roman" w:cs="Times New Roman"/>
              </w:rPr>
              <w:t>簡化標記</w:t>
            </w:r>
          </w:p>
        </w:tc>
        <w:tc>
          <w:tcPr>
            <w:tcW w:w="3187" w:type="dxa"/>
          </w:tcPr>
          <w:p w14:paraId="7AC07857" w14:textId="77777777" w:rsidR="00AF45B1" w:rsidRPr="00873348" w:rsidRDefault="00AF45B1" w:rsidP="00C9149B">
            <w:pPr>
              <w:spacing w:line="360" w:lineRule="auto"/>
              <w:jc w:val="center"/>
              <w:rPr>
                <w:rFonts w:ascii="Times New Roman" w:eastAsia="標楷體" w:hAnsi="Times New Roman" w:cs="Times New Roman"/>
              </w:rPr>
            </w:pPr>
            <w:r w:rsidRPr="00873348">
              <w:rPr>
                <w:rFonts w:ascii="Times New Roman" w:eastAsia="標楷體" w:hAnsi="Times New Roman" w:cs="Times New Roman"/>
              </w:rPr>
              <w:t>對應詞類標記</w:t>
            </w:r>
          </w:p>
        </w:tc>
        <w:tc>
          <w:tcPr>
            <w:tcW w:w="3085" w:type="dxa"/>
          </w:tcPr>
          <w:p w14:paraId="44D58CC1" w14:textId="77777777" w:rsidR="00AF45B1" w:rsidRPr="00873348" w:rsidRDefault="00AF45B1" w:rsidP="00C9149B">
            <w:pPr>
              <w:spacing w:line="360" w:lineRule="auto"/>
              <w:jc w:val="center"/>
              <w:rPr>
                <w:rFonts w:ascii="Times New Roman" w:eastAsia="標楷體" w:hAnsi="Times New Roman" w:cs="Times New Roman"/>
              </w:rPr>
            </w:pPr>
            <w:r w:rsidRPr="00873348">
              <w:rPr>
                <w:rFonts w:ascii="Times New Roman" w:eastAsia="標楷體" w:hAnsi="Times New Roman" w:cs="Times New Roman"/>
              </w:rPr>
              <w:t>詞性種類</w:t>
            </w:r>
          </w:p>
        </w:tc>
      </w:tr>
      <w:tr w:rsidR="00AF45B1" w:rsidRPr="00873348" w14:paraId="18AB03AC" w14:textId="77777777" w:rsidTr="00C9149B">
        <w:trPr>
          <w:jc w:val="center"/>
        </w:trPr>
        <w:tc>
          <w:tcPr>
            <w:tcW w:w="1911" w:type="dxa"/>
          </w:tcPr>
          <w:p w14:paraId="5332EFDE" w14:textId="77777777" w:rsidR="00AF45B1" w:rsidRPr="00873348" w:rsidRDefault="00AF45B1" w:rsidP="00C9149B">
            <w:pPr>
              <w:spacing w:line="360" w:lineRule="auto"/>
              <w:jc w:val="center"/>
              <w:rPr>
                <w:rFonts w:ascii="Times New Roman" w:eastAsia="標楷體" w:hAnsi="Times New Roman" w:cs="Times New Roman"/>
              </w:rPr>
            </w:pPr>
            <w:r w:rsidRPr="00873348">
              <w:rPr>
                <w:rFonts w:ascii="Times New Roman" w:eastAsia="標楷體" w:hAnsi="Times New Roman" w:cs="Times New Roman"/>
              </w:rPr>
              <w:t>A</w:t>
            </w:r>
          </w:p>
        </w:tc>
        <w:tc>
          <w:tcPr>
            <w:tcW w:w="3187" w:type="dxa"/>
          </w:tcPr>
          <w:p w14:paraId="6428E772" w14:textId="77777777" w:rsidR="00AF45B1" w:rsidRPr="00873348" w:rsidRDefault="00AF45B1" w:rsidP="00C9149B">
            <w:pPr>
              <w:spacing w:line="360" w:lineRule="auto"/>
              <w:jc w:val="center"/>
              <w:rPr>
                <w:rFonts w:ascii="Times New Roman" w:eastAsia="標楷體" w:hAnsi="Times New Roman" w:cs="Times New Roman"/>
              </w:rPr>
            </w:pPr>
            <w:r w:rsidRPr="00873348">
              <w:rPr>
                <w:rFonts w:ascii="Times New Roman" w:eastAsia="標楷體" w:hAnsi="Times New Roman" w:cs="Times New Roman"/>
              </w:rPr>
              <w:t>A</w:t>
            </w:r>
          </w:p>
        </w:tc>
        <w:tc>
          <w:tcPr>
            <w:tcW w:w="3085" w:type="dxa"/>
          </w:tcPr>
          <w:p w14:paraId="1043EB6A" w14:textId="77777777" w:rsidR="00AF45B1" w:rsidRPr="00873348" w:rsidRDefault="00AF45B1" w:rsidP="00C9149B">
            <w:pPr>
              <w:spacing w:line="360" w:lineRule="auto"/>
              <w:jc w:val="center"/>
              <w:rPr>
                <w:rFonts w:ascii="Times New Roman" w:eastAsia="標楷體" w:hAnsi="Times New Roman" w:cs="Times New Roman"/>
              </w:rPr>
            </w:pPr>
            <w:r w:rsidRPr="00873348">
              <w:rPr>
                <w:rFonts w:ascii="Times New Roman" w:eastAsia="標楷體" w:hAnsi="Times New Roman" w:cs="Times New Roman"/>
              </w:rPr>
              <w:t>非謂形容詞</w:t>
            </w:r>
          </w:p>
        </w:tc>
      </w:tr>
      <w:tr w:rsidR="00AF45B1" w:rsidRPr="00873348" w14:paraId="5D1F78A0" w14:textId="77777777" w:rsidTr="00C9149B">
        <w:trPr>
          <w:jc w:val="center"/>
        </w:trPr>
        <w:tc>
          <w:tcPr>
            <w:tcW w:w="1911" w:type="dxa"/>
          </w:tcPr>
          <w:p w14:paraId="73B89FDE" w14:textId="77777777" w:rsidR="00AF45B1" w:rsidRPr="00873348" w:rsidRDefault="00AF45B1" w:rsidP="00C9149B">
            <w:pPr>
              <w:spacing w:line="360" w:lineRule="auto"/>
              <w:jc w:val="center"/>
              <w:rPr>
                <w:rFonts w:ascii="Times New Roman" w:eastAsia="標楷體" w:hAnsi="Times New Roman" w:cs="Times New Roman"/>
              </w:rPr>
            </w:pPr>
            <w:r w:rsidRPr="00873348">
              <w:rPr>
                <w:rFonts w:ascii="Times New Roman" w:eastAsia="標楷體" w:hAnsi="Times New Roman" w:cs="Times New Roman"/>
              </w:rPr>
              <w:t>D</w:t>
            </w:r>
          </w:p>
        </w:tc>
        <w:tc>
          <w:tcPr>
            <w:tcW w:w="3187" w:type="dxa"/>
          </w:tcPr>
          <w:p w14:paraId="0CDA054E" w14:textId="77777777" w:rsidR="00AF45B1" w:rsidRPr="00873348" w:rsidRDefault="00AF45B1" w:rsidP="00C9149B">
            <w:pPr>
              <w:spacing w:line="360" w:lineRule="auto"/>
              <w:jc w:val="center"/>
              <w:rPr>
                <w:rFonts w:ascii="Times New Roman" w:eastAsia="標楷體" w:hAnsi="Times New Roman" w:cs="Times New Roman"/>
              </w:rPr>
            </w:pPr>
            <w:proofErr w:type="spellStart"/>
            <w:r w:rsidRPr="00873348">
              <w:rPr>
                <w:rFonts w:ascii="Times New Roman" w:eastAsia="標楷體" w:hAnsi="Times New Roman" w:cs="Times New Roman"/>
              </w:rPr>
              <w:t>Dab,Dbaa,Dbab,Dbb,Dbc,Dc,Dd,Dg,Dh,Dj</w:t>
            </w:r>
            <w:proofErr w:type="spellEnd"/>
          </w:p>
        </w:tc>
        <w:tc>
          <w:tcPr>
            <w:tcW w:w="3085" w:type="dxa"/>
          </w:tcPr>
          <w:p w14:paraId="230A4C57" w14:textId="77777777" w:rsidR="00AF45B1" w:rsidRPr="00873348" w:rsidRDefault="00AF45B1" w:rsidP="00C9149B">
            <w:pPr>
              <w:spacing w:line="360" w:lineRule="auto"/>
              <w:jc w:val="center"/>
              <w:rPr>
                <w:rFonts w:ascii="Times New Roman" w:eastAsia="標楷體" w:hAnsi="Times New Roman" w:cs="Times New Roman"/>
              </w:rPr>
            </w:pPr>
            <w:r w:rsidRPr="00873348">
              <w:rPr>
                <w:rFonts w:ascii="Times New Roman" w:eastAsia="標楷體" w:hAnsi="Times New Roman" w:cs="Times New Roman"/>
              </w:rPr>
              <w:t>副詞</w:t>
            </w:r>
          </w:p>
        </w:tc>
      </w:tr>
      <w:tr w:rsidR="00AF45B1" w:rsidRPr="00873348" w14:paraId="4F65AA30" w14:textId="77777777" w:rsidTr="00C9149B">
        <w:trPr>
          <w:jc w:val="center"/>
        </w:trPr>
        <w:tc>
          <w:tcPr>
            <w:tcW w:w="1911" w:type="dxa"/>
          </w:tcPr>
          <w:p w14:paraId="1B6375DB" w14:textId="77777777" w:rsidR="00AF45B1" w:rsidRPr="00873348" w:rsidRDefault="00AF45B1" w:rsidP="00C9149B">
            <w:pPr>
              <w:spacing w:line="360" w:lineRule="auto"/>
              <w:jc w:val="center"/>
              <w:rPr>
                <w:rFonts w:ascii="Times New Roman" w:eastAsia="標楷體" w:hAnsi="Times New Roman" w:cs="Times New Roman"/>
              </w:rPr>
            </w:pPr>
            <w:r w:rsidRPr="00873348">
              <w:rPr>
                <w:rFonts w:ascii="Times New Roman" w:eastAsia="標楷體" w:hAnsi="Times New Roman" w:cs="Times New Roman"/>
              </w:rPr>
              <w:t>Na</w:t>
            </w:r>
          </w:p>
        </w:tc>
        <w:tc>
          <w:tcPr>
            <w:tcW w:w="3187" w:type="dxa"/>
          </w:tcPr>
          <w:p w14:paraId="51AD2355" w14:textId="77777777" w:rsidR="00AF45B1" w:rsidRPr="00873348" w:rsidRDefault="00AF45B1" w:rsidP="00C9149B">
            <w:pPr>
              <w:spacing w:line="360" w:lineRule="auto"/>
              <w:jc w:val="center"/>
              <w:rPr>
                <w:rFonts w:ascii="Times New Roman" w:eastAsia="標楷體" w:hAnsi="Times New Roman" w:cs="Times New Roman"/>
              </w:rPr>
            </w:pPr>
            <w:proofErr w:type="spellStart"/>
            <w:r w:rsidRPr="00873348">
              <w:rPr>
                <w:rFonts w:ascii="Times New Roman" w:eastAsia="標楷體" w:hAnsi="Times New Roman" w:cs="Times New Roman"/>
              </w:rPr>
              <w:t>Naa,Nab,Nac,Nad,Naea,Naeb</w:t>
            </w:r>
            <w:proofErr w:type="spellEnd"/>
          </w:p>
        </w:tc>
        <w:tc>
          <w:tcPr>
            <w:tcW w:w="3085" w:type="dxa"/>
          </w:tcPr>
          <w:p w14:paraId="7A31465F" w14:textId="77777777" w:rsidR="00AF45B1" w:rsidRPr="00873348" w:rsidRDefault="00AF45B1" w:rsidP="00C9149B">
            <w:pPr>
              <w:spacing w:line="360" w:lineRule="auto"/>
              <w:jc w:val="center"/>
              <w:rPr>
                <w:rFonts w:ascii="Times New Roman" w:eastAsia="標楷體" w:hAnsi="Times New Roman" w:cs="Times New Roman"/>
              </w:rPr>
            </w:pPr>
            <w:r w:rsidRPr="00873348">
              <w:rPr>
                <w:rFonts w:ascii="Times New Roman" w:eastAsia="標楷體" w:hAnsi="Times New Roman" w:cs="Times New Roman"/>
              </w:rPr>
              <w:t>普通名詞</w:t>
            </w:r>
          </w:p>
        </w:tc>
      </w:tr>
      <w:tr w:rsidR="00AF45B1" w:rsidRPr="00873348" w14:paraId="05FE6B85" w14:textId="77777777" w:rsidTr="00C9149B">
        <w:trPr>
          <w:jc w:val="center"/>
        </w:trPr>
        <w:tc>
          <w:tcPr>
            <w:tcW w:w="1911" w:type="dxa"/>
          </w:tcPr>
          <w:p w14:paraId="0A3EE110" w14:textId="77777777" w:rsidR="00AF45B1" w:rsidRPr="00873348" w:rsidRDefault="00AF45B1" w:rsidP="00C9149B">
            <w:pPr>
              <w:spacing w:line="360" w:lineRule="auto"/>
              <w:jc w:val="center"/>
              <w:rPr>
                <w:rFonts w:ascii="Times New Roman" w:eastAsia="標楷體" w:hAnsi="Times New Roman" w:cs="Times New Roman"/>
              </w:rPr>
            </w:pPr>
            <w:proofErr w:type="spellStart"/>
            <w:r w:rsidRPr="00873348">
              <w:rPr>
                <w:rFonts w:ascii="Times New Roman" w:eastAsia="標楷體" w:hAnsi="Times New Roman" w:cs="Times New Roman"/>
              </w:rPr>
              <w:t>Nb</w:t>
            </w:r>
            <w:proofErr w:type="spellEnd"/>
          </w:p>
        </w:tc>
        <w:tc>
          <w:tcPr>
            <w:tcW w:w="3187" w:type="dxa"/>
          </w:tcPr>
          <w:p w14:paraId="294CCC53" w14:textId="77777777" w:rsidR="00AF45B1" w:rsidRPr="00873348" w:rsidRDefault="00AF45B1" w:rsidP="00C9149B">
            <w:pPr>
              <w:spacing w:line="360" w:lineRule="auto"/>
              <w:jc w:val="center"/>
              <w:rPr>
                <w:rFonts w:ascii="Times New Roman" w:eastAsia="標楷體" w:hAnsi="Times New Roman" w:cs="Times New Roman"/>
              </w:rPr>
            </w:pPr>
            <w:proofErr w:type="spellStart"/>
            <w:r w:rsidRPr="00873348">
              <w:rPr>
                <w:rFonts w:ascii="Times New Roman" w:eastAsia="標楷體" w:hAnsi="Times New Roman" w:cs="Times New Roman"/>
              </w:rPr>
              <w:t>Nba,Nbc</w:t>
            </w:r>
            <w:proofErr w:type="spellEnd"/>
          </w:p>
        </w:tc>
        <w:tc>
          <w:tcPr>
            <w:tcW w:w="3085" w:type="dxa"/>
          </w:tcPr>
          <w:p w14:paraId="024757C2" w14:textId="77777777" w:rsidR="00AF45B1" w:rsidRPr="00873348" w:rsidRDefault="00AF45B1" w:rsidP="00C9149B">
            <w:pPr>
              <w:spacing w:line="360" w:lineRule="auto"/>
              <w:jc w:val="center"/>
              <w:rPr>
                <w:rFonts w:ascii="Times New Roman" w:eastAsia="標楷體" w:hAnsi="Times New Roman" w:cs="Times New Roman"/>
              </w:rPr>
            </w:pPr>
            <w:r w:rsidRPr="00873348">
              <w:rPr>
                <w:rFonts w:ascii="Times New Roman" w:eastAsia="標楷體" w:hAnsi="Times New Roman" w:cs="Times New Roman"/>
              </w:rPr>
              <w:t>專有名稱</w:t>
            </w:r>
          </w:p>
        </w:tc>
      </w:tr>
      <w:tr w:rsidR="00AF45B1" w:rsidRPr="00873348" w14:paraId="2DC27023" w14:textId="77777777" w:rsidTr="00C9149B">
        <w:trPr>
          <w:jc w:val="center"/>
        </w:trPr>
        <w:tc>
          <w:tcPr>
            <w:tcW w:w="1911" w:type="dxa"/>
          </w:tcPr>
          <w:p w14:paraId="0C6F9015" w14:textId="77777777" w:rsidR="00AF45B1" w:rsidRPr="00873348" w:rsidRDefault="00AF45B1" w:rsidP="00C9149B">
            <w:pPr>
              <w:spacing w:line="360" w:lineRule="auto"/>
              <w:jc w:val="center"/>
              <w:rPr>
                <w:rFonts w:ascii="Times New Roman" w:eastAsia="標楷體" w:hAnsi="Times New Roman" w:cs="Times New Roman"/>
              </w:rPr>
            </w:pPr>
            <w:proofErr w:type="spellStart"/>
            <w:r w:rsidRPr="00873348">
              <w:rPr>
                <w:rFonts w:ascii="Times New Roman" w:eastAsia="標楷體" w:hAnsi="Times New Roman" w:cs="Times New Roman"/>
              </w:rPr>
              <w:t>Nc</w:t>
            </w:r>
            <w:proofErr w:type="spellEnd"/>
          </w:p>
        </w:tc>
        <w:tc>
          <w:tcPr>
            <w:tcW w:w="3187" w:type="dxa"/>
          </w:tcPr>
          <w:p w14:paraId="2EF73A08" w14:textId="77777777" w:rsidR="00AF45B1" w:rsidRPr="00873348" w:rsidRDefault="00AF45B1" w:rsidP="00C9149B">
            <w:pPr>
              <w:spacing w:line="360" w:lineRule="auto"/>
              <w:jc w:val="center"/>
              <w:rPr>
                <w:rFonts w:ascii="Times New Roman" w:eastAsia="標楷體" w:hAnsi="Times New Roman" w:cs="Times New Roman"/>
              </w:rPr>
            </w:pPr>
            <w:proofErr w:type="spellStart"/>
            <w:r w:rsidRPr="00873348">
              <w:rPr>
                <w:rFonts w:ascii="Times New Roman" w:eastAsia="標楷體" w:hAnsi="Times New Roman" w:cs="Times New Roman"/>
              </w:rPr>
              <w:t>Nca,Ncb,Ncc,Nce</w:t>
            </w:r>
            <w:proofErr w:type="spellEnd"/>
          </w:p>
        </w:tc>
        <w:tc>
          <w:tcPr>
            <w:tcW w:w="3085" w:type="dxa"/>
          </w:tcPr>
          <w:p w14:paraId="5D7A0944" w14:textId="77777777" w:rsidR="00AF45B1" w:rsidRPr="00873348" w:rsidRDefault="00AF45B1" w:rsidP="00C9149B">
            <w:pPr>
              <w:spacing w:line="360" w:lineRule="auto"/>
              <w:jc w:val="center"/>
              <w:rPr>
                <w:rFonts w:ascii="Times New Roman" w:eastAsia="標楷體" w:hAnsi="Times New Roman" w:cs="Times New Roman"/>
              </w:rPr>
            </w:pPr>
            <w:r w:rsidRPr="00873348">
              <w:rPr>
                <w:rFonts w:ascii="Times New Roman" w:eastAsia="標楷體" w:hAnsi="Times New Roman" w:cs="Times New Roman"/>
              </w:rPr>
              <w:t>地方詞</w:t>
            </w:r>
          </w:p>
        </w:tc>
      </w:tr>
      <w:tr w:rsidR="00AF45B1" w:rsidRPr="00873348" w14:paraId="2C2621B1" w14:textId="77777777" w:rsidTr="00C9149B">
        <w:trPr>
          <w:jc w:val="center"/>
        </w:trPr>
        <w:tc>
          <w:tcPr>
            <w:tcW w:w="1911" w:type="dxa"/>
          </w:tcPr>
          <w:p w14:paraId="1754C0EA" w14:textId="77777777" w:rsidR="00AF45B1" w:rsidRPr="00873348" w:rsidRDefault="00AF45B1" w:rsidP="00C9149B">
            <w:pPr>
              <w:spacing w:line="360" w:lineRule="auto"/>
              <w:jc w:val="center"/>
              <w:rPr>
                <w:rFonts w:ascii="Times New Roman" w:eastAsia="標楷體" w:hAnsi="Times New Roman" w:cs="Times New Roman"/>
              </w:rPr>
            </w:pPr>
            <w:r w:rsidRPr="00873348">
              <w:rPr>
                <w:rFonts w:ascii="Times New Roman" w:eastAsia="標楷體" w:hAnsi="Times New Roman" w:cs="Times New Roman"/>
              </w:rPr>
              <w:t>VA</w:t>
            </w:r>
          </w:p>
        </w:tc>
        <w:tc>
          <w:tcPr>
            <w:tcW w:w="3187" w:type="dxa"/>
          </w:tcPr>
          <w:p w14:paraId="29798E73" w14:textId="77777777" w:rsidR="00AF45B1" w:rsidRPr="00873348" w:rsidRDefault="00AF45B1" w:rsidP="00C9149B">
            <w:pPr>
              <w:spacing w:line="360" w:lineRule="auto"/>
              <w:jc w:val="center"/>
              <w:rPr>
                <w:rFonts w:ascii="Times New Roman" w:eastAsia="標楷體" w:hAnsi="Times New Roman" w:cs="Times New Roman"/>
              </w:rPr>
            </w:pPr>
            <w:r w:rsidRPr="00873348">
              <w:rPr>
                <w:rFonts w:ascii="Times New Roman" w:eastAsia="標楷體" w:hAnsi="Times New Roman" w:cs="Times New Roman"/>
              </w:rPr>
              <w:t>VA11,12,13,VA3,VA4</w:t>
            </w:r>
          </w:p>
        </w:tc>
        <w:tc>
          <w:tcPr>
            <w:tcW w:w="3085" w:type="dxa"/>
          </w:tcPr>
          <w:p w14:paraId="375AA985" w14:textId="77777777" w:rsidR="00AF45B1" w:rsidRPr="00873348" w:rsidRDefault="00AF45B1" w:rsidP="00C9149B">
            <w:pPr>
              <w:spacing w:line="360" w:lineRule="auto"/>
              <w:jc w:val="center"/>
              <w:rPr>
                <w:rFonts w:ascii="Times New Roman" w:eastAsia="標楷體" w:hAnsi="Times New Roman" w:cs="Times New Roman"/>
              </w:rPr>
            </w:pPr>
            <w:r w:rsidRPr="00873348">
              <w:rPr>
                <w:rFonts w:ascii="Times New Roman" w:eastAsia="標楷體" w:hAnsi="Times New Roman" w:cs="Times New Roman"/>
              </w:rPr>
              <w:t>動作不及物動詞</w:t>
            </w:r>
          </w:p>
        </w:tc>
      </w:tr>
      <w:tr w:rsidR="00AF45B1" w:rsidRPr="00873348" w14:paraId="0A898CE7" w14:textId="77777777" w:rsidTr="00C9149B">
        <w:trPr>
          <w:jc w:val="center"/>
        </w:trPr>
        <w:tc>
          <w:tcPr>
            <w:tcW w:w="1911" w:type="dxa"/>
          </w:tcPr>
          <w:p w14:paraId="4DE75CFD" w14:textId="77777777" w:rsidR="00AF45B1" w:rsidRPr="00873348" w:rsidRDefault="00AF45B1" w:rsidP="00C9149B">
            <w:pPr>
              <w:spacing w:line="360" w:lineRule="auto"/>
              <w:jc w:val="center"/>
              <w:rPr>
                <w:rFonts w:ascii="Times New Roman" w:eastAsia="標楷體" w:hAnsi="Times New Roman" w:cs="Times New Roman"/>
              </w:rPr>
            </w:pPr>
            <w:r w:rsidRPr="00873348">
              <w:rPr>
                <w:rFonts w:ascii="Times New Roman" w:eastAsia="標楷體" w:hAnsi="Times New Roman" w:cs="Times New Roman"/>
              </w:rPr>
              <w:t>VB</w:t>
            </w:r>
          </w:p>
        </w:tc>
        <w:tc>
          <w:tcPr>
            <w:tcW w:w="3187" w:type="dxa"/>
          </w:tcPr>
          <w:p w14:paraId="3FE74002" w14:textId="77777777" w:rsidR="00AF45B1" w:rsidRPr="00873348" w:rsidRDefault="00AF45B1" w:rsidP="00C9149B">
            <w:pPr>
              <w:spacing w:line="360" w:lineRule="auto"/>
              <w:jc w:val="center"/>
              <w:rPr>
                <w:rFonts w:ascii="Times New Roman" w:eastAsia="標楷體" w:hAnsi="Times New Roman" w:cs="Times New Roman"/>
              </w:rPr>
            </w:pPr>
            <w:r w:rsidRPr="00873348">
              <w:rPr>
                <w:rFonts w:ascii="Times New Roman" w:eastAsia="標楷體" w:hAnsi="Times New Roman" w:cs="Times New Roman"/>
              </w:rPr>
              <w:t>VB11,12,VB2</w:t>
            </w:r>
          </w:p>
        </w:tc>
        <w:tc>
          <w:tcPr>
            <w:tcW w:w="3085" w:type="dxa"/>
          </w:tcPr>
          <w:p w14:paraId="258F6E5C" w14:textId="77777777" w:rsidR="00AF45B1" w:rsidRPr="00873348" w:rsidRDefault="00AF45B1" w:rsidP="00C9149B">
            <w:pPr>
              <w:keepNext/>
              <w:spacing w:line="360" w:lineRule="auto"/>
              <w:jc w:val="center"/>
              <w:rPr>
                <w:rFonts w:ascii="Times New Roman" w:eastAsia="標楷體" w:hAnsi="Times New Roman" w:cs="Times New Roman"/>
              </w:rPr>
            </w:pPr>
            <w:r w:rsidRPr="00873348">
              <w:rPr>
                <w:rFonts w:ascii="Times New Roman" w:eastAsia="標楷體" w:hAnsi="Times New Roman" w:cs="Times New Roman"/>
              </w:rPr>
              <w:t>動作類及物動詞</w:t>
            </w:r>
          </w:p>
        </w:tc>
      </w:tr>
      <w:tr w:rsidR="00AF45B1" w:rsidRPr="00873348" w14:paraId="63899383" w14:textId="77777777" w:rsidTr="00C9149B">
        <w:trPr>
          <w:jc w:val="center"/>
        </w:trPr>
        <w:tc>
          <w:tcPr>
            <w:tcW w:w="1911" w:type="dxa"/>
            <w:vAlign w:val="center"/>
          </w:tcPr>
          <w:p w14:paraId="59EF2659" w14:textId="77777777" w:rsidR="00AF45B1" w:rsidRPr="00873348" w:rsidRDefault="00AF45B1" w:rsidP="00C9149B">
            <w:pPr>
              <w:spacing w:line="360" w:lineRule="auto"/>
              <w:jc w:val="center"/>
              <w:rPr>
                <w:rFonts w:ascii="Times New Roman" w:eastAsia="標楷體" w:hAnsi="Times New Roman" w:cs="Times New Roman"/>
                <w:szCs w:val="24"/>
              </w:rPr>
            </w:pPr>
            <w:r w:rsidRPr="00873348">
              <w:rPr>
                <w:rFonts w:ascii="Times New Roman" w:eastAsia="標楷體" w:hAnsi="Times New Roman" w:cs="Times New Roman"/>
                <w:szCs w:val="24"/>
              </w:rPr>
              <w:t>VC</w:t>
            </w:r>
          </w:p>
        </w:tc>
        <w:tc>
          <w:tcPr>
            <w:tcW w:w="3187" w:type="dxa"/>
            <w:vAlign w:val="center"/>
          </w:tcPr>
          <w:p w14:paraId="469F1985" w14:textId="77777777" w:rsidR="00AF45B1" w:rsidRPr="00873348" w:rsidRDefault="00AF45B1" w:rsidP="00C9149B">
            <w:pPr>
              <w:spacing w:line="360" w:lineRule="auto"/>
              <w:jc w:val="center"/>
              <w:rPr>
                <w:rFonts w:ascii="Times New Roman" w:eastAsia="標楷體" w:hAnsi="Times New Roman" w:cs="Times New Roman"/>
                <w:szCs w:val="24"/>
              </w:rPr>
            </w:pPr>
            <w:r w:rsidRPr="00873348">
              <w:rPr>
                <w:rFonts w:ascii="Times New Roman" w:eastAsia="標楷體" w:hAnsi="Times New Roman" w:cs="Times New Roman"/>
                <w:szCs w:val="24"/>
              </w:rPr>
              <w:t>VC2, VC31,32,33</w:t>
            </w:r>
          </w:p>
        </w:tc>
        <w:tc>
          <w:tcPr>
            <w:tcW w:w="3085" w:type="dxa"/>
            <w:vAlign w:val="center"/>
          </w:tcPr>
          <w:p w14:paraId="60A2E073" w14:textId="77777777" w:rsidR="00AF45B1" w:rsidRPr="00873348" w:rsidRDefault="00AF45B1" w:rsidP="00C9149B">
            <w:pPr>
              <w:spacing w:line="360" w:lineRule="auto"/>
              <w:jc w:val="center"/>
              <w:rPr>
                <w:rFonts w:ascii="Times New Roman" w:eastAsia="標楷體" w:hAnsi="Times New Roman" w:cs="Times New Roman"/>
                <w:szCs w:val="24"/>
              </w:rPr>
            </w:pPr>
            <w:r w:rsidRPr="00873348">
              <w:rPr>
                <w:rFonts w:ascii="Times New Roman" w:eastAsia="標楷體" w:hAnsi="Times New Roman" w:cs="Times New Roman"/>
                <w:szCs w:val="24"/>
              </w:rPr>
              <w:t>動作及物動詞</w:t>
            </w:r>
          </w:p>
        </w:tc>
      </w:tr>
      <w:tr w:rsidR="00AF45B1" w:rsidRPr="00873348" w14:paraId="594F92EB" w14:textId="77777777" w:rsidTr="00C9149B">
        <w:trPr>
          <w:jc w:val="center"/>
        </w:trPr>
        <w:tc>
          <w:tcPr>
            <w:tcW w:w="1911" w:type="dxa"/>
            <w:vAlign w:val="center"/>
          </w:tcPr>
          <w:p w14:paraId="2FECEC78" w14:textId="77777777" w:rsidR="00AF45B1" w:rsidRPr="00873348" w:rsidRDefault="00AF45B1" w:rsidP="00C9149B">
            <w:pPr>
              <w:spacing w:line="360" w:lineRule="auto"/>
              <w:jc w:val="center"/>
              <w:rPr>
                <w:rFonts w:ascii="Times New Roman" w:eastAsia="標楷體" w:hAnsi="Times New Roman" w:cs="Times New Roman"/>
                <w:szCs w:val="24"/>
              </w:rPr>
            </w:pPr>
            <w:r w:rsidRPr="00873348">
              <w:rPr>
                <w:rFonts w:ascii="Times New Roman" w:eastAsia="標楷體" w:hAnsi="Times New Roman" w:cs="Times New Roman"/>
                <w:szCs w:val="24"/>
              </w:rPr>
              <w:t>VH</w:t>
            </w:r>
          </w:p>
        </w:tc>
        <w:tc>
          <w:tcPr>
            <w:tcW w:w="3187" w:type="dxa"/>
            <w:vAlign w:val="center"/>
          </w:tcPr>
          <w:p w14:paraId="2F38964E" w14:textId="77777777" w:rsidR="00AF45B1" w:rsidRPr="00873348" w:rsidRDefault="00AF45B1" w:rsidP="00C9149B">
            <w:pPr>
              <w:spacing w:line="360" w:lineRule="auto"/>
              <w:jc w:val="center"/>
              <w:rPr>
                <w:rFonts w:ascii="Times New Roman" w:eastAsia="標楷體" w:hAnsi="Times New Roman" w:cs="Times New Roman"/>
                <w:szCs w:val="24"/>
              </w:rPr>
            </w:pPr>
            <w:r w:rsidRPr="00873348">
              <w:rPr>
                <w:rFonts w:ascii="Times New Roman" w:eastAsia="標楷體" w:hAnsi="Times New Roman" w:cs="Times New Roman"/>
                <w:szCs w:val="24"/>
              </w:rPr>
              <w:t>VH11,12,13,14,15,17,VH21</w:t>
            </w:r>
          </w:p>
        </w:tc>
        <w:tc>
          <w:tcPr>
            <w:tcW w:w="3085" w:type="dxa"/>
            <w:vAlign w:val="center"/>
          </w:tcPr>
          <w:p w14:paraId="28EAF897" w14:textId="77777777" w:rsidR="00AF45B1" w:rsidRPr="00873348" w:rsidRDefault="00AF45B1" w:rsidP="00C9149B">
            <w:pPr>
              <w:spacing w:line="360" w:lineRule="auto"/>
              <w:jc w:val="center"/>
              <w:rPr>
                <w:rFonts w:ascii="Times New Roman" w:eastAsia="標楷體" w:hAnsi="Times New Roman" w:cs="Times New Roman"/>
                <w:szCs w:val="24"/>
              </w:rPr>
            </w:pPr>
            <w:r w:rsidRPr="00873348">
              <w:rPr>
                <w:rFonts w:ascii="Times New Roman" w:eastAsia="標楷體" w:hAnsi="Times New Roman" w:cs="Times New Roman"/>
                <w:szCs w:val="24"/>
              </w:rPr>
              <w:t>狀態不及物動詞</w:t>
            </w:r>
          </w:p>
        </w:tc>
      </w:tr>
    </w:tbl>
    <w:p w14:paraId="21C54B87" w14:textId="0DF098E8" w:rsidR="00AF45B1" w:rsidRPr="00447747" w:rsidRDefault="00447747" w:rsidP="00447747">
      <w:pPr>
        <w:pStyle w:val="2"/>
        <w:rPr>
          <w:rFonts w:ascii="Times New Roman" w:eastAsia="標楷體" w:hAnsi="Times New Roman"/>
          <w:sz w:val="28"/>
        </w:rPr>
      </w:pPr>
      <w:bookmarkStart w:id="27" w:name="_Toc448679294"/>
      <w:r w:rsidRPr="00447747">
        <w:rPr>
          <w:rFonts w:ascii="Times New Roman" w:eastAsia="標楷體" w:hAnsi="Times New Roman" w:hint="eastAsia"/>
          <w:sz w:val="28"/>
        </w:rPr>
        <w:lastRenderedPageBreak/>
        <w:t>文件分析</w:t>
      </w:r>
      <w:bookmarkEnd w:id="27"/>
    </w:p>
    <w:p w14:paraId="5E518B29" w14:textId="214E5754" w:rsidR="00363491" w:rsidRPr="00363491" w:rsidRDefault="00363491" w:rsidP="00A33EE3">
      <w:pPr>
        <w:spacing w:line="360" w:lineRule="auto"/>
      </w:pPr>
      <w:r>
        <w:rPr>
          <w:rFonts w:ascii="Times New Roman" w:eastAsia="標楷體" w:hAnsi="Times New Roman" w:hint="eastAsia"/>
        </w:rPr>
        <w:t xml:space="preserve">　　</w:t>
      </w:r>
      <w:r w:rsidRPr="005B5035">
        <w:rPr>
          <w:rFonts w:ascii="Times New Roman" w:eastAsia="標楷體" w:hAnsi="Times New Roman" w:hint="eastAsia"/>
        </w:rPr>
        <w:t>從大量非結構化的資料中解析出</w:t>
      </w:r>
      <w:r>
        <w:rPr>
          <w:rFonts w:ascii="Times New Roman" w:eastAsia="標楷體" w:hAnsi="Times New Roman" w:hint="eastAsia"/>
        </w:rPr>
        <w:t>對使用者而言重要的資訊稱為文件分析，而此技術可以應用在各種來自不同領域的資料集，也能分析並整理出不同類型的資料，讓使用者在應用時可以更加便利。目前在文字探</w:t>
      </w:r>
      <w:proofErr w:type="gramStart"/>
      <w:r>
        <w:rPr>
          <w:rFonts w:ascii="Times New Roman" w:eastAsia="標楷體" w:hAnsi="Times New Roman" w:hint="eastAsia"/>
        </w:rPr>
        <w:t>勘</w:t>
      </w:r>
      <w:proofErr w:type="gramEnd"/>
      <w:r>
        <w:rPr>
          <w:rFonts w:ascii="Times New Roman" w:eastAsia="標楷體" w:hAnsi="Times New Roman" w:hint="eastAsia"/>
        </w:rPr>
        <w:t>領域的實作上以</w:t>
      </w:r>
      <w:hyperlink w:anchor="_ENREF_28" w:tooltip="Salton, 1975 #22" w:history="1">
        <w:r w:rsidR="00BF6AFD" w:rsidRPr="0064642A">
          <w:rPr>
            <w:rFonts w:ascii="Times New Roman" w:eastAsia="標楷體" w:hAnsi="Times New Roman"/>
          </w:rPr>
          <w:fldChar w:fldCharType="begin"/>
        </w:r>
        <w:r w:rsidR="00BF6AFD" w:rsidRPr="0064642A">
          <w:rPr>
            <w:rFonts w:ascii="Times New Roman" w:eastAsia="標楷體" w:hAnsi="Times New Roman"/>
          </w:rPr>
          <w:instrText xml:space="preserve"> ADDIN EN.CITE &lt;EndNote&gt;&lt;Cite AuthorYear="1"&gt;&lt;Author&gt;Salton&lt;/Author&gt;&lt;Year&gt;1975&lt;/Year&gt;&lt;RecNum&gt;22&lt;/RecNum&gt;&lt;DisplayText&gt;Salton, Wong, and Yang (1975)&lt;/DisplayText&gt;&lt;record&gt;&lt;rec-number&gt;22&lt;/rec-number&gt;&lt;foreign-keys&gt;&lt;key app="EN" db-id="wafwfer04twvxhersz6xr2019zsswfxrwfas"&gt;22&lt;/key&gt;&lt;/foreign-keys&gt;&lt;ref-type name="Journal Article"&gt;17&lt;/ref-type&gt;&lt;contributors&gt;&lt;authors&gt;&lt;author&gt;G. Salton&lt;/author&gt;&lt;author&gt;A. Wong&lt;/author&gt;&lt;author&gt;C. S. Yang&lt;/author&gt;&lt;/authors&gt;&lt;/contributors&gt;&lt;titles&gt;&lt;title&gt;A vector space model for automatic indexing&lt;/title&gt;&lt;secondary-title&gt;Commun. ACM&lt;/secondary-title&gt;&lt;/titles&gt;&lt;periodical&gt;&lt;full-title&gt;Commun. ACM&lt;/full-title&gt;&lt;/periodical&gt;&lt;pages&gt;613-620&lt;/pages&gt;&lt;volume&gt;18&lt;/volume&gt;&lt;number&gt;11&lt;/number&gt;&lt;dates&gt;&lt;year&gt;1975&lt;/year&gt;&lt;/dates&gt;&lt;isbn&gt;0001-0782&lt;/isbn&gt;&lt;urls&gt;&lt;/urls&gt;&lt;custom1&gt;361220&lt;/custom1&gt;&lt;electronic-resource-num&gt;10.1145/361219.361220&lt;/electronic-resource-num&gt;&lt;/record&gt;&lt;/Cite&gt;&lt;/EndNote&gt;</w:instrText>
        </w:r>
        <w:r w:rsidR="00BF6AFD" w:rsidRPr="0064642A">
          <w:rPr>
            <w:rFonts w:ascii="Times New Roman" w:eastAsia="標楷體" w:hAnsi="Times New Roman"/>
          </w:rPr>
          <w:fldChar w:fldCharType="separate"/>
        </w:r>
        <w:r w:rsidR="00BF6AFD" w:rsidRPr="0064642A">
          <w:rPr>
            <w:rFonts w:ascii="Times New Roman" w:eastAsia="標楷體" w:hAnsi="Times New Roman"/>
            <w:noProof/>
          </w:rPr>
          <w:t>Salton, Wong, and Yang (1975)</w:t>
        </w:r>
        <w:r w:rsidR="00BF6AFD" w:rsidRPr="0064642A">
          <w:rPr>
            <w:rFonts w:ascii="Times New Roman" w:eastAsia="標楷體" w:hAnsi="Times New Roman"/>
          </w:rPr>
          <w:fldChar w:fldCharType="end"/>
        </w:r>
      </w:hyperlink>
      <w:r w:rsidRPr="00B21679">
        <w:rPr>
          <w:rFonts w:ascii="Times New Roman" w:eastAsia="標楷體" w:hAnsi="Times New Roman" w:hint="eastAsia"/>
        </w:rPr>
        <w:t>所提</w:t>
      </w:r>
      <w:r>
        <w:rPr>
          <w:rFonts w:ascii="Times New Roman" w:eastAsia="標楷體" w:hAnsi="Times New Roman" w:hint="eastAsia"/>
        </w:rPr>
        <w:t>出的空間向量模型最常被使用。</w:t>
      </w:r>
    </w:p>
    <w:p w14:paraId="6A91862B" w14:textId="77777777" w:rsidR="00363491" w:rsidRPr="00A16337" w:rsidRDefault="00363491" w:rsidP="00363491">
      <w:pPr>
        <w:pStyle w:val="3"/>
        <w:rPr>
          <w:rFonts w:ascii="Times New Roman" w:eastAsia="標楷體" w:hAnsi="Times New Roman"/>
          <w:sz w:val="28"/>
        </w:rPr>
      </w:pPr>
      <w:bookmarkStart w:id="28" w:name="_Toc448679295"/>
      <w:r>
        <w:rPr>
          <w:rFonts w:ascii="Times New Roman" w:eastAsia="標楷體" w:hAnsi="Times New Roman" w:hint="eastAsia"/>
          <w:sz w:val="28"/>
        </w:rPr>
        <w:t>向量空間模型</w:t>
      </w:r>
      <w:bookmarkEnd w:id="28"/>
    </w:p>
    <w:p w14:paraId="6BD50645" w14:textId="10652554" w:rsidR="00363491" w:rsidRPr="00413A93" w:rsidRDefault="00363491" w:rsidP="00363491">
      <w:pPr>
        <w:spacing w:line="360" w:lineRule="auto"/>
        <w:jc w:val="both"/>
        <w:rPr>
          <w:rFonts w:ascii="Times New Roman" w:eastAsia="標楷體" w:hAnsi="Times New Roman"/>
          <w:szCs w:val="24"/>
        </w:rPr>
      </w:pPr>
      <w:r>
        <w:rPr>
          <w:rFonts w:ascii="Times New Roman" w:eastAsia="標楷體" w:hAnsi="Times New Roman" w:hint="eastAsia"/>
          <w:szCs w:val="24"/>
        </w:rPr>
        <w:t xml:space="preserve">    </w:t>
      </w:r>
      <w:r w:rsidRPr="002306A2">
        <w:rPr>
          <w:rFonts w:ascii="Times New Roman" w:eastAsia="標楷體" w:hAnsi="Times New Roman" w:hint="eastAsia"/>
          <w:szCs w:val="24"/>
        </w:rPr>
        <w:t>向量空間模型</w:t>
      </w:r>
      <w:r>
        <w:rPr>
          <w:rFonts w:ascii="Times New Roman" w:eastAsia="標楷體" w:hAnsi="Times New Roman" w:hint="eastAsia"/>
          <w:szCs w:val="24"/>
        </w:rPr>
        <w:t>(</w:t>
      </w:r>
      <w:r w:rsidR="00BC4104">
        <w:rPr>
          <w:rFonts w:ascii="Times New Roman" w:eastAsia="標楷體" w:hAnsi="Times New Roman"/>
          <w:szCs w:val="24"/>
        </w:rPr>
        <w:t>v</w:t>
      </w:r>
      <w:r w:rsidRPr="002306A2">
        <w:rPr>
          <w:rFonts w:ascii="Times New Roman" w:eastAsia="標楷體" w:hAnsi="Times New Roman"/>
          <w:szCs w:val="24"/>
        </w:rPr>
        <w:t>ector space model</w:t>
      </w:r>
      <w:r>
        <w:rPr>
          <w:rFonts w:ascii="Times New Roman" w:eastAsia="標楷體" w:hAnsi="Times New Roman"/>
          <w:szCs w:val="24"/>
        </w:rPr>
        <w:t xml:space="preserve">, </w:t>
      </w:r>
      <w:r>
        <w:rPr>
          <w:rFonts w:ascii="Times New Roman" w:eastAsia="標楷體" w:hAnsi="Times New Roman" w:hint="eastAsia"/>
          <w:szCs w:val="24"/>
        </w:rPr>
        <w:t>VSM)</w:t>
      </w:r>
      <w:r w:rsidRPr="002306A2">
        <w:rPr>
          <w:rFonts w:ascii="Times New Roman" w:eastAsia="標楷體" w:hAnsi="Times New Roman" w:hint="eastAsia"/>
          <w:szCs w:val="24"/>
        </w:rPr>
        <w:t>主要由</w:t>
      </w:r>
      <w:r w:rsidR="00BF6AFD">
        <w:rPr>
          <w:rFonts w:ascii="Times New Roman" w:eastAsia="標楷體" w:hAnsi="Times New Roman"/>
          <w:szCs w:val="24"/>
        </w:rPr>
        <w:fldChar w:fldCharType="begin"/>
      </w:r>
      <w:r w:rsidR="00BF6AFD">
        <w:rPr>
          <w:rFonts w:ascii="Times New Roman" w:eastAsia="標楷體" w:hAnsi="Times New Roman"/>
          <w:szCs w:val="24"/>
        </w:rPr>
        <w:instrText xml:space="preserve"> </w:instrText>
      </w:r>
      <w:r w:rsidR="00BF6AFD">
        <w:rPr>
          <w:rFonts w:ascii="Times New Roman" w:eastAsia="標楷體" w:hAnsi="Times New Roman" w:hint="eastAsia"/>
          <w:szCs w:val="24"/>
        </w:rPr>
        <w:instrText>HYPERLINK \l "_ENREF_28" \o "Salton, 1975 #22"</w:instrText>
      </w:r>
      <w:r w:rsidR="00BF6AFD">
        <w:rPr>
          <w:rFonts w:ascii="Times New Roman" w:eastAsia="標楷體" w:hAnsi="Times New Roman"/>
          <w:szCs w:val="24"/>
        </w:rPr>
        <w:instrText xml:space="preserve"> </w:instrText>
      </w:r>
      <w:r w:rsidR="00BF6AFD">
        <w:rPr>
          <w:rFonts w:ascii="Times New Roman" w:eastAsia="標楷體" w:hAnsi="Times New Roman"/>
          <w:szCs w:val="24"/>
        </w:rPr>
        <w:fldChar w:fldCharType="separate"/>
      </w:r>
      <w:r w:rsidR="00BF6AFD">
        <w:rPr>
          <w:rFonts w:ascii="Times New Roman" w:eastAsia="標楷體" w:hAnsi="Times New Roman"/>
          <w:szCs w:val="24"/>
        </w:rPr>
        <w:fldChar w:fldCharType="begin"/>
      </w:r>
      <w:r w:rsidR="00BF6AFD">
        <w:rPr>
          <w:rFonts w:ascii="Times New Roman" w:eastAsia="標楷體" w:hAnsi="Times New Roman"/>
          <w:szCs w:val="24"/>
        </w:rPr>
        <w:instrText xml:space="preserve"> ADDIN EN.CITE &lt;EndNote&gt;&lt;Cite AuthorYear="1"&gt;&lt;Author&gt;Salton&lt;/Author&gt;&lt;Year&gt;1975&lt;/Year&gt;&lt;RecNum&gt;22&lt;/RecNum&gt;&lt;DisplayText&gt;Salton et al. (1975)&lt;/DisplayText&gt;&lt;record&gt;&lt;rec-number&gt;22&lt;/rec-number&gt;&lt;foreign-keys&gt;&lt;key app="EN" db-id="wafwfer04twvxhersz6xr2019zsswfxrwfas"&gt;22&lt;/key&gt;&lt;/foreign-keys&gt;&lt;ref-type name="Journal Article"&gt;17&lt;/ref-type&gt;&lt;contributors&gt;&lt;authors&gt;&lt;author&gt;G. Salton&lt;/author&gt;&lt;author&gt;A. Wong&lt;/author&gt;&lt;author&gt;C. S. Yang&lt;/author&gt;&lt;/authors&gt;&lt;/contributors&gt;&lt;titles&gt;&lt;title&gt;A vector space model for automatic indexing&lt;/title&gt;&lt;secondary-title&gt;Commun. ACM&lt;/secondary-title&gt;&lt;/titles&gt;&lt;periodical&gt;&lt;full-title&gt;Commun. ACM&lt;/full-title&gt;&lt;/periodical&gt;&lt;pages&gt;613-620&lt;/pages&gt;&lt;volume&gt;18&lt;/volume&gt;&lt;number&gt;11&lt;/number&gt;&lt;dates&gt;&lt;year&gt;1975&lt;/year&gt;&lt;/dates&gt;&lt;isbn&gt;0001-0782&lt;/isbn&gt;&lt;urls&gt;&lt;/urls&gt;&lt;custom1&gt;361220&lt;/custom1&gt;&lt;electronic-resource-num&gt;10.1145/361219.361220&lt;/electronic-resource-num&gt;&lt;/record&gt;&lt;/Cite&gt;&lt;/EndNote&gt;</w:instrText>
      </w:r>
      <w:r w:rsidR="00BF6AFD">
        <w:rPr>
          <w:rFonts w:ascii="Times New Roman" w:eastAsia="標楷體" w:hAnsi="Times New Roman"/>
          <w:szCs w:val="24"/>
        </w:rPr>
        <w:fldChar w:fldCharType="separate"/>
      </w:r>
      <w:r w:rsidR="00BF6AFD">
        <w:rPr>
          <w:rFonts w:ascii="Times New Roman" w:eastAsia="標楷體" w:hAnsi="Times New Roman"/>
          <w:noProof/>
          <w:szCs w:val="24"/>
        </w:rPr>
        <w:t>Salton et al. (1975)</w:t>
      </w:r>
      <w:r w:rsidR="00BF6AFD">
        <w:rPr>
          <w:rFonts w:ascii="Times New Roman" w:eastAsia="標楷體" w:hAnsi="Times New Roman"/>
          <w:szCs w:val="24"/>
        </w:rPr>
        <w:fldChar w:fldCharType="end"/>
      </w:r>
      <w:r w:rsidR="00BF6AFD">
        <w:rPr>
          <w:rFonts w:ascii="Times New Roman" w:eastAsia="標楷體" w:hAnsi="Times New Roman"/>
          <w:szCs w:val="24"/>
        </w:rPr>
        <w:fldChar w:fldCharType="end"/>
      </w:r>
      <w:r w:rsidRPr="002306A2">
        <w:rPr>
          <w:rFonts w:ascii="Times New Roman" w:eastAsia="標楷體" w:hAnsi="Times New Roman" w:hint="eastAsia"/>
          <w:szCs w:val="24"/>
        </w:rPr>
        <w:t>等提出，為常用的資訊檢索模型，是透過數學概念來表達文件的一種方式，也就是利用幾何空間中的向量來詮釋文件，以方便計算文件之間的相似程度，或利於探討文件與詞彙間的各種關係</w:t>
      </w:r>
      <w:r w:rsidRPr="002306A2">
        <w:rPr>
          <w:rFonts w:ascii="Times New Roman" w:eastAsia="標楷體" w:hAnsi="Times New Roman"/>
          <w:szCs w:val="24"/>
        </w:rPr>
        <w:fldChar w:fldCharType="begin"/>
      </w:r>
      <w:r w:rsidRPr="002306A2">
        <w:rPr>
          <w:rFonts w:ascii="Times New Roman" w:eastAsia="標楷體" w:hAnsi="Times New Roman"/>
          <w:szCs w:val="24"/>
        </w:rPr>
        <w:instrText xml:space="preserve"> ADDIN EN.CITE &lt;EndNote&gt;&lt;Cite&gt;&lt;Author&gt;</w:instrText>
      </w:r>
      <w:r w:rsidRPr="002306A2">
        <w:rPr>
          <w:rFonts w:ascii="Times New Roman" w:eastAsia="標楷體" w:hAnsi="Times New Roman"/>
          <w:szCs w:val="24"/>
        </w:rPr>
        <w:instrText>圖書館學與資訊科學大辭典</w:instrText>
      </w:r>
      <w:r w:rsidRPr="002306A2">
        <w:rPr>
          <w:rFonts w:ascii="Times New Roman" w:eastAsia="標楷體" w:hAnsi="Times New Roman"/>
          <w:szCs w:val="24"/>
        </w:rPr>
        <w:instrText>&lt;/Author&gt;&lt;Year&gt;2012&lt;/Year&gt;&lt;RecNum&gt;3&lt;/RecNum&gt;&lt;DisplayText&gt;(</w:instrText>
      </w:r>
      <w:r w:rsidRPr="002306A2">
        <w:rPr>
          <w:rFonts w:ascii="Times New Roman" w:eastAsia="標楷體" w:hAnsi="Times New Roman"/>
          <w:szCs w:val="24"/>
        </w:rPr>
        <w:instrText>圖書館學與資訊科學大辭典</w:instrText>
      </w:r>
      <w:r w:rsidRPr="002306A2">
        <w:rPr>
          <w:rFonts w:ascii="Times New Roman" w:eastAsia="標楷體" w:hAnsi="Times New Roman"/>
          <w:szCs w:val="24"/>
        </w:rPr>
        <w:instrText>, 2012)&lt;/DisplayText&gt;&lt;record&gt;&lt;rec-number&gt;3&lt;/rec-number&gt;&lt;foreign-keys&gt;&lt;key app="EN" db-id="r2vwdvps92epdbedsx6xr05q0peprt9e2250"&gt;3&lt;/key&gt;&lt;/foreign-keys&gt;&lt;ref-type name="Journal Article"&gt;17&lt;/ref-type&gt;&lt;contributors&gt;&lt;authors&gt;&lt;author&gt;&lt;style face="normal" font="default" charset="136" size="100%"&gt;</w:instrText>
      </w:r>
      <w:r w:rsidRPr="002306A2">
        <w:rPr>
          <w:rFonts w:ascii="Times New Roman" w:eastAsia="標楷體" w:hAnsi="Times New Roman"/>
          <w:szCs w:val="24"/>
        </w:rPr>
        <w:instrText>圖書館學與資訊科學大辭典</w:instrText>
      </w:r>
      <w:r w:rsidRPr="002306A2">
        <w:rPr>
          <w:rFonts w:ascii="Times New Roman" w:eastAsia="標楷體" w:hAnsi="Times New Roman"/>
          <w:szCs w:val="24"/>
        </w:rPr>
        <w:instrText>&lt;/style&gt;&lt;/author&gt;&lt;/authors&gt;&lt;/contributors&gt;&lt;titles&gt;&lt;/titles&gt;&lt;dates&gt;&lt;year&gt;2012&lt;/year&gt;&lt;/dates&gt;&lt;urls&gt;&lt;/urls&gt;&lt;/record&gt;&lt;/Cite&gt;&lt;/EndNote&gt;</w:instrText>
      </w:r>
      <w:r w:rsidRPr="002306A2">
        <w:rPr>
          <w:rFonts w:ascii="Times New Roman" w:eastAsia="標楷體" w:hAnsi="Times New Roman"/>
          <w:szCs w:val="24"/>
        </w:rPr>
        <w:fldChar w:fldCharType="separate"/>
      </w:r>
      <w:r w:rsidRPr="002306A2">
        <w:rPr>
          <w:rFonts w:ascii="Times New Roman" w:eastAsia="標楷體" w:hAnsi="Times New Roman"/>
          <w:noProof/>
          <w:szCs w:val="24"/>
        </w:rPr>
        <w:t>(</w:t>
      </w:r>
      <w:hyperlink w:anchor="_ENREF_45" w:tooltip="圖書館學與資訊科學大辭典, 2012 #3" w:history="1">
        <w:r w:rsidR="00BF6AFD" w:rsidRPr="002306A2">
          <w:rPr>
            <w:rFonts w:ascii="Times New Roman" w:eastAsia="標楷體" w:hAnsi="Times New Roman"/>
            <w:noProof/>
            <w:szCs w:val="24"/>
          </w:rPr>
          <w:t>圖書館學與資訊科學大辭典</w:t>
        </w:r>
        <w:r w:rsidR="00BF6AFD" w:rsidRPr="002306A2">
          <w:rPr>
            <w:rFonts w:ascii="Times New Roman" w:eastAsia="標楷體" w:hAnsi="Times New Roman"/>
            <w:noProof/>
            <w:szCs w:val="24"/>
          </w:rPr>
          <w:t>, 2012</w:t>
        </w:r>
      </w:hyperlink>
      <w:r w:rsidRPr="002306A2">
        <w:rPr>
          <w:rFonts w:ascii="Times New Roman" w:eastAsia="標楷體" w:hAnsi="Times New Roman"/>
          <w:noProof/>
          <w:szCs w:val="24"/>
        </w:rPr>
        <w:t>)</w:t>
      </w:r>
      <w:r w:rsidRPr="002306A2">
        <w:rPr>
          <w:rFonts w:ascii="Times New Roman" w:eastAsia="標楷體" w:hAnsi="Times New Roman"/>
          <w:szCs w:val="24"/>
        </w:rPr>
        <w:fldChar w:fldCharType="end"/>
      </w:r>
      <w:r w:rsidRPr="002306A2">
        <w:rPr>
          <w:rFonts w:ascii="Times New Roman" w:eastAsia="標楷體" w:hAnsi="Times New Roman" w:hint="eastAsia"/>
          <w:szCs w:val="24"/>
        </w:rPr>
        <w:t>。</w:t>
      </w:r>
    </w:p>
    <w:p w14:paraId="665E7F6C" w14:textId="1D8D77A3" w:rsidR="00363491" w:rsidRPr="003D1D6D" w:rsidRDefault="00363491" w:rsidP="00363491">
      <w:pPr>
        <w:spacing w:line="360" w:lineRule="auto"/>
        <w:ind w:firstLineChars="200" w:firstLine="480"/>
        <w:jc w:val="both"/>
        <w:rPr>
          <w:rFonts w:ascii="Times New Roman" w:eastAsia="標楷體" w:hAnsi="Times New Roman"/>
          <w:szCs w:val="24"/>
        </w:rPr>
      </w:pPr>
      <w:r>
        <w:rPr>
          <w:rFonts w:ascii="Times New Roman" w:eastAsia="標楷體" w:hAnsi="Times New Roman" w:hint="eastAsia"/>
          <w:szCs w:val="24"/>
        </w:rPr>
        <w:t>當</w:t>
      </w:r>
      <w:r w:rsidRPr="00292258">
        <w:rPr>
          <w:rFonts w:ascii="Times New Roman" w:eastAsia="標楷體" w:hAnsi="Times New Roman" w:hint="eastAsia"/>
          <w:szCs w:val="24"/>
        </w:rPr>
        <w:t>文件</w:t>
      </w:r>
      <w:r>
        <w:rPr>
          <w:rFonts w:ascii="Times New Roman" w:eastAsia="標楷體" w:hAnsi="Times New Roman" w:hint="eastAsia"/>
          <w:szCs w:val="24"/>
        </w:rPr>
        <w:t>能以</w:t>
      </w:r>
      <w:r w:rsidRPr="00292258">
        <w:rPr>
          <w:rFonts w:ascii="Times New Roman" w:eastAsia="標楷體" w:hAnsi="Times New Roman" w:hint="eastAsia"/>
          <w:szCs w:val="24"/>
        </w:rPr>
        <w:t>向量表示時，就可以文件向量求得其夾角，</w:t>
      </w:r>
      <w:r>
        <w:rPr>
          <w:rFonts w:ascii="Times New Roman" w:eastAsia="標楷體" w:hAnsi="Times New Roman" w:hint="eastAsia"/>
          <w:szCs w:val="24"/>
        </w:rPr>
        <w:t>進而</w:t>
      </w:r>
      <w:r w:rsidRPr="00292258">
        <w:rPr>
          <w:rFonts w:ascii="Times New Roman" w:eastAsia="標楷體" w:hAnsi="Times New Roman" w:hint="eastAsia"/>
          <w:szCs w:val="24"/>
        </w:rPr>
        <w:t>評估出兩向量的差異</w:t>
      </w:r>
      <w:r w:rsidR="007C3B90">
        <w:rPr>
          <w:rFonts w:ascii="Times New Roman" w:eastAsia="標楷體" w:hAnsi="Times New Roman" w:hint="eastAsia"/>
          <w:szCs w:val="24"/>
        </w:rPr>
        <w:t>：</w:t>
      </w:r>
      <w:r w:rsidRPr="00292258">
        <w:rPr>
          <w:rFonts w:ascii="Times New Roman" w:eastAsia="標楷體" w:hAnsi="Times New Roman" w:hint="eastAsia"/>
          <w:szCs w:val="24"/>
        </w:rPr>
        <w:t>當夾角為零度時，代表兩向量相同</w:t>
      </w:r>
      <w:r>
        <w:rPr>
          <w:rFonts w:ascii="Times New Roman" w:eastAsia="標楷體" w:hAnsi="Times New Roman" w:hint="eastAsia"/>
          <w:szCs w:val="24"/>
        </w:rPr>
        <w:t>；</w:t>
      </w:r>
      <w:r w:rsidRPr="00292258">
        <w:rPr>
          <w:rFonts w:ascii="Times New Roman" w:eastAsia="標楷體" w:hAnsi="Times New Roman" w:hint="eastAsia"/>
          <w:szCs w:val="24"/>
        </w:rPr>
        <w:t>若夾角為九十度時，則代表兩向量完全不相似</w:t>
      </w:r>
      <w:r>
        <w:rPr>
          <w:rFonts w:ascii="Times New Roman" w:eastAsia="標楷體" w:hAnsi="Times New Roman" w:hint="eastAsia"/>
          <w:szCs w:val="24"/>
        </w:rPr>
        <w:t>。</w:t>
      </w:r>
      <w:r w:rsidR="007C3B90">
        <w:rPr>
          <w:rFonts w:ascii="Times New Roman" w:eastAsia="標楷體" w:hAnsi="Times New Roman" w:hint="eastAsia"/>
          <w:szCs w:val="24"/>
        </w:rPr>
        <w:t>由於</w:t>
      </w:r>
      <w:r>
        <w:rPr>
          <w:rFonts w:ascii="Times New Roman" w:eastAsia="標楷體" w:hAnsi="Times New Roman" w:hint="eastAsia"/>
          <w:szCs w:val="24"/>
        </w:rPr>
        <w:t>一</w:t>
      </w:r>
      <w:r w:rsidRPr="002306A2">
        <w:rPr>
          <w:rFonts w:ascii="Times New Roman" w:eastAsia="標楷體" w:hAnsi="Times New Roman" w:hint="eastAsia"/>
          <w:szCs w:val="24"/>
        </w:rPr>
        <w:t>篇文件</w:t>
      </w:r>
      <w:proofErr w:type="spellStart"/>
      <w:r w:rsidRPr="002306A2">
        <w:rPr>
          <w:rFonts w:ascii="Times New Roman" w:eastAsia="標楷體" w:hAnsi="Times New Roman" w:hint="eastAsia"/>
          <w:i/>
          <w:szCs w:val="24"/>
        </w:rPr>
        <w:t>i</w:t>
      </w:r>
      <w:proofErr w:type="spellEnd"/>
      <w:r w:rsidRPr="002306A2">
        <w:rPr>
          <w:rFonts w:ascii="Times New Roman" w:eastAsia="標楷體" w:hAnsi="Times New Roman" w:hint="eastAsia"/>
          <w:szCs w:val="24"/>
        </w:rPr>
        <w:t>可以由文件向量</w:t>
      </w:r>
      <m:oMath>
        <m:sSub>
          <m:sSubPr>
            <m:ctrlPr>
              <w:rPr>
                <w:rFonts w:ascii="Cambria Math" w:eastAsia="標楷體" w:hAnsi="Cambria Math"/>
                <w:szCs w:val="24"/>
              </w:rPr>
            </m:ctrlPr>
          </m:sSubPr>
          <m:e>
            <m:r>
              <w:rPr>
                <w:rFonts w:ascii="Cambria Math" w:eastAsia="標楷體" w:hAnsi="Cambria Math" w:hint="eastAsia"/>
                <w:szCs w:val="24"/>
              </w:rPr>
              <m:t>D</m:t>
            </m:r>
          </m:e>
          <m:sub>
            <m:r>
              <w:rPr>
                <w:rFonts w:ascii="Cambria Math" w:eastAsia="標楷體" w:hAnsi="Cambria Math"/>
                <w:szCs w:val="24"/>
              </w:rPr>
              <m:t>i</m:t>
            </m:r>
          </m:sub>
        </m:sSub>
      </m:oMath>
      <w:r w:rsidRPr="002306A2">
        <w:rPr>
          <w:rFonts w:ascii="Times New Roman" w:eastAsia="標楷體" w:hAnsi="Times New Roman" w:hint="eastAsia"/>
          <w:szCs w:val="24"/>
        </w:rPr>
        <w:t>=</w:t>
      </w:r>
      <m:oMath>
        <m:d>
          <m:dPr>
            <m:begChr m:val="{"/>
            <m:endChr m:val="}"/>
            <m:ctrlPr>
              <w:rPr>
                <w:rFonts w:ascii="Cambria Math" w:eastAsia="標楷體" w:hAnsi="Cambria Math"/>
                <w:szCs w:val="24"/>
              </w:rPr>
            </m:ctrlPr>
          </m:dPr>
          <m:e>
            <m:sSub>
              <m:sSubPr>
                <m:ctrlPr>
                  <w:rPr>
                    <w:rFonts w:ascii="Cambria Math" w:eastAsia="標楷體" w:hAnsi="Cambria Math"/>
                    <w:szCs w:val="24"/>
                  </w:rPr>
                </m:ctrlPr>
              </m:sSubPr>
              <m:e>
                <m:r>
                  <w:rPr>
                    <w:rFonts w:ascii="Cambria Math" w:eastAsia="標楷體" w:hAnsi="Cambria Math"/>
                    <w:szCs w:val="24"/>
                  </w:rPr>
                  <m:t>w</m:t>
                </m:r>
              </m:e>
              <m:sub>
                <m:r>
                  <w:rPr>
                    <w:rFonts w:ascii="Cambria Math" w:eastAsia="標楷體" w:hAnsi="Cambria Math"/>
                    <w:szCs w:val="24"/>
                  </w:rPr>
                  <m:t>i1</m:t>
                </m:r>
              </m:sub>
            </m:sSub>
            <m:r>
              <w:rPr>
                <w:rFonts w:ascii="Cambria Math" w:eastAsia="標楷體" w:hAnsi="Cambria Math"/>
                <w:szCs w:val="24"/>
              </w:rPr>
              <m:t>,</m:t>
            </m:r>
            <m:r>
              <m:rPr>
                <m:sty m:val="p"/>
              </m:rPr>
              <w:rPr>
                <w:rFonts w:ascii="Cambria Math" w:eastAsia="標楷體" w:hAnsi="Cambria Math"/>
                <w:szCs w:val="24"/>
              </w:rPr>
              <m:t xml:space="preserve"> </m:t>
            </m:r>
            <m:sSub>
              <m:sSubPr>
                <m:ctrlPr>
                  <w:rPr>
                    <w:rFonts w:ascii="Cambria Math" w:eastAsia="標楷體" w:hAnsi="Cambria Math"/>
                    <w:szCs w:val="24"/>
                  </w:rPr>
                </m:ctrlPr>
              </m:sSubPr>
              <m:e>
                <m:r>
                  <w:rPr>
                    <w:rFonts w:ascii="Cambria Math" w:eastAsia="標楷體" w:hAnsi="Cambria Math"/>
                    <w:szCs w:val="24"/>
                  </w:rPr>
                  <m:t>w</m:t>
                </m:r>
              </m:e>
              <m:sub>
                <m:r>
                  <w:rPr>
                    <w:rFonts w:ascii="Cambria Math" w:eastAsia="標楷體" w:hAnsi="Cambria Math"/>
                    <w:szCs w:val="24"/>
                  </w:rPr>
                  <m:t>i2</m:t>
                </m:r>
              </m:sub>
            </m:sSub>
            <m:r>
              <w:rPr>
                <w:rFonts w:ascii="Cambria Math" w:eastAsia="標楷體" w:hAnsi="Cambria Math"/>
                <w:szCs w:val="24"/>
              </w:rPr>
              <m:t>,…,</m:t>
            </m:r>
            <m:sSub>
              <m:sSubPr>
                <m:ctrlPr>
                  <w:rPr>
                    <w:rFonts w:ascii="Cambria Math" w:eastAsia="標楷體" w:hAnsi="Cambria Math"/>
                    <w:szCs w:val="24"/>
                  </w:rPr>
                </m:ctrlPr>
              </m:sSubPr>
              <m:e>
                <m:r>
                  <w:rPr>
                    <w:rFonts w:ascii="Cambria Math" w:eastAsia="標楷體" w:hAnsi="Cambria Math"/>
                    <w:szCs w:val="24"/>
                  </w:rPr>
                  <m:t>w</m:t>
                </m:r>
              </m:e>
              <m:sub>
                <m:r>
                  <w:rPr>
                    <w:rFonts w:ascii="Cambria Math" w:eastAsia="標楷體" w:hAnsi="Cambria Math"/>
                    <w:szCs w:val="24"/>
                  </w:rPr>
                  <m:t>in</m:t>
                </m:r>
              </m:sub>
            </m:sSub>
          </m:e>
        </m:d>
      </m:oMath>
      <w:r w:rsidRPr="002306A2">
        <w:rPr>
          <w:rFonts w:ascii="Times New Roman" w:eastAsia="標楷體" w:hAnsi="Times New Roman" w:hint="eastAsia"/>
          <w:szCs w:val="24"/>
        </w:rPr>
        <w:t>表示，其中</w:t>
      </w:r>
      <m:oMath>
        <m:sSub>
          <m:sSubPr>
            <m:ctrlPr>
              <w:rPr>
                <w:rFonts w:ascii="Cambria Math" w:eastAsia="標楷體" w:hAnsi="Cambria Math"/>
                <w:szCs w:val="24"/>
              </w:rPr>
            </m:ctrlPr>
          </m:sSubPr>
          <m:e>
            <m:r>
              <w:rPr>
                <w:rFonts w:ascii="Cambria Math" w:eastAsia="標楷體" w:hAnsi="Cambria Math"/>
                <w:szCs w:val="24"/>
              </w:rPr>
              <m:t>w</m:t>
            </m:r>
          </m:e>
          <m:sub>
            <m:r>
              <w:rPr>
                <w:rFonts w:ascii="Cambria Math" w:eastAsia="標楷體" w:hAnsi="Cambria Math"/>
                <w:szCs w:val="24"/>
              </w:rPr>
              <m:t>ij</m:t>
            </m:r>
          </m:sub>
        </m:sSub>
      </m:oMath>
      <w:r w:rsidRPr="002306A2">
        <w:rPr>
          <w:rFonts w:ascii="Times New Roman" w:eastAsia="標楷體" w:hAnsi="Times New Roman" w:hint="eastAsia"/>
          <w:szCs w:val="24"/>
        </w:rPr>
        <w:t>指的是詞彙</w:t>
      </w:r>
      <w:r w:rsidRPr="002306A2">
        <w:rPr>
          <w:rFonts w:ascii="Times New Roman" w:eastAsia="標楷體" w:hAnsi="Times New Roman" w:hint="eastAsia"/>
          <w:i/>
          <w:szCs w:val="24"/>
        </w:rPr>
        <w:t>j</w:t>
      </w:r>
      <w:r w:rsidRPr="002306A2">
        <w:rPr>
          <w:rFonts w:ascii="Times New Roman" w:eastAsia="標楷體" w:hAnsi="Times New Roman" w:hint="eastAsia"/>
          <w:szCs w:val="24"/>
        </w:rPr>
        <w:t>在文件</w:t>
      </w:r>
      <w:proofErr w:type="spellStart"/>
      <w:r w:rsidRPr="002306A2">
        <w:rPr>
          <w:rFonts w:ascii="Times New Roman" w:eastAsia="標楷體" w:hAnsi="Times New Roman" w:hint="eastAsia"/>
          <w:i/>
          <w:szCs w:val="24"/>
        </w:rPr>
        <w:t>i</w:t>
      </w:r>
      <w:proofErr w:type="spellEnd"/>
      <w:r w:rsidRPr="002306A2">
        <w:rPr>
          <w:rFonts w:ascii="Times New Roman" w:eastAsia="標楷體" w:hAnsi="Times New Roman" w:hint="eastAsia"/>
          <w:szCs w:val="24"/>
        </w:rPr>
        <w:t>中的權重，且</w:t>
      </w:r>
      <m:oMath>
        <m:sSub>
          <m:sSubPr>
            <m:ctrlPr>
              <w:rPr>
                <w:rFonts w:ascii="Cambria Math" w:eastAsia="標楷體" w:hAnsi="Cambria Math"/>
                <w:szCs w:val="24"/>
              </w:rPr>
            </m:ctrlPr>
          </m:sSubPr>
          <m:e>
            <m:r>
              <w:rPr>
                <w:rFonts w:ascii="Cambria Math" w:eastAsia="標楷體" w:hAnsi="Cambria Math"/>
                <w:szCs w:val="24"/>
              </w:rPr>
              <m:t>w</m:t>
            </m:r>
          </m:e>
          <m:sub>
            <m:r>
              <w:rPr>
                <w:rFonts w:ascii="Cambria Math" w:eastAsia="標楷體" w:hAnsi="Cambria Math"/>
                <w:szCs w:val="24"/>
              </w:rPr>
              <m:t>ij</m:t>
            </m:r>
          </m:sub>
        </m:sSub>
      </m:oMath>
      <w:r w:rsidRPr="002306A2">
        <w:rPr>
          <w:rFonts w:ascii="Times New Roman" w:eastAsia="標楷體" w:hAnsi="Times New Roman" w:hint="eastAsia"/>
          <w:szCs w:val="24"/>
        </w:rPr>
        <w:t>通常大於或等於</w:t>
      </w:r>
      <w:r w:rsidRPr="002306A2">
        <w:rPr>
          <w:rFonts w:ascii="Times New Roman" w:eastAsia="標楷體" w:hAnsi="Times New Roman" w:hint="eastAsia"/>
          <w:szCs w:val="24"/>
        </w:rPr>
        <w:t>0</w:t>
      </w:r>
      <w:r w:rsidRPr="002306A2">
        <w:rPr>
          <w:rFonts w:ascii="Times New Roman" w:eastAsia="標楷體" w:hAnsi="Times New Roman" w:hint="eastAsia"/>
          <w:szCs w:val="24"/>
        </w:rPr>
        <w:t>，所以倘若詞彙</w:t>
      </w:r>
      <w:r w:rsidRPr="002306A2">
        <w:rPr>
          <w:rFonts w:ascii="Times New Roman" w:eastAsia="標楷體" w:hAnsi="Times New Roman" w:hint="eastAsia"/>
          <w:i/>
          <w:szCs w:val="24"/>
        </w:rPr>
        <w:t>j</w:t>
      </w:r>
      <w:r w:rsidRPr="002306A2">
        <w:rPr>
          <w:rFonts w:ascii="Times New Roman" w:eastAsia="標楷體" w:hAnsi="Times New Roman" w:hint="eastAsia"/>
          <w:szCs w:val="24"/>
        </w:rPr>
        <w:t>沒有出現在文件</w:t>
      </w:r>
      <w:proofErr w:type="spellStart"/>
      <w:r w:rsidRPr="002306A2">
        <w:rPr>
          <w:rFonts w:ascii="Times New Roman" w:eastAsia="標楷體" w:hAnsi="Times New Roman" w:hint="eastAsia"/>
          <w:i/>
          <w:szCs w:val="24"/>
        </w:rPr>
        <w:t>i</w:t>
      </w:r>
      <w:proofErr w:type="spellEnd"/>
      <w:r w:rsidRPr="002306A2">
        <w:rPr>
          <w:rFonts w:ascii="Times New Roman" w:eastAsia="標楷體" w:hAnsi="Times New Roman" w:hint="eastAsia"/>
          <w:szCs w:val="24"/>
        </w:rPr>
        <w:t>中，則其權重就以數值</w:t>
      </w:r>
      <w:r w:rsidRPr="002306A2">
        <w:rPr>
          <w:rFonts w:ascii="Times New Roman" w:eastAsia="標楷體" w:hAnsi="Times New Roman" w:hint="eastAsia"/>
          <w:szCs w:val="24"/>
        </w:rPr>
        <w:t>0</w:t>
      </w:r>
      <w:r w:rsidRPr="002306A2">
        <w:rPr>
          <w:rFonts w:ascii="Times New Roman" w:eastAsia="標楷體" w:hAnsi="Times New Roman" w:hint="eastAsia"/>
          <w:szCs w:val="24"/>
        </w:rPr>
        <w:t>表示。</w:t>
      </w:r>
      <w:r w:rsidR="00BF6AFD">
        <w:rPr>
          <w:rFonts w:ascii="Times New Roman" w:eastAsia="標楷體" w:hAnsi="Times New Roman"/>
          <w:szCs w:val="24"/>
        </w:rPr>
        <w:fldChar w:fldCharType="begin"/>
      </w:r>
      <w:r w:rsidR="00BF6AFD">
        <w:rPr>
          <w:rFonts w:ascii="Times New Roman" w:eastAsia="標楷體" w:hAnsi="Times New Roman"/>
          <w:szCs w:val="24"/>
        </w:rPr>
        <w:instrText xml:space="preserve"> </w:instrText>
      </w:r>
      <w:r w:rsidR="00BF6AFD">
        <w:rPr>
          <w:rFonts w:ascii="Times New Roman" w:eastAsia="標楷體" w:hAnsi="Times New Roman" w:hint="eastAsia"/>
          <w:szCs w:val="24"/>
        </w:rPr>
        <w:instrText>HYPERLINK \l "_ENREF_39" \o "</w:instrText>
      </w:r>
      <w:r w:rsidR="00BF6AFD">
        <w:rPr>
          <w:rFonts w:ascii="Times New Roman" w:eastAsia="標楷體" w:hAnsi="Times New Roman" w:hint="eastAsia"/>
          <w:szCs w:val="24"/>
        </w:rPr>
        <w:instrText>王京盛</w:instrText>
      </w:r>
      <w:r w:rsidR="00BF6AFD">
        <w:rPr>
          <w:rFonts w:ascii="Times New Roman" w:eastAsia="標楷體" w:hAnsi="Times New Roman" w:hint="eastAsia"/>
          <w:szCs w:val="24"/>
        </w:rPr>
        <w:instrText>, 2012 #20"</w:instrText>
      </w:r>
      <w:r w:rsidR="00BF6AFD">
        <w:rPr>
          <w:rFonts w:ascii="Times New Roman" w:eastAsia="標楷體" w:hAnsi="Times New Roman"/>
          <w:szCs w:val="24"/>
        </w:rPr>
        <w:instrText xml:space="preserve"> </w:instrText>
      </w:r>
      <w:r w:rsidR="00BF6AFD">
        <w:rPr>
          <w:rFonts w:ascii="Times New Roman" w:eastAsia="標楷體" w:hAnsi="Times New Roman"/>
          <w:szCs w:val="24"/>
        </w:rPr>
        <w:fldChar w:fldCharType="separate"/>
      </w:r>
      <w:r w:rsidR="00BF6AFD">
        <w:rPr>
          <w:rFonts w:ascii="Times New Roman" w:eastAsia="標楷體" w:hAnsi="Times New Roman"/>
          <w:szCs w:val="24"/>
        </w:rPr>
        <w:fldChar w:fldCharType="begin"/>
      </w:r>
      <w:r w:rsidR="00BF6AFD">
        <w:rPr>
          <w:rFonts w:ascii="Times New Roman" w:eastAsia="標楷體" w:hAnsi="Times New Roman" w:hint="eastAsia"/>
          <w:szCs w:val="24"/>
        </w:rPr>
        <w:instrText xml:space="preserve"> ADDIN EN.CITE &lt;EndNote&gt;&lt;Cite AuthorYear="1"&gt;&lt;Author&gt;</w:instrText>
      </w:r>
      <w:r w:rsidR="00BF6AFD">
        <w:rPr>
          <w:rFonts w:ascii="Times New Roman" w:eastAsia="標楷體" w:hAnsi="Times New Roman" w:hint="eastAsia"/>
          <w:szCs w:val="24"/>
        </w:rPr>
        <w:instrText>王京盛</w:instrText>
      </w:r>
      <w:r w:rsidR="00BF6AFD">
        <w:rPr>
          <w:rFonts w:ascii="Times New Roman" w:eastAsia="標楷體" w:hAnsi="Times New Roman" w:hint="eastAsia"/>
          <w:szCs w:val="24"/>
        </w:rPr>
        <w:instrText>&lt;/Author&gt;&lt;Year&gt;2012&lt;/Year&gt;&lt;RecNum&gt;20&lt;/RecNum&gt;&lt;DisplayText&gt;</w:instrText>
      </w:r>
      <w:r w:rsidR="00BF6AFD">
        <w:rPr>
          <w:rFonts w:ascii="Times New Roman" w:eastAsia="標楷體" w:hAnsi="Times New Roman" w:hint="eastAsia"/>
          <w:szCs w:val="24"/>
        </w:rPr>
        <w:instrText>王京盛</w:instrText>
      </w:r>
      <w:r w:rsidR="00BF6AFD">
        <w:rPr>
          <w:rFonts w:ascii="Times New Roman" w:eastAsia="標楷體" w:hAnsi="Times New Roman" w:hint="eastAsia"/>
          <w:szCs w:val="24"/>
        </w:rPr>
        <w:instrText xml:space="preserve"> (2012)&lt;/DisplayText&gt;&lt;record&gt;&lt;rec-number&gt;20&lt;/rec-number&gt;&lt;foreign-keys&gt;&lt;key app="EN" db-id="wafwfer04twvxhersz6xr2019zsswfxrwfas"&gt;20&lt;/key&gt;&lt;/foreign-keys&gt;&lt;ref-type name="Journal Article"&gt;17&lt;/ref-type&gt;&lt;contributors&gt;&lt;authors&gt;&lt;author&gt;&lt;style face="normal" font="default" charset="136" size="100%"&gt;</w:instrText>
      </w:r>
      <w:r w:rsidR="00BF6AFD">
        <w:rPr>
          <w:rFonts w:ascii="Times New Roman" w:eastAsia="標楷體" w:hAnsi="Times New Roman" w:hint="eastAsia"/>
          <w:szCs w:val="24"/>
        </w:rPr>
        <w:instrText>王京盛</w:instrText>
      </w:r>
      <w:r w:rsidR="00BF6AFD">
        <w:rPr>
          <w:rFonts w:ascii="Times New Roman" w:eastAsia="標楷體" w:hAnsi="Times New Roman" w:hint="eastAsia"/>
          <w:szCs w:val="24"/>
        </w:rPr>
        <w:instrText>&lt;/style&gt;&lt;/author&gt;&lt;/authors&gt;&lt;/contributors&gt;&lt;titles&gt;&lt;title&gt;&lt;style face="normal" font="default" charset="136" size="100%"&gt;</w:instrText>
      </w:r>
      <w:r w:rsidR="00BF6AFD">
        <w:rPr>
          <w:rFonts w:ascii="Times New Roman" w:eastAsia="標楷體" w:hAnsi="Times New Roman" w:hint="eastAsia"/>
          <w:szCs w:val="24"/>
        </w:rPr>
        <w:instrText>考量語意及引用分析之研究主題趨勢分析方法</w:instrText>
      </w:r>
      <w:r w:rsidR="00BF6AFD">
        <w:rPr>
          <w:rFonts w:ascii="Times New Roman" w:eastAsia="標楷體" w:hAnsi="Times New Roman" w:hint="eastAsia"/>
          <w:szCs w:val="24"/>
        </w:rPr>
        <w:instrText>&lt;/style&gt;&lt;/title&gt;&lt;/titles&gt;&lt;dates&gt;&lt;year&gt;&lt;style face="normal" font="default" charset="136" size="100%"&gt;2012&lt;/style&gt;&lt;/year&gt;&lt;/dates&gt;&lt;orig-pub&gt;&lt;style face="normal" font="default" charset="136" size="100%"&gt;</w:instrText>
      </w:r>
      <w:r w:rsidR="00BF6AFD">
        <w:rPr>
          <w:rFonts w:ascii="Times New Roman" w:eastAsia="標楷體" w:hAnsi="Times New Roman" w:hint="eastAsia"/>
          <w:szCs w:val="24"/>
        </w:rPr>
        <w:instrText>國立成功大學</w:instrText>
      </w:r>
      <w:r w:rsidR="00BF6AFD">
        <w:rPr>
          <w:rFonts w:ascii="Times New Roman" w:eastAsia="標楷體" w:hAnsi="Times New Roman" w:hint="eastAsia"/>
          <w:szCs w:val="24"/>
        </w:rPr>
        <w:instrText>&lt;/style&gt;&lt;/</w:instrText>
      </w:r>
      <w:r w:rsidR="00BF6AFD">
        <w:rPr>
          <w:rFonts w:ascii="Times New Roman" w:eastAsia="標楷體" w:hAnsi="Times New Roman"/>
          <w:szCs w:val="24"/>
        </w:rPr>
        <w:instrText>orig-pub&gt;&lt;urls&gt;&lt;/urls&gt;&lt;/record&gt;&lt;/Cite&gt;&lt;/EndNote&gt;</w:instrText>
      </w:r>
      <w:r w:rsidR="00BF6AFD">
        <w:rPr>
          <w:rFonts w:ascii="Times New Roman" w:eastAsia="標楷體" w:hAnsi="Times New Roman"/>
          <w:szCs w:val="24"/>
        </w:rPr>
        <w:fldChar w:fldCharType="separate"/>
      </w:r>
      <w:r w:rsidR="00BF6AFD">
        <w:rPr>
          <w:rFonts w:ascii="Times New Roman" w:eastAsia="標楷體" w:hAnsi="Times New Roman" w:hint="eastAsia"/>
          <w:noProof/>
          <w:szCs w:val="24"/>
        </w:rPr>
        <w:t>王京盛</w:t>
      </w:r>
      <w:r w:rsidR="00BF6AFD">
        <w:rPr>
          <w:rFonts w:ascii="Times New Roman" w:eastAsia="標楷體" w:hAnsi="Times New Roman" w:hint="eastAsia"/>
          <w:noProof/>
          <w:szCs w:val="24"/>
        </w:rPr>
        <w:t xml:space="preserve"> (2012)</w:t>
      </w:r>
      <w:r w:rsidR="00BF6AFD">
        <w:rPr>
          <w:rFonts w:ascii="Times New Roman" w:eastAsia="標楷體" w:hAnsi="Times New Roman"/>
          <w:szCs w:val="24"/>
        </w:rPr>
        <w:fldChar w:fldCharType="end"/>
      </w:r>
      <w:r w:rsidR="00BF6AFD">
        <w:rPr>
          <w:rFonts w:ascii="Times New Roman" w:eastAsia="標楷體" w:hAnsi="Times New Roman"/>
          <w:szCs w:val="24"/>
        </w:rPr>
        <w:fldChar w:fldCharType="end"/>
      </w:r>
      <w:r w:rsidRPr="002306A2">
        <w:rPr>
          <w:rFonts w:ascii="Times New Roman" w:eastAsia="標楷體" w:hAnsi="Times New Roman" w:hint="eastAsia"/>
          <w:szCs w:val="24"/>
        </w:rPr>
        <w:t>則指出向量空間模型就是將一份文件利用字詞集合將其轉移成多</w:t>
      </w:r>
      <w:r w:rsidR="00BC4104">
        <w:rPr>
          <w:rFonts w:ascii="Times New Roman" w:eastAsia="標楷體" w:hAnsi="Times New Roman" w:hint="eastAsia"/>
          <w:szCs w:val="24"/>
        </w:rPr>
        <w:t>維</w:t>
      </w:r>
      <w:r w:rsidRPr="002306A2">
        <w:rPr>
          <w:rFonts w:ascii="Times New Roman" w:eastAsia="標楷體" w:hAnsi="Times New Roman" w:hint="eastAsia"/>
          <w:szCs w:val="24"/>
        </w:rPr>
        <w:t>向量空間中的一個資料點。舉例</w:t>
      </w:r>
      <w:r w:rsidR="00BC4104">
        <w:rPr>
          <w:rFonts w:ascii="Times New Roman" w:eastAsia="標楷體" w:hAnsi="Times New Roman" w:hint="eastAsia"/>
          <w:szCs w:val="24"/>
        </w:rPr>
        <w:t>來說</w:t>
      </w:r>
      <w:r w:rsidRPr="002306A2">
        <w:rPr>
          <w:rFonts w:ascii="Times New Roman" w:eastAsia="標楷體" w:hAnsi="Times New Roman" w:hint="eastAsia"/>
          <w:szCs w:val="24"/>
        </w:rPr>
        <w:t>，若有一文件集合</w:t>
      </w:r>
      <m:oMath>
        <m:r>
          <w:rPr>
            <w:rFonts w:ascii="Cambria Math" w:eastAsia="標楷體" w:hAnsi="Cambria Math" w:hint="eastAsia"/>
            <w:szCs w:val="24"/>
          </w:rPr>
          <m:t>D</m:t>
        </m:r>
        <m:r>
          <m:rPr>
            <m:sty m:val="p"/>
          </m:rPr>
          <w:rPr>
            <w:rFonts w:ascii="Cambria Math" w:eastAsia="標楷體" w:hAnsi="Cambria Math" w:hint="eastAsia"/>
            <w:szCs w:val="24"/>
          </w:rPr>
          <m:t xml:space="preserve">= </m:t>
        </m:r>
        <m:d>
          <m:dPr>
            <m:begChr m:val="{"/>
            <m:endChr m:val="}"/>
            <m:ctrlPr>
              <w:rPr>
                <w:rFonts w:ascii="Cambria Math" w:eastAsia="標楷體" w:hAnsi="Cambria Math"/>
                <w:szCs w:val="24"/>
              </w:rPr>
            </m:ctrlPr>
          </m:dPr>
          <m:e>
            <m:sSub>
              <m:sSubPr>
                <m:ctrlPr>
                  <w:rPr>
                    <w:rFonts w:ascii="Cambria Math" w:eastAsia="標楷體" w:hAnsi="Cambria Math"/>
                    <w:i/>
                    <w:szCs w:val="24"/>
                  </w:rPr>
                </m:ctrlPr>
              </m:sSubPr>
              <m:e>
                <m:r>
                  <w:rPr>
                    <w:rFonts w:ascii="Cambria Math" w:eastAsia="標楷體" w:hAnsi="Cambria Math"/>
                    <w:szCs w:val="24"/>
                  </w:rPr>
                  <m:t>d</m:t>
                </m:r>
              </m:e>
              <m:sub>
                <m:r>
                  <w:rPr>
                    <w:rFonts w:ascii="Cambria Math" w:eastAsia="標楷體" w:hAnsi="Cambria Math"/>
                    <w:szCs w:val="24"/>
                  </w:rPr>
                  <m:t>1</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d</m:t>
                </m:r>
              </m:e>
              <m:sub>
                <m:r>
                  <w:rPr>
                    <w:rFonts w:ascii="Cambria Math" w:eastAsia="標楷體" w:hAnsi="Cambria Math"/>
                    <w:szCs w:val="24"/>
                  </w:rPr>
                  <m:t>2</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d</m:t>
                </m:r>
              </m:e>
              <m:sub>
                <m:r>
                  <w:rPr>
                    <w:rFonts w:ascii="Cambria Math" w:eastAsia="標楷體" w:hAnsi="Cambria Math"/>
                    <w:szCs w:val="24"/>
                  </w:rPr>
                  <m:t>N</m:t>
                </m:r>
              </m:sub>
            </m:sSub>
          </m:e>
        </m:d>
      </m:oMath>
      <w:r w:rsidRPr="002306A2">
        <w:rPr>
          <w:rFonts w:ascii="Times New Roman" w:eastAsia="標楷體" w:hAnsi="Times New Roman" w:hint="eastAsia"/>
          <w:szCs w:val="24"/>
        </w:rPr>
        <w:t>，而第</w:t>
      </w:r>
      <w:r w:rsidRPr="002306A2">
        <w:rPr>
          <w:rFonts w:ascii="Times New Roman" w:eastAsia="標楷體" w:hAnsi="Times New Roman" w:hint="eastAsia"/>
          <w:i/>
          <w:szCs w:val="24"/>
        </w:rPr>
        <w:t>j</w:t>
      </w:r>
      <w:r w:rsidRPr="002306A2">
        <w:rPr>
          <w:rFonts w:ascii="Times New Roman" w:eastAsia="標楷體" w:hAnsi="Times New Roman" w:hint="eastAsia"/>
          <w:szCs w:val="24"/>
        </w:rPr>
        <w:t>份文件</w:t>
      </w:r>
      <m:oMath>
        <m:sSub>
          <m:sSubPr>
            <m:ctrlPr>
              <w:rPr>
                <w:rFonts w:ascii="Cambria Math" w:eastAsia="標楷體" w:hAnsi="Cambria Math"/>
                <w:i/>
                <w:szCs w:val="24"/>
              </w:rPr>
            </m:ctrlPr>
          </m:sSubPr>
          <m:e>
            <m:r>
              <w:rPr>
                <w:rFonts w:ascii="Cambria Math" w:eastAsia="標楷體" w:hAnsi="Cambria Math"/>
                <w:szCs w:val="24"/>
              </w:rPr>
              <m:t>d</m:t>
            </m:r>
          </m:e>
          <m:sub>
            <m:r>
              <w:rPr>
                <w:rFonts w:ascii="Cambria Math" w:eastAsia="標楷體" w:hAnsi="Cambria Math"/>
                <w:szCs w:val="24"/>
              </w:rPr>
              <m:t>j</m:t>
            </m:r>
          </m:sub>
        </m:sSub>
      </m:oMath>
      <w:r w:rsidRPr="002306A2">
        <w:rPr>
          <w:rFonts w:ascii="Times New Roman" w:eastAsia="標楷體" w:hAnsi="Times New Roman" w:hint="eastAsia"/>
          <w:szCs w:val="24"/>
        </w:rPr>
        <w:t>就可以被表示成</w:t>
      </w:r>
      <m:oMath>
        <m:sSub>
          <m:sSubPr>
            <m:ctrlPr>
              <w:rPr>
                <w:rFonts w:ascii="Cambria Math" w:eastAsia="標楷體" w:hAnsi="Cambria Math"/>
                <w:szCs w:val="24"/>
              </w:rPr>
            </m:ctrlPr>
          </m:sSubPr>
          <m:e>
            <m:r>
              <w:rPr>
                <w:rFonts w:ascii="Cambria Math" w:eastAsia="標楷體" w:hAnsi="Cambria Math"/>
                <w:szCs w:val="24"/>
              </w:rPr>
              <m:t>d</m:t>
            </m:r>
          </m:e>
          <m:sub>
            <m:r>
              <w:rPr>
                <w:rFonts w:ascii="Cambria Math" w:eastAsia="標楷體" w:hAnsi="Cambria Math"/>
                <w:szCs w:val="24"/>
              </w:rPr>
              <m:t>j</m:t>
            </m:r>
          </m:sub>
        </m:sSub>
      </m:oMath>
      <w:r w:rsidRPr="002306A2">
        <w:rPr>
          <w:rFonts w:ascii="Times New Roman" w:eastAsia="標楷體" w:hAnsi="Times New Roman"/>
          <w:szCs w:val="24"/>
        </w:rPr>
        <w:t>=</w:t>
      </w:r>
      <m:oMath>
        <m:d>
          <m:dPr>
            <m:begChr m:val="{"/>
            <m:endChr m:val="}"/>
            <m:ctrlPr>
              <w:rPr>
                <w:rFonts w:ascii="Cambria Math" w:eastAsia="標楷體" w:hAnsi="Cambria Math"/>
                <w:szCs w:val="24"/>
              </w:rPr>
            </m:ctrlPr>
          </m:dPr>
          <m:e>
            <m:sSub>
              <m:sSubPr>
                <m:ctrlPr>
                  <w:rPr>
                    <w:rFonts w:ascii="Cambria Math" w:eastAsia="標楷體" w:hAnsi="Cambria Math"/>
                    <w:i/>
                    <w:szCs w:val="24"/>
                  </w:rPr>
                </m:ctrlPr>
              </m:sSubPr>
              <m:e>
                <m:r>
                  <w:rPr>
                    <w:rFonts w:ascii="Cambria Math" w:eastAsia="標楷體" w:hAnsi="Cambria Math"/>
                    <w:szCs w:val="24"/>
                  </w:rPr>
                  <m:t>w</m:t>
                </m:r>
              </m:e>
              <m:sub>
                <m:r>
                  <w:rPr>
                    <w:rFonts w:ascii="Cambria Math" w:eastAsia="標楷體" w:hAnsi="Cambria Math"/>
                    <w:szCs w:val="24"/>
                  </w:rPr>
                  <m:t>1j</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w</m:t>
                </m:r>
              </m:e>
              <m:sub>
                <m:r>
                  <w:rPr>
                    <w:rFonts w:ascii="Cambria Math" w:eastAsia="標楷體" w:hAnsi="Cambria Math"/>
                    <w:szCs w:val="24"/>
                  </w:rPr>
                  <m:t>2j</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w</m:t>
                </m:r>
              </m:e>
              <m:sub>
                <m:r>
                  <w:rPr>
                    <w:rFonts w:ascii="Cambria Math" w:eastAsia="標楷體" w:hAnsi="Cambria Math"/>
                    <w:szCs w:val="24"/>
                  </w:rPr>
                  <m:t>kj</m:t>
                </m:r>
              </m:sub>
            </m:sSub>
          </m:e>
        </m:d>
      </m:oMath>
      <w:r w:rsidRPr="002306A2">
        <w:rPr>
          <w:rFonts w:ascii="Times New Roman" w:eastAsia="標楷體" w:hAnsi="Times New Roman" w:hint="eastAsia"/>
          <w:szCs w:val="24"/>
        </w:rPr>
        <w:t>，其代表的意義為字詞集合中的</w:t>
      </w:r>
      <w:r w:rsidRPr="002306A2">
        <w:rPr>
          <w:rFonts w:ascii="Times New Roman" w:eastAsia="標楷體" w:hAnsi="Times New Roman" w:hint="eastAsia"/>
          <w:i/>
          <w:szCs w:val="24"/>
        </w:rPr>
        <w:t>k</w:t>
      </w:r>
      <w:proofErr w:type="gramStart"/>
      <w:r w:rsidRPr="002306A2">
        <w:rPr>
          <w:rFonts w:ascii="Times New Roman" w:eastAsia="標楷體" w:hAnsi="Times New Roman" w:hint="eastAsia"/>
          <w:szCs w:val="24"/>
        </w:rPr>
        <w:t>個</w:t>
      </w:r>
      <w:proofErr w:type="gramEnd"/>
      <w:r w:rsidRPr="002306A2">
        <w:rPr>
          <w:rFonts w:ascii="Times New Roman" w:eastAsia="標楷體" w:hAnsi="Times New Roman" w:hint="eastAsia"/>
          <w:szCs w:val="24"/>
        </w:rPr>
        <w:t>字詞在文件</w:t>
      </w:r>
      <m:oMath>
        <m:sSub>
          <m:sSubPr>
            <m:ctrlPr>
              <w:rPr>
                <w:rFonts w:ascii="Cambria Math" w:eastAsia="標楷體" w:hAnsi="Cambria Math"/>
                <w:szCs w:val="24"/>
              </w:rPr>
            </m:ctrlPr>
          </m:sSubPr>
          <m:e>
            <m:r>
              <w:rPr>
                <w:rFonts w:ascii="Cambria Math" w:eastAsia="標楷體" w:hAnsi="Cambria Math"/>
                <w:szCs w:val="24"/>
              </w:rPr>
              <m:t>d</m:t>
            </m:r>
          </m:e>
          <m:sub>
            <m:r>
              <w:rPr>
                <w:rFonts w:ascii="Cambria Math" w:eastAsia="標楷體" w:hAnsi="Cambria Math"/>
                <w:szCs w:val="24"/>
              </w:rPr>
              <m:t>j</m:t>
            </m:r>
          </m:sub>
        </m:sSub>
      </m:oMath>
      <w:r w:rsidRPr="002306A2">
        <w:rPr>
          <w:rFonts w:ascii="Times New Roman" w:eastAsia="標楷體" w:hAnsi="Times New Roman" w:hint="eastAsia"/>
          <w:szCs w:val="24"/>
        </w:rPr>
        <w:t>中的重要性。</w:t>
      </w:r>
    </w:p>
    <w:p w14:paraId="524B43E6" w14:textId="1AF1A965" w:rsidR="00363491" w:rsidRDefault="00363491" w:rsidP="00363491">
      <w:pPr>
        <w:spacing w:line="360" w:lineRule="auto"/>
        <w:jc w:val="both"/>
        <w:rPr>
          <w:rFonts w:ascii="Times New Roman" w:eastAsia="標楷體" w:hAnsi="Times New Roman"/>
          <w:szCs w:val="24"/>
        </w:rPr>
      </w:pPr>
      <w:r>
        <w:rPr>
          <w:rFonts w:ascii="Times New Roman" w:eastAsia="標楷體" w:hAnsi="Times New Roman" w:hint="eastAsia"/>
          <w:szCs w:val="24"/>
        </w:rPr>
        <w:t xml:space="preserve">    </w:t>
      </w:r>
      <w:r w:rsidRPr="002306A2">
        <w:rPr>
          <w:rFonts w:ascii="Times New Roman" w:eastAsia="標楷體" w:hAnsi="Times New Roman" w:hint="eastAsia"/>
          <w:szCs w:val="24"/>
        </w:rPr>
        <w:t>最常見的空間向量模型計算方式則是使用</w:t>
      </w:r>
      <w:r w:rsidRPr="002306A2">
        <w:rPr>
          <w:rFonts w:ascii="Times New Roman" w:eastAsia="標楷體" w:hAnsi="Times New Roman" w:hint="eastAsia"/>
          <w:szCs w:val="24"/>
        </w:rPr>
        <w:t>Term Frequency-Inverse Document</w:t>
      </w:r>
      <w:r w:rsidRPr="002306A2">
        <w:rPr>
          <w:rFonts w:ascii="Times New Roman" w:eastAsia="標楷體" w:hAnsi="Times New Roman"/>
          <w:szCs w:val="24"/>
        </w:rPr>
        <w:t xml:space="preserve"> Frequency</w:t>
      </w:r>
      <w:r>
        <w:rPr>
          <w:rFonts w:ascii="Times New Roman" w:eastAsia="標楷體" w:hAnsi="Times New Roman" w:hint="eastAsia"/>
          <w:szCs w:val="24"/>
        </w:rPr>
        <w:t>(</w:t>
      </w:r>
      <w:r w:rsidRPr="002306A2">
        <w:rPr>
          <w:rFonts w:ascii="Times New Roman" w:eastAsia="標楷體" w:hAnsi="Times New Roman" w:hint="eastAsia"/>
          <w:szCs w:val="24"/>
        </w:rPr>
        <w:t>TF-</w:t>
      </w:r>
      <w:r>
        <w:rPr>
          <w:rFonts w:ascii="Times New Roman" w:eastAsia="標楷體" w:hAnsi="Times New Roman" w:hint="eastAsia"/>
          <w:szCs w:val="24"/>
        </w:rPr>
        <w:t>I</w:t>
      </w:r>
      <w:r w:rsidRPr="002306A2">
        <w:rPr>
          <w:rFonts w:ascii="Times New Roman" w:eastAsia="標楷體" w:hAnsi="Times New Roman" w:hint="eastAsia"/>
          <w:szCs w:val="24"/>
        </w:rPr>
        <w:t>DF</w:t>
      </w:r>
      <w:r>
        <w:rPr>
          <w:rFonts w:ascii="Times New Roman" w:eastAsia="標楷體" w:hAnsi="Times New Roman" w:hint="eastAsia"/>
          <w:szCs w:val="24"/>
        </w:rPr>
        <w:t>)</w:t>
      </w:r>
      <w:r w:rsidRPr="002306A2">
        <w:rPr>
          <w:rFonts w:ascii="Times New Roman" w:eastAsia="標楷體" w:hAnsi="Times New Roman" w:hint="eastAsia"/>
          <w:szCs w:val="24"/>
        </w:rPr>
        <w:t>，其公式如下：</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1"/>
        <w:gridCol w:w="4181"/>
      </w:tblGrid>
      <w:tr w:rsidR="00AE33CF" w14:paraId="337C7509" w14:textId="77777777" w:rsidTr="00AE33CF">
        <w:tc>
          <w:tcPr>
            <w:tcW w:w="4181" w:type="dxa"/>
          </w:tcPr>
          <w:p w14:paraId="5E36BB6D" w14:textId="24FCF18D" w:rsidR="00AE33CF" w:rsidRDefault="00665750" w:rsidP="00AE33CF">
            <w:pPr>
              <w:spacing w:line="360" w:lineRule="auto"/>
              <w:jc w:val="center"/>
              <w:rPr>
                <w:rFonts w:ascii="Times New Roman" w:eastAsia="標楷體" w:hAnsi="Times New Roman"/>
                <w:szCs w:val="24"/>
              </w:rPr>
            </w:pPr>
            <m:oMath>
              <m:sSub>
                <m:sSubPr>
                  <m:ctrlPr>
                    <w:rPr>
                      <w:rFonts w:ascii="Cambria Math" w:eastAsia="標楷體" w:hAnsi="Cambria Math"/>
                      <w:szCs w:val="24"/>
                    </w:rPr>
                  </m:ctrlPr>
                </m:sSubPr>
                <m:e>
                  <m:r>
                    <w:rPr>
                      <w:rFonts w:ascii="Cambria Math" w:eastAsia="標楷體" w:hAnsi="Cambria Math"/>
                      <w:szCs w:val="24"/>
                    </w:rPr>
                    <m:t>tf</m:t>
                  </m:r>
                </m:e>
                <m:sub>
                  <m:r>
                    <w:rPr>
                      <w:rFonts w:ascii="Cambria Math" w:eastAsia="標楷體" w:hAnsi="Cambria Math"/>
                      <w:szCs w:val="24"/>
                    </w:rPr>
                    <m:t>i,j</m:t>
                  </m:r>
                </m:sub>
              </m:sSub>
              <m:r>
                <w:rPr>
                  <w:rFonts w:ascii="Cambria Math" w:eastAsia="標楷體" w:hAnsi="Cambria Math"/>
                  <w:szCs w:val="24"/>
                </w:rPr>
                <m:t xml:space="preserve"> </m:t>
              </m:r>
            </m:oMath>
            <w:r w:rsidR="00AE33CF" w:rsidRPr="00AE33CF">
              <w:rPr>
                <w:rFonts w:ascii="Times New Roman" w:eastAsia="標楷體" w:hAnsi="Times New Roman" w:hint="eastAsia"/>
                <w:szCs w:val="24"/>
              </w:rPr>
              <w:t>=</w:t>
            </w:r>
            <m:oMath>
              <m:r>
                <m:rPr>
                  <m:sty m:val="p"/>
                </m:rPr>
                <w:rPr>
                  <w:rFonts w:ascii="Cambria Math" w:eastAsia="標楷體" w:hAnsi="Cambria Math"/>
                  <w:szCs w:val="24"/>
                </w:rPr>
                <m:t xml:space="preserve">  </m:t>
              </m:r>
              <m:f>
                <m:fPr>
                  <m:ctrlPr>
                    <w:rPr>
                      <w:rFonts w:ascii="Cambria Math" w:eastAsia="標楷體" w:hAnsi="Cambria Math"/>
                      <w:szCs w:val="24"/>
                    </w:rPr>
                  </m:ctrlPr>
                </m:fPr>
                <m:num>
                  <m:sSub>
                    <m:sSubPr>
                      <m:ctrlPr>
                        <w:rPr>
                          <w:rFonts w:ascii="Cambria Math" w:eastAsia="標楷體" w:hAnsi="Cambria Math"/>
                          <w:i/>
                          <w:szCs w:val="24"/>
                        </w:rPr>
                      </m:ctrlPr>
                    </m:sSubPr>
                    <m:e>
                      <m:r>
                        <w:rPr>
                          <w:rFonts w:ascii="Cambria Math" w:eastAsia="標楷體" w:hAnsi="Cambria Math"/>
                          <w:szCs w:val="24"/>
                        </w:rPr>
                        <m:t>f</m:t>
                      </m:r>
                    </m:e>
                    <m:sub>
                      <m:r>
                        <w:rPr>
                          <w:rFonts w:ascii="Cambria Math" w:eastAsia="標楷體" w:hAnsi="Cambria Math"/>
                          <w:szCs w:val="24"/>
                        </w:rPr>
                        <m:t>i,j</m:t>
                      </m:r>
                    </m:sub>
                  </m:sSub>
                </m:num>
                <m:den>
                  <m:sSub>
                    <m:sSubPr>
                      <m:ctrlPr>
                        <w:rPr>
                          <w:rFonts w:ascii="Cambria Math" w:eastAsia="標楷體" w:hAnsi="Cambria Math"/>
                          <w:i/>
                          <w:szCs w:val="24"/>
                        </w:rPr>
                      </m:ctrlPr>
                    </m:sSubPr>
                    <m:e>
                      <m:r>
                        <w:rPr>
                          <w:rFonts w:ascii="Cambria Math" w:eastAsia="標楷體" w:hAnsi="Cambria Math"/>
                          <w:szCs w:val="24"/>
                        </w:rPr>
                        <m:t>N</m:t>
                      </m:r>
                    </m:e>
                    <m:sub>
                      <m:r>
                        <w:rPr>
                          <w:rFonts w:ascii="Cambria Math" w:eastAsia="標楷體" w:hAnsi="Cambria Math"/>
                          <w:szCs w:val="24"/>
                        </w:rPr>
                        <m:t>i</m:t>
                      </m:r>
                    </m:sub>
                  </m:sSub>
                </m:den>
              </m:f>
            </m:oMath>
          </w:p>
        </w:tc>
        <w:tc>
          <w:tcPr>
            <w:tcW w:w="4181" w:type="dxa"/>
          </w:tcPr>
          <w:p w14:paraId="52355F9B" w14:textId="77777777" w:rsidR="00AE33CF" w:rsidRDefault="00AE33CF" w:rsidP="00AE33CF">
            <w:pPr>
              <w:spacing w:line="360" w:lineRule="auto"/>
              <w:jc w:val="right"/>
              <w:rPr>
                <w:rFonts w:ascii="Times New Roman" w:eastAsia="標楷體" w:hAnsi="Times New Roman"/>
                <w:szCs w:val="24"/>
              </w:rPr>
            </w:pPr>
            <w:r>
              <w:rPr>
                <w:rFonts w:ascii="Times New Roman" w:eastAsia="標楷體" w:hAnsi="Times New Roman" w:hint="eastAsia"/>
                <w:szCs w:val="24"/>
              </w:rPr>
              <w:t>(</w:t>
            </w:r>
            <w:r>
              <w:rPr>
                <w:rFonts w:ascii="Times New Roman" w:eastAsia="標楷體" w:hAnsi="Times New Roman"/>
                <w:szCs w:val="24"/>
              </w:rPr>
              <w:t>2-1</w:t>
            </w:r>
            <w:r>
              <w:rPr>
                <w:rFonts w:ascii="Times New Roman" w:eastAsia="標楷體" w:hAnsi="Times New Roman" w:hint="eastAsia"/>
                <w:szCs w:val="24"/>
              </w:rPr>
              <w:t>)</w:t>
            </w:r>
          </w:p>
          <w:p w14:paraId="74C13789" w14:textId="58ABCF1D" w:rsidR="00AE33CF" w:rsidRDefault="00AE33CF" w:rsidP="00AE33CF">
            <w:pPr>
              <w:spacing w:line="360" w:lineRule="auto"/>
              <w:jc w:val="right"/>
              <w:rPr>
                <w:rFonts w:ascii="Times New Roman" w:eastAsia="標楷體" w:hAnsi="Times New Roman"/>
                <w:szCs w:val="24"/>
              </w:rPr>
            </w:pPr>
          </w:p>
        </w:tc>
      </w:tr>
      <w:tr w:rsidR="00AE33CF" w14:paraId="79FDEFE2" w14:textId="77777777" w:rsidTr="00AE33CF">
        <w:tc>
          <w:tcPr>
            <w:tcW w:w="4181" w:type="dxa"/>
          </w:tcPr>
          <w:p w14:paraId="03B2C645" w14:textId="3F7C49E7" w:rsidR="00AE33CF" w:rsidRPr="00AE33CF" w:rsidRDefault="00665750" w:rsidP="00AE33CF">
            <w:pPr>
              <w:spacing w:line="360" w:lineRule="auto"/>
              <w:jc w:val="center"/>
              <w:rPr>
                <w:rFonts w:ascii="Times New Roman" w:eastAsia="標楷體" w:hAnsi="Times New Roman"/>
                <w:szCs w:val="24"/>
              </w:rPr>
            </w:pPr>
            <m:oMath>
              <m:sSub>
                <m:sSubPr>
                  <m:ctrlPr>
                    <w:rPr>
                      <w:rFonts w:ascii="Cambria Math" w:eastAsia="標楷體" w:hAnsi="Cambria Math"/>
                      <w:szCs w:val="24"/>
                    </w:rPr>
                  </m:ctrlPr>
                </m:sSubPr>
                <m:e>
                  <m:r>
                    <w:rPr>
                      <w:rFonts w:ascii="Cambria Math" w:eastAsia="標楷體" w:hAnsi="Cambria Math"/>
                      <w:szCs w:val="24"/>
                    </w:rPr>
                    <m:t>idf</m:t>
                  </m:r>
                </m:e>
                <m:sub>
                  <m:r>
                    <w:rPr>
                      <w:rFonts w:ascii="Cambria Math" w:eastAsia="標楷體" w:hAnsi="Cambria Math"/>
                      <w:szCs w:val="24"/>
                    </w:rPr>
                    <m:t>j</m:t>
                  </m:r>
                </m:sub>
              </m:sSub>
              <m:r>
                <w:rPr>
                  <w:rFonts w:ascii="Cambria Math" w:eastAsia="標楷體" w:hAnsi="Cambria Math"/>
                  <w:szCs w:val="24"/>
                </w:rPr>
                <m:t xml:space="preserve"> </m:t>
              </m:r>
            </m:oMath>
            <w:r w:rsidR="00AE33CF" w:rsidRPr="00AE33CF">
              <w:rPr>
                <w:rFonts w:ascii="Times New Roman" w:eastAsia="標楷體" w:hAnsi="Times New Roman" w:hint="eastAsia"/>
                <w:szCs w:val="24"/>
              </w:rPr>
              <w:t>=</w:t>
            </w:r>
            <m:oMath>
              <m:r>
                <m:rPr>
                  <m:sty m:val="p"/>
                </m:rPr>
                <w:rPr>
                  <w:rFonts w:ascii="Cambria Math" w:eastAsia="標楷體" w:hAnsi="Cambria Math"/>
                  <w:szCs w:val="24"/>
                </w:rPr>
                <m:t xml:space="preserve">  </m:t>
              </m:r>
              <m:func>
                <m:funcPr>
                  <m:ctrlPr>
                    <w:rPr>
                      <w:rFonts w:ascii="Cambria Math" w:eastAsia="標楷體" w:hAnsi="Cambria Math"/>
                      <w:szCs w:val="24"/>
                    </w:rPr>
                  </m:ctrlPr>
                </m:funcPr>
                <m:fName>
                  <m:sSub>
                    <m:sSubPr>
                      <m:ctrlPr>
                        <w:rPr>
                          <w:rFonts w:ascii="Cambria Math" w:eastAsia="標楷體" w:hAnsi="Cambria Math"/>
                          <w:szCs w:val="24"/>
                        </w:rPr>
                      </m:ctrlPr>
                    </m:sSubPr>
                    <m:e>
                      <m:r>
                        <m:rPr>
                          <m:sty m:val="p"/>
                        </m:rPr>
                        <w:rPr>
                          <w:rFonts w:ascii="Cambria Math" w:eastAsia="標楷體" w:hAnsi="Cambria Math"/>
                          <w:szCs w:val="24"/>
                        </w:rPr>
                        <m:t>log</m:t>
                      </m:r>
                    </m:e>
                    <m:sub>
                      <m:r>
                        <w:rPr>
                          <w:rFonts w:ascii="Cambria Math" w:eastAsia="標楷體" w:hAnsi="Cambria Math"/>
                          <w:szCs w:val="24"/>
                        </w:rPr>
                        <m:t>2</m:t>
                      </m:r>
                    </m:sub>
                  </m:sSub>
                </m:fName>
                <m:e>
                  <m:f>
                    <m:fPr>
                      <m:ctrlPr>
                        <w:rPr>
                          <w:rFonts w:ascii="Cambria Math" w:eastAsia="標楷體" w:hAnsi="Cambria Math"/>
                          <w:i/>
                          <w:szCs w:val="24"/>
                        </w:rPr>
                      </m:ctrlPr>
                    </m:fPr>
                    <m:num>
                      <m:d>
                        <m:dPr>
                          <m:begChr m:val="|"/>
                          <m:endChr m:val="|"/>
                          <m:ctrlPr>
                            <w:rPr>
                              <w:rFonts w:ascii="Cambria Math" w:eastAsia="標楷體" w:hAnsi="Cambria Math"/>
                              <w:i/>
                              <w:szCs w:val="24"/>
                            </w:rPr>
                          </m:ctrlPr>
                        </m:dPr>
                        <m:e>
                          <m:r>
                            <w:rPr>
                              <w:rFonts w:ascii="Cambria Math" w:eastAsia="標楷體" w:hAnsi="Cambria Math"/>
                              <w:szCs w:val="24"/>
                            </w:rPr>
                            <m:t>D</m:t>
                          </m:r>
                        </m:e>
                      </m:d>
                    </m:num>
                    <m:den>
                      <m:d>
                        <m:dPr>
                          <m:begChr m:val="|"/>
                          <m:endChr m:val="|"/>
                          <m:ctrlPr>
                            <w:rPr>
                              <w:rFonts w:ascii="Cambria Math" w:eastAsia="標楷體" w:hAnsi="Cambria Math"/>
                              <w:i/>
                              <w:szCs w:val="24"/>
                            </w:rPr>
                          </m:ctrlPr>
                        </m:dPr>
                        <m:e>
                          <m:d>
                            <m:dPr>
                              <m:begChr m:val="{"/>
                              <m:endChr m:val="}"/>
                              <m:ctrlPr>
                                <w:rPr>
                                  <w:rFonts w:ascii="Cambria Math" w:eastAsia="標楷體" w:hAnsi="Cambria Math"/>
                                  <w:i/>
                                  <w:szCs w:val="24"/>
                                </w:rPr>
                              </m:ctrlPr>
                            </m:dPr>
                            <m:e>
                              <m:r>
                                <w:rPr>
                                  <w:rFonts w:ascii="Cambria Math" w:eastAsia="標楷體" w:hAnsi="Cambria Math"/>
                                  <w:szCs w:val="24"/>
                                </w:rPr>
                                <m:t>d</m:t>
                              </m:r>
                            </m:e>
                            <m:e>
                              <m:r>
                                <w:rPr>
                                  <w:rFonts w:ascii="Cambria Math" w:eastAsia="標楷體" w:hAnsi="Cambria Math"/>
                                  <w:szCs w:val="24"/>
                                </w:rPr>
                                <m:t xml:space="preserve">d∋ </m:t>
                              </m:r>
                              <m:sSub>
                                <m:sSubPr>
                                  <m:ctrlPr>
                                    <w:rPr>
                                      <w:rFonts w:ascii="Cambria Math" w:eastAsia="標楷體" w:hAnsi="Cambria Math"/>
                                      <w:i/>
                                      <w:szCs w:val="24"/>
                                    </w:rPr>
                                  </m:ctrlPr>
                                </m:sSubPr>
                                <m:e>
                                  <m:r>
                                    <w:rPr>
                                      <w:rFonts w:ascii="Cambria Math" w:eastAsia="標楷體" w:hAnsi="Cambria Math"/>
                                      <w:szCs w:val="24"/>
                                    </w:rPr>
                                    <m:t>t</m:t>
                                  </m:r>
                                </m:e>
                                <m:sub>
                                  <m:r>
                                    <w:rPr>
                                      <w:rFonts w:ascii="Cambria Math" w:eastAsia="標楷體" w:hAnsi="Cambria Math"/>
                                      <w:szCs w:val="24"/>
                                    </w:rPr>
                                    <m:t>j</m:t>
                                  </m:r>
                                </m:sub>
                              </m:sSub>
                            </m:e>
                          </m:d>
                        </m:e>
                      </m:d>
                    </m:den>
                  </m:f>
                </m:e>
              </m:func>
            </m:oMath>
          </w:p>
        </w:tc>
        <w:tc>
          <w:tcPr>
            <w:tcW w:w="4181" w:type="dxa"/>
          </w:tcPr>
          <w:p w14:paraId="7C6CEE46" w14:textId="2A62D0BA" w:rsidR="00AE33CF" w:rsidRDefault="00AE33CF" w:rsidP="00AE33CF">
            <w:pPr>
              <w:spacing w:line="360" w:lineRule="auto"/>
              <w:jc w:val="right"/>
              <w:rPr>
                <w:rFonts w:ascii="Times New Roman" w:eastAsia="標楷體" w:hAnsi="Times New Roman"/>
                <w:szCs w:val="24"/>
              </w:rPr>
            </w:pPr>
            <w:r>
              <w:rPr>
                <w:rFonts w:ascii="Times New Roman" w:eastAsia="標楷體" w:hAnsi="Times New Roman" w:hint="eastAsia"/>
                <w:szCs w:val="24"/>
              </w:rPr>
              <w:t>(</w:t>
            </w:r>
            <w:r>
              <w:rPr>
                <w:rFonts w:ascii="Times New Roman" w:eastAsia="標楷體" w:hAnsi="Times New Roman"/>
                <w:szCs w:val="24"/>
              </w:rPr>
              <w:t>2-2</w:t>
            </w:r>
            <w:r>
              <w:rPr>
                <w:rFonts w:ascii="Times New Roman" w:eastAsia="標楷體" w:hAnsi="Times New Roman" w:hint="eastAsia"/>
                <w:szCs w:val="24"/>
              </w:rPr>
              <w:t>)</w:t>
            </w:r>
          </w:p>
        </w:tc>
      </w:tr>
      <w:tr w:rsidR="00AE33CF" w14:paraId="7A37887E" w14:textId="77777777" w:rsidTr="00AE33CF">
        <w:tc>
          <w:tcPr>
            <w:tcW w:w="4181" w:type="dxa"/>
          </w:tcPr>
          <w:p w14:paraId="7F74B968" w14:textId="00363B79" w:rsidR="00AE33CF" w:rsidRPr="00AE33CF" w:rsidRDefault="00665750" w:rsidP="00AE33CF">
            <w:pPr>
              <w:spacing w:line="360" w:lineRule="auto"/>
              <w:jc w:val="center"/>
              <w:rPr>
                <w:rFonts w:ascii="Times New Roman" w:eastAsia="標楷體" w:hAnsi="Times New Roman"/>
                <w:szCs w:val="24"/>
              </w:rPr>
            </w:pPr>
            <m:oMath>
              <m:sSub>
                <m:sSubPr>
                  <m:ctrlPr>
                    <w:rPr>
                      <w:rFonts w:ascii="Cambria Math" w:eastAsia="標楷體" w:hAnsi="Cambria Math"/>
                      <w:szCs w:val="24"/>
                    </w:rPr>
                  </m:ctrlPr>
                </m:sSubPr>
                <m:e>
                  <m:r>
                    <w:rPr>
                      <w:rFonts w:ascii="Cambria Math" w:eastAsia="標楷體" w:hAnsi="Cambria Math"/>
                      <w:szCs w:val="24"/>
                    </w:rPr>
                    <m:t>w</m:t>
                  </m:r>
                </m:e>
                <m:sub>
                  <m:r>
                    <w:rPr>
                      <w:rFonts w:ascii="Cambria Math" w:eastAsia="標楷體" w:hAnsi="Cambria Math"/>
                      <w:szCs w:val="24"/>
                    </w:rPr>
                    <m:t>i,j</m:t>
                  </m:r>
                </m:sub>
              </m:sSub>
              <m:r>
                <w:rPr>
                  <w:rFonts w:ascii="Cambria Math" w:eastAsia="標楷體" w:hAnsi="Cambria Math"/>
                  <w:szCs w:val="24"/>
                </w:rPr>
                <m:t xml:space="preserve"> </m:t>
              </m:r>
            </m:oMath>
            <w:r w:rsidR="00AE33CF" w:rsidRPr="00AE33CF">
              <w:rPr>
                <w:rFonts w:ascii="Times New Roman" w:eastAsia="標楷體" w:hAnsi="Times New Roman" w:hint="eastAsia"/>
                <w:szCs w:val="24"/>
              </w:rPr>
              <w:t>=</w:t>
            </w:r>
            <m:oMath>
              <m:r>
                <m:rPr>
                  <m:sty m:val="p"/>
                </m:rPr>
                <w:rPr>
                  <w:rFonts w:ascii="Cambria Math" w:eastAsia="標楷體" w:hAnsi="Cambria Math"/>
                  <w:szCs w:val="24"/>
                </w:rPr>
                <m:t xml:space="preserve"> </m:t>
              </m:r>
              <m:sSub>
                <m:sSubPr>
                  <m:ctrlPr>
                    <w:rPr>
                      <w:rFonts w:ascii="Cambria Math" w:eastAsia="標楷體" w:hAnsi="Cambria Math"/>
                      <w:szCs w:val="24"/>
                    </w:rPr>
                  </m:ctrlPr>
                </m:sSubPr>
                <m:e>
                  <m:r>
                    <w:rPr>
                      <w:rFonts w:ascii="Cambria Math" w:eastAsia="標楷體" w:hAnsi="Cambria Math"/>
                      <w:szCs w:val="24"/>
                    </w:rPr>
                    <m:t>tf</m:t>
                  </m:r>
                </m:e>
                <m:sub>
                  <m:r>
                    <w:rPr>
                      <w:rFonts w:ascii="Cambria Math" w:eastAsia="標楷體" w:hAnsi="Cambria Math"/>
                      <w:szCs w:val="24"/>
                    </w:rPr>
                    <m:t>i,j</m:t>
                  </m:r>
                </m:sub>
              </m:sSub>
              <m:r>
                <w:rPr>
                  <w:rFonts w:ascii="Cambria Math" w:eastAsia="標楷體" w:hAnsi="Cambria Math"/>
                  <w:szCs w:val="24"/>
                </w:rPr>
                <m:t>×</m:t>
              </m:r>
              <m:sSub>
                <m:sSubPr>
                  <m:ctrlPr>
                    <w:rPr>
                      <w:rFonts w:ascii="Cambria Math" w:eastAsia="標楷體" w:hAnsi="Cambria Math"/>
                      <w:szCs w:val="24"/>
                    </w:rPr>
                  </m:ctrlPr>
                </m:sSubPr>
                <m:e>
                  <m:r>
                    <w:rPr>
                      <w:rFonts w:ascii="Cambria Math" w:eastAsia="標楷體" w:hAnsi="Cambria Math"/>
                      <w:szCs w:val="24"/>
                    </w:rPr>
                    <m:t>idf</m:t>
                  </m:r>
                </m:e>
                <m:sub>
                  <m:r>
                    <w:rPr>
                      <w:rFonts w:ascii="Cambria Math" w:eastAsia="標楷體" w:hAnsi="Cambria Math"/>
                      <w:szCs w:val="24"/>
                    </w:rPr>
                    <m:t>j</m:t>
                  </m:r>
                </m:sub>
              </m:sSub>
            </m:oMath>
          </w:p>
        </w:tc>
        <w:tc>
          <w:tcPr>
            <w:tcW w:w="4181" w:type="dxa"/>
          </w:tcPr>
          <w:p w14:paraId="3BF9D39A" w14:textId="7EEA5E72" w:rsidR="00AE33CF" w:rsidRDefault="00AE33CF" w:rsidP="00AE33CF">
            <w:pPr>
              <w:spacing w:line="360" w:lineRule="auto"/>
              <w:jc w:val="right"/>
              <w:rPr>
                <w:rFonts w:ascii="Times New Roman" w:eastAsia="標楷體" w:hAnsi="Times New Roman"/>
                <w:szCs w:val="24"/>
              </w:rPr>
            </w:pPr>
            <w:r>
              <w:rPr>
                <w:rFonts w:ascii="Times New Roman" w:eastAsia="標楷體" w:hAnsi="Times New Roman" w:hint="eastAsia"/>
                <w:szCs w:val="24"/>
              </w:rPr>
              <w:t>(</w:t>
            </w:r>
            <w:r>
              <w:rPr>
                <w:rFonts w:ascii="Times New Roman" w:eastAsia="標楷體" w:hAnsi="Times New Roman"/>
                <w:szCs w:val="24"/>
              </w:rPr>
              <w:t>2-3</w:t>
            </w:r>
            <w:r>
              <w:rPr>
                <w:rFonts w:ascii="Times New Roman" w:eastAsia="標楷體" w:hAnsi="Times New Roman" w:hint="eastAsia"/>
                <w:szCs w:val="24"/>
              </w:rPr>
              <w:t>)</w:t>
            </w:r>
          </w:p>
        </w:tc>
      </w:tr>
    </w:tbl>
    <w:p w14:paraId="3B942E68" w14:textId="77777777" w:rsidR="00AE33CF" w:rsidRDefault="00AE33CF" w:rsidP="00363491">
      <w:pPr>
        <w:spacing w:line="360" w:lineRule="auto"/>
        <w:ind w:firstLineChars="200" w:firstLine="480"/>
        <w:jc w:val="both"/>
        <w:rPr>
          <w:rFonts w:ascii="Times New Roman" w:eastAsia="標楷體" w:hAnsi="Times New Roman"/>
        </w:rPr>
      </w:pPr>
    </w:p>
    <w:p w14:paraId="1E1A768D" w14:textId="3590E5CA" w:rsidR="00363491" w:rsidRPr="002306A2" w:rsidRDefault="00363491" w:rsidP="00363491">
      <w:pPr>
        <w:spacing w:line="360" w:lineRule="auto"/>
        <w:ind w:firstLineChars="200" w:firstLine="480"/>
        <w:jc w:val="both"/>
        <w:rPr>
          <w:rFonts w:ascii="Times New Roman" w:eastAsia="標楷體" w:hAnsi="Times New Roman"/>
          <w:szCs w:val="24"/>
        </w:rPr>
      </w:pPr>
      <w:r w:rsidRPr="002306A2">
        <w:rPr>
          <w:rFonts w:ascii="Times New Roman" w:eastAsia="標楷體" w:hAnsi="Times New Roman" w:hint="eastAsia"/>
        </w:rPr>
        <w:t>其中</w:t>
      </w:r>
      <m:oMath>
        <m:sSub>
          <m:sSubPr>
            <m:ctrlPr>
              <w:rPr>
                <w:rFonts w:ascii="Cambria Math" w:eastAsia="標楷體" w:hAnsi="Cambria Math"/>
                <w:szCs w:val="24"/>
              </w:rPr>
            </m:ctrlPr>
          </m:sSubPr>
          <m:e>
            <m:r>
              <w:rPr>
                <w:rFonts w:ascii="Cambria Math" w:eastAsia="標楷體" w:hAnsi="Cambria Math"/>
                <w:szCs w:val="24"/>
              </w:rPr>
              <m:t>tf</m:t>
            </m:r>
          </m:e>
          <m:sub>
            <m:r>
              <w:rPr>
                <w:rFonts w:ascii="Cambria Math" w:eastAsia="標楷體" w:hAnsi="Cambria Math"/>
                <w:szCs w:val="24"/>
              </w:rPr>
              <m:t>i,j</m:t>
            </m:r>
          </m:sub>
        </m:sSub>
      </m:oMath>
      <w:r w:rsidRPr="002306A2">
        <w:rPr>
          <w:rFonts w:ascii="Times New Roman" w:eastAsia="標楷體" w:hAnsi="Times New Roman" w:hint="eastAsia"/>
          <w:szCs w:val="24"/>
        </w:rPr>
        <w:t>是文件</w:t>
      </w:r>
      <w:proofErr w:type="spellStart"/>
      <w:r w:rsidR="00666B8E">
        <w:rPr>
          <w:rFonts w:ascii="Times New Roman" w:eastAsia="標楷體" w:hAnsi="Times New Roman"/>
          <w:i/>
          <w:szCs w:val="24"/>
        </w:rPr>
        <w:t>i</w:t>
      </w:r>
      <w:proofErr w:type="spellEnd"/>
      <w:proofErr w:type="gramStart"/>
      <w:r w:rsidRPr="002306A2">
        <w:rPr>
          <w:rFonts w:ascii="Times New Roman" w:eastAsia="標楷體" w:hAnsi="Times New Roman" w:hint="eastAsia"/>
          <w:szCs w:val="24"/>
        </w:rPr>
        <w:t>中字詞</w:t>
      </w:r>
      <w:proofErr w:type="gramEnd"/>
      <w:r w:rsidR="00666B8E">
        <w:rPr>
          <w:rFonts w:ascii="Times New Roman" w:eastAsia="標楷體" w:hAnsi="Times New Roman"/>
          <w:i/>
          <w:szCs w:val="24"/>
        </w:rPr>
        <w:t>j</w:t>
      </w:r>
      <w:r w:rsidRPr="002306A2">
        <w:rPr>
          <w:rFonts w:ascii="Times New Roman" w:eastAsia="標楷體" w:hAnsi="Times New Roman" w:hint="eastAsia"/>
          <w:szCs w:val="24"/>
        </w:rPr>
        <w:t>的出現頻率</w:t>
      </w:r>
      <w:r>
        <w:rPr>
          <w:rFonts w:ascii="Times New Roman" w:eastAsia="標楷體" w:hAnsi="Times New Roman" w:hint="eastAsia"/>
          <w:szCs w:val="24"/>
        </w:rPr>
        <w:t>(</w:t>
      </w:r>
      <w:r w:rsidR="00AE0954">
        <w:rPr>
          <w:rFonts w:ascii="Times New Roman" w:eastAsia="標楷體" w:hAnsi="Times New Roman"/>
          <w:szCs w:val="24"/>
        </w:rPr>
        <w:t>t</w:t>
      </w:r>
      <w:r w:rsidRPr="002306A2">
        <w:rPr>
          <w:rFonts w:ascii="Times New Roman" w:eastAsia="標楷體" w:hAnsi="Times New Roman" w:hint="eastAsia"/>
          <w:szCs w:val="24"/>
        </w:rPr>
        <w:t xml:space="preserve">erm </w:t>
      </w:r>
      <w:r w:rsidR="00AE0954">
        <w:rPr>
          <w:rFonts w:ascii="Times New Roman" w:eastAsia="標楷體" w:hAnsi="Times New Roman"/>
          <w:szCs w:val="24"/>
        </w:rPr>
        <w:t>f</w:t>
      </w:r>
      <w:r w:rsidRPr="002306A2">
        <w:rPr>
          <w:rFonts w:ascii="Times New Roman" w:eastAsia="標楷體" w:hAnsi="Times New Roman" w:hint="eastAsia"/>
          <w:szCs w:val="24"/>
        </w:rPr>
        <w:t>requency,</w:t>
      </w:r>
      <w:r>
        <w:rPr>
          <w:rFonts w:ascii="Times New Roman" w:eastAsia="標楷體" w:hAnsi="Times New Roman"/>
          <w:szCs w:val="24"/>
        </w:rPr>
        <w:t xml:space="preserve"> </w:t>
      </w:r>
      <w:r w:rsidRPr="002306A2">
        <w:rPr>
          <w:rFonts w:ascii="Times New Roman" w:eastAsia="標楷體" w:hAnsi="Times New Roman" w:hint="eastAsia"/>
          <w:szCs w:val="24"/>
        </w:rPr>
        <w:t>TF</w:t>
      </w:r>
      <w:r>
        <w:rPr>
          <w:rFonts w:ascii="Times New Roman" w:eastAsia="標楷體" w:hAnsi="Times New Roman" w:hint="eastAsia"/>
          <w:szCs w:val="24"/>
        </w:rPr>
        <w:t>)</w:t>
      </w:r>
      <w:r w:rsidRPr="002306A2">
        <w:rPr>
          <w:rFonts w:ascii="Times New Roman" w:eastAsia="標楷體" w:hAnsi="Times New Roman" w:hint="eastAsia"/>
          <w:szCs w:val="24"/>
        </w:rPr>
        <w:t>，</w:t>
      </w:r>
      <m:oMath>
        <m:sSub>
          <m:sSubPr>
            <m:ctrlPr>
              <w:rPr>
                <w:rFonts w:ascii="Cambria Math" w:eastAsia="標楷體" w:hAnsi="Cambria Math"/>
                <w:i/>
                <w:szCs w:val="24"/>
              </w:rPr>
            </m:ctrlPr>
          </m:sSubPr>
          <m:e>
            <m:r>
              <w:rPr>
                <w:rFonts w:ascii="Cambria Math" w:eastAsia="標楷體" w:hAnsi="Cambria Math"/>
                <w:szCs w:val="24"/>
              </w:rPr>
              <m:t>f</m:t>
            </m:r>
          </m:e>
          <m:sub>
            <m:r>
              <w:rPr>
                <w:rFonts w:ascii="Cambria Math" w:eastAsia="標楷體" w:hAnsi="Cambria Math"/>
                <w:szCs w:val="24"/>
              </w:rPr>
              <m:t>i,j</m:t>
            </m:r>
          </m:sub>
        </m:sSub>
      </m:oMath>
      <w:r w:rsidRPr="002306A2">
        <w:rPr>
          <w:rFonts w:ascii="Times New Roman" w:eastAsia="標楷體" w:hAnsi="Times New Roman" w:hint="eastAsia"/>
          <w:szCs w:val="24"/>
        </w:rPr>
        <w:t>是字詞</w:t>
      </w:r>
      <w:r w:rsidR="00666B8E">
        <w:rPr>
          <w:rFonts w:ascii="Times New Roman" w:eastAsia="標楷體" w:hAnsi="Times New Roman"/>
          <w:i/>
          <w:szCs w:val="24"/>
        </w:rPr>
        <w:t>j</w:t>
      </w:r>
      <w:r w:rsidRPr="002306A2">
        <w:rPr>
          <w:rFonts w:ascii="Times New Roman" w:eastAsia="標楷體" w:hAnsi="Times New Roman" w:hint="eastAsia"/>
          <w:szCs w:val="24"/>
        </w:rPr>
        <w:t>在文件</w:t>
      </w:r>
      <w:proofErr w:type="spellStart"/>
      <w:r w:rsidR="00666B8E">
        <w:rPr>
          <w:rFonts w:ascii="Times New Roman" w:eastAsia="標楷體" w:hAnsi="Times New Roman"/>
          <w:i/>
          <w:szCs w:val="24"/>
        </w:rPr>
        <w:t>i</w:t>
      </w:r>
      <w:proofErr w:type="spellEnd"/>
      <w:r w:rsidRPr="002306A2">
        <w:rPr>
          <w:rFonts w:ascii="Times New Roman" w:eastAsia="標楷體" w:hAnsi="Times New Roman" w:hint="eastAsia"/>
          <w:szCs w:val="24"/>
        </w:rPr>
        <w:t>中出現的次數，</w:t>
      </w:r>
      <m:oMath>
        <m:sSub>
          <m:sSubPr>
            <m:ctrlPr>
              <w:rPr>
                <w:rFonts w:ascii="Cambria Math" w:eastAsia="標楷體" w:hAnsi="Cambria Math"/>
                <w:i/>
                <w:szCs w:val="24"/>
              </w:rPr>
            </m:ctrlPr>
          </m:sSubPr>
          <m:e>
            <m:r>
              <w:rPr>
                <w:rFonts w:ascii="Cambria Math" w:eastAsia="標楷體" w:hAnsi="Cambria Math"/>
                <w:szCs w:val="24"/>
              </w:rPr>
              <m:t>N</m:t>
            </m:r>
          </m:e>
          <m:sub>
            <m:r>
              <w:rPr>
                <w:rFonts w:ascii="Cambria Math" w:eastAsia="標楷體" w:hAnsi="Cambria Math"/>
                <w:szCs w:val="24"/>
              </w:rPr>
              <m:t>i</m:t>
            </m:r>
          </m:sub>
        </m:sSub>
      </m:oMath>
      <w:r w:rsidRPr="002306A2">
        <w:rPr>
          <w:rFonts w:ascii="Times New Roman" w:eastAsia="標楷體" w:hAnsi="Times New Roman" w:hint="eastAsia"/>
          <w:szCs w:val="24"/>
        </w:rPr>
        <w:t>代表文件</w:t>
      </w:r>
      <w:proofErr w:type="spellStart"/>
      <w:r w:rsidR="00666B8E">
        <w:rPr>
          <w:rFonts w:ascii="Times New Roman" w:eastAsia="標楷體" w:hAnsi="Times New Roman"/>
          <w:i/>
          <w:szCs w:val="24"/>
        </w:rPr>
        <w:t>i</w:t>
      </w:r>
      <w:proofErr w:type="spellEnd"/>
      <w:r w:rsidRPr="002306A2">
        <w:rPr>
          <w:rFonts w:ascii="Times New Roman" w:eastAsia="標楷體" w:hAnsi="Times New Roman" w:hint="eastAsia"/>
          <w:szCs w:val="24"/>
        </w:rPr>
        <w:t>中的字詞總數；</w:t>
      </w:r>
      <m:oMath>
        <m:sSub>
          <m:sSubPr>
            <m:ctrlPr>
              <w:rPr>
                <w:rFonts w:ascii="Cambria Math" w:eastAsia="標楷體" w:hAnsi="Cambria Math"/>
                <w:szCs w:val="24"/>
              </w:rPr>
            </m:ctrlPr>
          </m:sSubPr>
          <m:e>
            <m:r>
              <w:rPr>
                <w:rFonts w:ascii="Cambria Math" w:eastAsia="標楷體" w:hAnsi="Cambria Math"/>
                <w:szCs w:val="24"/>
              </w:rPr>
              <m:t>idf</m:t>
            </m:r>
          </m:e>
          <m:sub>
            <m:r>
              <w:rPr>
                <w:rFonts w:ascii="Cambria Math" w:eastAsia="標楷體" w:hAnsi="Cambria Math"/>
                <w:szCs w:val="24"/>
              </w:rPr>
              <m:t>j</m:t>
            </m:r>
          </m:sub>
        </m:sSub>
      </m:oMath>
      <w:r w:rsidRPr="002306A2">
        <w:rPr>
          <w:rFonts w:ascii="Times New Roman" w:eastAsia="標楷體" w:hAnsi="Times New Roman" w:hint="eastAsia"/>
          <w:szCs w:val="24"/>
        </w:rPr>
        <w:t>則是字詞</w:t>
      </w:r>
      <w:r w:rsidR="00666B8E">
        <w:rPr>
          <w:rFonts w:ascii="Times New Roman" w:eastAsia="標楷體" w:hAnsi="Times New Roman"/>
          <w:i/>
          <w:szCs w:val="24"/>
        </w:rPr>
        <w:t>j</w:t>
      </w:r>
      <w:r w:rsidRPr="002306A2">
        <w:rPr>
          <w:rFonts w:ascii="Times New Roman" w:eastAsia="標楷體" w:hAnsi="Times New Roman" w:hint="eastAsia"/>
          <w:szCs w:val="24"/>
        </w:rPr>
        <w:t>在文件</w:t>
      </w:r>
      <w:r w:rsidR="00666B8E">
        <w:rPr>
          <w:rFonts w:ascii="Times New Roman" w:eastAsia="標楷體" w:hAnsi="Times New Roman" w:hint="eastAsia"/>
          <w:szCs w:val="24"/>
        </w:rPr>
        <w:t>集</w:t>
      </w:r>
      <w:r w:rsidRPr="002306A2">
        <w:rPr>
          <w:rFonts w:ascii="Times New Roman" w:eastAsia="標楷體" w:hAnsi="Times New Roman" w:hint="eastAsia"/>
          <w:szCs w:val="24"/>
        </w:rPr>
        <w:t>中的逆向文件頻率</w:t>
      </w:r>
      <w:r>
        <w:rPr>
          <w:rFonts w:ascii="Times New Roman" w:eastAsia="標楷體" w:hAnsi="Times New Roman" w:hint="eastAsia"/>
          <w:szCs w:val="24"/>
        </w:rPr>
        <w:t>(</w:t>
      </w:r>
      <w:r w:rsidR="00AE0954">
        <w:rPr>
          <w:rFonts w:ascii="Times New Roman" w:eastAsia="標楷體" w:hAnsi="Times New Roman"/>
          <w:szCs w:val="24"/>
        </w:rPr>
        <w:t>i</w:t>
      </w:r>
      <w:r w:rsidRPr="002306A2">
        <w:rPr>
          <w:rFonts w:ascii="Times New Roman" w:eastAsia="標楷體" w:hAnsi="Times New Roman" w:hint="eastAsia"/>
          <w:szCs w:val="24"/>
        </w:rPr>
        <w:t xml:space="preserve">nverse </w:t>
      </w:r>
      <w:r w:rsidR="00AE0954">
        <w:rPr>
          <w:rFonts w:ascii="Times New Roman" w:eastAsia="標楷體" w:hAnsi="Times New Roman"/>
          <w:szCs w:val="24"/>
        </w:rPr>
        <w:t>d</w:t>
      </w:r>
      <w:r w:rsidRPr="002306A2">
        <w:rPr>
          <w:rFonts w:ascii="Times New Roman" w:eastAsia="標楷體" w:hAnsi="Times New Roman" w:hint="eastAsia"/>
          <w:szCs w:val="24"/>
        </w:rPr>
        <w:t>ocument</w:t>
      </w:r>
      <w:r w:rsidRPr="002306A2">
        <w:rPr>
          <w:rFonts w:ascii="Times New Roman" w:eastAsia="標楷體" w:hAnsi="Times New Roman"/>
          <w:szCs w:val="24"/>
        </w:rPr>
        <w:t xml:space="preserve"> </w:t>
      </w:r>
      <w:r w:rsidR="00AE0954">
        <w:rPr>
          <w:rFonts w:ascii="Times New Roman" w:eastAsia="標楷體" w:hAnsi="Times New Roman"/>
          <w:szCs w:val="24"/>
        </w:rPr>
        <w:t>f</w:t>
      </w:r>
      <w:r w:rsidRPr="002306A2">
        <w:rPr>
          <w:rFonts w:ascii="Times New Roman" w:eastAsia="標楷體" w:hAnsi="Times New Roman"/>
          <w:szCs w:val="24"/>
        </w:rPr>
        <w:t>requency</w:t>
      </w:r>
      <w:r w:rsidRPr="002306A2">
        <w:rPr>
          <w:rFonts w:ascii="Times New Roman" w:eastAsia="標楷體" w:hAnsi="Times New Roman" w:hint="eastAsia"/>
          <w:szCs w:val="24"/>
        </w:rPr>
        <w:t>,</w:t>
      </w:r>
      <w:r>
        <w:rPr>
          <w:rFonts w:ascii="Times New Roman" w:eastAsia="標楷體" w:hAnsi="Times New Roman"/>
          <w:szCs w:val="24"/>
        </w:rPr>
        <w:t xml:space="preserve"> </w:t>
      </w:r>
      <w:r w:rsidRPr="002306A2">
        <w:rPr>
          <w:rFonts w:ascii="Times New Roman" w:eastAsia="標楷體" w:hAnsi="Times New Roman" w:hint="eastAsia"/>
          <w:szCs w:val="24"/>
        </w:rPr>
        <w:t>IDF</w:t>
      </w:r>
      <w:r>
        <w:rPr>
          <w:rFonts w:ascii="Times New Roman" w:eastAsia="標楷體" w:hAnsi="Times New Roman" w:hint="eastAsia"/>
          <w:szCs w:val="24"/>
        </w:rPr>
        <w:t>)</w:t>
      </w:r>
      <w:r w:rsidRPr="002306A2">
        <w:rPr>
          <w:rFonts w:ascii="Times New Roman" w:eastAsia="標楷體" w:hAnsi="Times New Roman" w:hint="eastAsia"/>
          <w:szCs w:val="24"/>
        </w:rPr>
        <w:t>，</w:t>
      </w:r>
      <m:oMath>
        <m:d>
          <m:dPr>
            <m:begChr m:val="|"/>
            <m:endChr m:val="|"/>
            <m:ctrlPr>
              <w:rPr>
                <w:rFonts w:ascii="Cambria Math" w:eastAsia="標楷體" w:hAnsi="Cambria Math"/>
                <w:szCs w:val="24"/>
              </w:rPr>
            </m:ctrlPr>
          </m:dPr>
          <m:e>
            <m:r>
              <w:rPr>
                <w:rFonts w:ascii="Cambria Math" w:eastAsia="標楷體" w:hAnsi="Cambria Math" w:hint="eastAsia"/>
                <w:szCs w:val="24"/>
              </w:rPr>
              <m:t>D</m:t>
            </m:r>
          </m:e>
        </m:d>
      </m:oMath>
      <w:r w:rsidRPr="002306A2">
        <w:rPr>
          <w:rFonts w:ascii="Times New Roman" w:eastAsia="標楷體" w:hAnsi="Times New Roman" w:hint="eastAsia"/>
          <w:szCs w:val="24"/>
        </w:rPr>
        <w:t>代表文件</w:t>
      </w:r>
      <w:r w:rsidR="00666B8E">
        <w:rPr>
          <w:rFonts w:ascii="Times New Roman" w:eastAsia="標楷體" w:hAnsi="Times New Roman" w:hint="eastAsia"/>
          <w:szCs w:val="24"/>
        </w:rPr>
        <w:t>集</w:t>
      </w:r>
      <w:r w:rsidRPr="002306A2">
        <w:rPr>
          <w:rFonts w:ascii="Times New Roman" w:eastAsia="標楷體" w:hAnsi="Times New Roman" w:hint="eastAsia"/>
          <w:szCs w:val="24"/>
        </w:rPr>
        <w:t>中的文件總數，</w:t>
      </w:r>
      <m:oMath>
        <m:d>
          <m:dPr>
            <m:begChr m:val="|"/>
            <m:endChr m:val="|"/>
            <m:ctrlPr>
              <w:rPr>
                <w:rFonts w:ascii="Cambria Math" w:eastAsia="標楷體" w:hAnsi="Cambria Math" w:cs="Times New Roman"/>
                <w:i/>
                <w:szCs w:val="24"/>
              </w:rPr>
            </m:ctrlPr>
          </m:dPr>
          <m:e>
            <m:d>
              <m:dPr>
                <m:begChr m:val="{"/>
                <m:endChr m:val="}"/>
                <m:ctrlPr>
                  <w:rPr>
                    <w:rFonts w:ascii="Cambria Math" w:eastAsia="標楷體" w:hAnsi="Cambria Math" w:cs="Times New Roman"/>
                    <w:i/>
                    <w:szCs w:val="24"/>
                  </w:rPr>
                </m:ctrlPr>
              </m:dPr>
              <m:e>
                <m:r>
                  <w:rPr>
                    <w:rFonts w:ascii="Cambria Math" w:eastAsia="標楷體" w:hAnsi="Cambria Math"/>
                    <w:szCs w:val="24"/>
                  </w:rPr>
                  <m:t>d</m:t>
                </m:r>
              </m:e>
              <m:e>
                <m:r>
                  <w:rPr>
                    <w:rFonts w:ascii="Cambria Math" w:eastAsia="標楷體" w:hAnsi="Cambria Math"/>
                    <w:szCs w:val="24"/>
                  </w:rPr>
                  <m:t xml:space="preserve">d∋ </m:t>
                </m:r>
                <m:sSub>
                  <m:sSubPr>
                    <m:ctrlPr>
                      <w:rPr>
                        <w:rFonts w:ascii="Cambria Math" w:eastAsia="標楷體" w:hAnsi="Cambria Math" w:cs="Times New Roman"/>
                        <w:i/>
                        <w:szCs w:val="24"/>
                      </w:rPr>
                    </m:ctrlPr>
                  </m:sSubPr>
                  <m:e>
                    <m:r>
                      <w:rPr>
                        <w:rFonts w:ascii="Cambria Math" w:eastAsia="標楷體" w:hAnsi="Cambria Math"/>
                        <w:szCs w:val="24"/>
                      </w:rPr>
                      <m:t>t</m:t>
                    </m:r>
                  </m:e>
                  <m:sub>
                    <m:r>
                      <w:rPr>
                        <w:rFonts w:ascii="Cambria Math" w:eastAsia="標楷體" w:hAnsi="Cambria Math"/>
                        <w:szCs w:val="24"/>
                      </w:rPr>
                      <m:t>j</m:t>
                    </m:r>
                  </m:sub>
                </m:sSub>
              </m:e>
            </m:d>
          </m:e>
        </m:d>
      </m:oMath>
      <w:r w:rsidRPr="002306A2">
        <w:rPr>
          <w:rFonts w:ascii="Times New Roman" w:eastAsia="標楷體" w:hAnsi="Times New Roman" w:hint="eastAsia"/>
          <w:szCs w:val="24"/>
        </w:rPr>
        <w:t>代表文件集中包含字詞</w:t>
      </w:r>
      <m:oMath>
        <m:sSub>
          <m:sSubPr>
            <m:ctrlPr>
              <w:rPr>
                <w:rFonts w:ascii="Cambria Math" w:eastAsia="標楷體" w:hAnsi="Cambria Math" w:cs="Times New Roman"/>
                <w:i/>
                <w:szCs w:val="24"/>
              </w:rPr>
            </m:ctrlPr>
          </m:sSubPr>
          <m:e>
            <m:r>
              <w:rPr>
                <w:rFonts w:ascii="Cambria Math" w:eastAsia="標楷體" w:hAnsi="Cambria Math"/>
                <w:szCs w:val="24"/>
              </w:rPr>
              <m:t>t</m:t>
            </m:r>
          </m:e>
          <m:sub>
            <m:r>
              <w:rPr>
                <w:rFonts w:ascii="Cambria Math" w:eastAsia="標楷體" w:hAnsi="Cambria Math"/>
                <w:szCs w:val="24"/>
              </w:rPr>
              <m:t>j</m:t>
            </m:r>
          </m:sub>
        </m:sSub>
      </m:oMath>
      <w:r w:rsidR="00666B8E">
        <w:rPr>
          <w:rFonts w:ascii="Times New Roman" w:eastAsia="標楷體" w:hAnsi="Times New Roman" w:hint="eastAsia"/>
          <w:szCs w:val="24"/>
        </w:rPr>
        <w:t>的</w:t>
      </w:r>
      <w:r w:rsidRPr="002306A2">
        <w:rPr>
          <w:rFonts w:ascii="Times New Roman" w:eastAsia="標楷體" w:hAnsi="Times New Roman" w:hint="eastAsia"/>
          <w:szCs w:val="24"/>
        </w:rPr>
        <w:t>文件個數；</w:t>
      </w:r>
      <m:oMath>
        <m:sSub>
          <m:sSubPr>
            <m:ctrlPr>
              <w:rPr>
                <w:rFonts w:ascii="Cambria Math" w:eastAsia="標楷體" w:hAnsi="Cambria Math"/>
                <w:szCs w:val="24"/>
              </w:rPr>
            </m:ctrlPr>
          </m:sSubPr>
          <m:e>
            <m:r>
              <w:rPr>
                <w:rFonts w:ascii="Cambria Math" w:eastAsia="標楷體" w:hAnsi="Cambria Math"/>
                <w:szCs w:val="24"/>
              </w:rPr>
              <m:t>w</m:t>
            </m:r>
          </m:e>
          <m:sub>
            <m:r>
              <w:rPr>
                <w:rFonts w:ascii="Cambria Math" w:eastAsia="標楷體" w:hAnsi="Cambria Math"/>
                <w:szCs w:val="24"/>
              </w:rPr>
              <m:t>ij</m:t>
            </m:r>
          </m:sub>
        </m:sSub>
      </m:oMath>
      <w:r w:rsidRPr="002306A2">
        <w:rPr>
          <w:rFonts w:ascii="Times New Roman" w:eastAsia="標楷體" w:hAnsi="Times New Roman" w:hint="eastAsia"/>
          <w:szCs w:val="24"/>
        </w:rPr>
        <w:t>代表字詞</w:t>
      </w:r>
      <w:r w:rsidR="000F686A">
        <w:rPr>
          <w:rFonts w:ascii="Times New Roman" w:eastAsia="標楷體" w:hAnsi="Times New Roman"/>
          <w:i/>
          <w:szCs w:val="24"/>
        </w:rPr>
        <w:t>j</w:t>
      </w:r>
      <w:r w:rsidRPr="002306A2">
        <w:rPr>
          <w:rFonts w:ascii="Times New Roman" w:eastAsia="標楷體" w:hAnsi="Times New Roman" w:hint="eastAsia"/>
          <w:szCs w:val="24"/>
        </w:rPr>
        <w:t>在文件</w:t>
      </w:r>
      <w:proofErr w:type="spellStart"/>
      <w:r w:rsidR="000F686A">
        <w:rPr>
          <w:rFonts w:ascii="Times New Roman" w:eastAsia="標楷體" w:hAnsi="Times New Roman"/>
          <w:i/>
          <w:szCs w:val="24"/>
        </w:rPr>
        <w:t>i</w:t>
      </w:r>
      <w:proofErr w:type="spellEnd"/>
      <w:r w:rsidRPr="002306A2">
        <w:rPr>
          <w:rFonts w:ascii="Times New Roman" w:eastAsia="標楷體" w:hAnsi="Times New Roman" w:hint="eastAsia"/>
          <w:szCs w:val="24"/>
        </w:rPr>
        <w:t>中的重要性。</w:t>
      </w:r>
    </w:p>
    <w:p w14:paraId="7842D2EA" w14:textId="6467CCC9" w:rsidR="00363491" w:rsidRPr="00467528" w:rsidRDefault="00363491" w:rsidP="00363491">
      <w:pPr>
        <w:spacing w:line="360" w:lineRule="auto"/>
        <w:jc w:val="both"/>
        <w:rPr>
          <w:rFonts w:ascii="Times New Roman" w:eastAsia="標楷體" w:hAnsi="Times New Roman"/>
          <w:szCs w:val="24"/>
        </w:rPr>
      </w:pPr>
      <w:r>
        <w:rPr>
          <w:rFonts w:ascii="Times New Roman" w:eastAsia="標楷體" w:hAnsi="Times New Roman" w:hint="eastAsia"/>
          <w:szCs w:val="24"/>
        </w:rPr>
        <w:t xml:space="preserve">    TF</w:t>
      </w:r>
      <w:r w:rsidRPr="002306A2">
        <w:rPr>
          <w:rFonts w:ascii="Times New Roman" w:eastAsia="標楷體" w:hAnsi="Times New Roman" w:hint="eastAsia"/>
          <w:szCs w:val="24"/>
        </w:rPr>
        <w:t>用來判斷該字詞在該文件中的出現頻率，</w:t>
      </w:r>
      <w:r w:rsidRPr="002306A2">
        <w:rPr>
          <w:rFonts w:ascii="Times New Roman" w:eastAsia="標楷體" w:hAnsi="Times New Roman" w:hint="eastAsia"/>
          <w:szCs w:val="24"/>
        </w:rPr>
        <w:t>IDF</w:t>
      </w:r>
      <w:r w:rsidR="000F686A">
        <w:rPr>
          <w:rFonts w:ascii="Times New Roman" w:eastAsia="標楷體" w:hAnsi="Times New Roman" w:hint="eastAsia"/>
          <w:szCs w:val="24"/>
        </w:rPr>
        <w:t>則是考慮到</w:t>
      </w:r>
      <w:proofErr w:type="gramStart"/>
      <w:r w:rsidR="000F686A">
        <w:rPr>
          <w:rFonts w:ascii="Times New Roman" w:eastAsia="標楷體" w:hAnsi="Times New Roman" w:hint="eastAsia"/>
          <w:szCs w:val="24"/>
        </w:rPr>
        <w:t>一字詞若同時</w:t>
      </w:r>
      <w:proofErr w:type="gramEnd"/>
      <w:r w:rsidRPr="002306A2">
        <w:rPr>
          <w:rFonts w:ascii="Times New Roman" w:eastAsia="標楷體" w:hAnsi="Times New Roman" w:hint="eastAsia"/>
          <w:szCs w:val="24"/>
        </w:rPr>
        <w:t>頻繁出現在其他文</w:t>
      </w:r>
      <w:r w:rsidR="000F686A">
        <w:rPr>
          <w:rFonts w:ascii="Times New Roman" w:eastAsia="標楷體" w:hAnsi="Times New Roman" w:hint="eastAsia"/>
          <w:szCs w:val="24"/>
        </w:rPr>
        <w:t>件</w:t>
      </w:r>
      <w:r w:rsidRPr="002306A2">
        <w:rPr>
          <w:rFonts w:ascii="Times New Roman" w:eastAsia="標楷體" w:hAnsi="Times New Roman" w:hint="eastAsia"/>
          <w:szCs w:val="24"/>
        </w:rPr>
        <w:t>中，表示需要減低此</w:t>
      </w:r>
      <w:proofErr w:type="gramStart"/>
      <w:r w:rsidRPr="002306A2">
        <w:rPr>
          <w:rFonts w:ascii="Times New Roman" w:eastAsia="標楷體" w:hAnsi="Times New Roman" w:hint="eastAsia"/>
          <w:szCs w:val="24"/>
        </w:rPr>
        <w:t>字詞對該</w:t>
      </w:r>
      <w:proofErr w:type="gramEnd"/>
      <w:r w:rsidRPr="002306A2">
        <w:rPr>
          <w:rFonts w:ascii="Times New Roman" w:eastAsia="標楷體" w:hAnsi="Times New Roman" w:hint="eastAsia"/>
          <w:szCs w:val="24"/>
        </w:rPr>
        <w:t>文件的重要性，故利用</w:t>
      </w:r>
      <w:r w:rsidRPr="002306A2">
        <w:rPr>
          <w:rFonts w:ascii="Times New Roman" w:eastAsia="標楷體" w:hAnsi="Times New Roman" w:hint="eastAsia"/>
          <w:szCs w:val="24"/>
        </w:rPr>
        <w:t>IDF</w:t>
      </w:r>
      <w:r w:rsidRPr="002306A2">
        <w:rPr>
          <w:rFonts w:ascii="Times New Roman" w:eastAsia="標楷體" w:hAnsi="Times New Roman" w:hint="eastAsia"/>
          <w:szCs w:val="24"/>
        </w:rPr>
        <w:t>來降低其在此情況下的重要性，反之若</w:t>
      </w:r>
      <w:proofErr w:type="gramStart"/>
      <w:r>
        <w:rPr>
          <w:rFonts w:ascii="Times New Roman" w:eastAsia="標楷體" w:hAnsi="Times New Roman" w:hint="eastAsia"/>
          <w:szCs w:val="24"/>
        </w:rPr>
        <w:t>一</w:t>
      </w:r>
      <w:r w:rsidRPr="002306A2">
        <w:rPr>
          <w:rFonts w:ascii="Times New Roman" w:eastAsia="標楷體" w:hAnsi="Times New Roman" w:hint="eastAsia"/>
          <w:szCs w:val="24"/>
        </w:rPr>
        <w:t>字詞只在</w:t>
      </w:r>
      <w:proofErr w:type="gramEnd"/>
      <w:r w:rsidRPr="002306A2">
        <w:rPr>
          <w:rFonts w:ascii="Times New Roman" w:eastAsia="標楷體" w:hAnsi="Times New Roman" w:hint="eastAsia"/>
          <w:szCs w:val="24"/>
        </w:rPr>
        <w:t>該文件中較頻繁出現，則表示該字詞為該文件的重要特徵，則其</w:t>
      </w:r>
      <w:r w:rsidRPr="002306A2">
        <w:rPr>
          <w:rFonts w:ascii="Times New Roman" w:eastAsia="標楷體" w:hAnsi="Times New Roman" w:hint="eastAsia"/>
          <w:szCs w:val="24"/>
        </w:rPr>
        <w:t>TF-IDF</w:t>
      </w:r>
      <w:r w:rsidRPr="002306A2">
        <w:rPr>
          <w:rFonts w:ascii="Times New Roman" w:eastAsia="標楷體" w:hAnsi="Times New Roman" w:hint="eastAsia"/>
          <w:szCs w:val="24"/>
        </w:rPr>
        <w:t>值越高。</w:t>
      </w:r>
    </w:p>
    <w:p w14:paraId="5DA7A7D2" w14:textId="0EA1B816" w:rsidR="00065231" w:rsidRPr="00065231" w:rsidRDefault="00363491" w:rsidP="00065231">
      <w:pPr>
        <w:pStyle w:val="3"/>
        <w:rPr>
          <w:rFonts w:ascii="Times New Roman" w:eastAsia="標楷體" w:hAnsi="Times New Roman"/>
          <w:sz w:val="28"/>
        </w:rPr>
      </w:pPr>
      <w:bookmarkStart w:id="29" w:name="_Toc448679296"/>
      <w:r w:rsidRPr="00C00BFD">
        <w:rPr>
          <w:rFonts w:ascii="Times New Roman" w:eastAsia="標楷體" w:hAnsi="Times New Roman" w:hint="eastAsia"/>
          <w:sz w:val="28"/>
        </w:rPr>
        <w:t>使用者相似度計算</w:t>
      </w:r>
      <w:bookmarkEnd w:id="29"/>
    </w:p>
    <w:p w14:paraId="754E7E92" w14:textId="36037118" w:rsidR="00CC4709" w:rsidRDefault="00065231" w:rsidP="00CC4709">
      <w:pPr>
        <w:spacing w:line="360" w:lineRule="auto"/>
        <w:ind w:firstLineChars="200" w:firstLine="480"/>
        <w:jc w:val="both"/>
        <w:rPr>
          <w:rFonts w:ascii="Times New Roman" w:eastAsia="標楷體" w:hAnsi="Times New Roman"/>
          <w:szCs w:val="24"/>
        </w:rPr>
      </w:pPr>
      <w:r>
        <w:rPr>
          <w:rFonts w:ascii="Times New Roman" w:eastAsia="標楷體" w:hAnsi="Times New Roman" w:hint="eastAsia"/>
          <w:szCs w:val="24"/>
        </w:rPr>
        <w:t>在推薦系統中，</w:t>
      </w:r>
      <w:r w:rsidR="009F7202">
        <w:rPr>
          <w:rFonts w:ascii="Times New Roman" w:eastAsia="標楷體" w:hAnsi="Times New Roman" w:hint="eastAsia"/>
          <w:szCs w:val="24"/>
        </w:rPr>
        <w:t>存在許多種相似度計算方式，其中最常被使用的兩種相似度計算方式為：以相關程度為基礎的計算方式</w:t>
      </w:r>
      <w:r w:rsidR="009F7202">
        <w:rPr>
          <w:rFonts w:ascii="Times New Roman" w:eastAsia="標楷體" w:hAnsi="Times New Roman" w:hint="eastAsia"/>
          <w:szCs w:val="24"/>
        </w:rPr>
        <w:t>(</w:t>
      </w:r>
      <w:r w:rsidR="009F7202">
        <w:rPr>
          <w:rFonts w:ascii="Times New Roman" w:eastAsia="標楷體" w:hAnsi="Times New Roman"/>
          <w:szCs w:val="24"/>
        </w:rPr>
        <w:t>correlation-based</w:t>
      </w:r>
      <w:r w:rsidR="009F7202">
        <w:rPr>
          <w:rFonts w:ascii="Times New Roman" w:eastAsia="標楷體" w:hAnsi="Times New Roman" w:hint="eastAsia"/>
          <w:szCs w:val="24"/>
        </w:rPr>
        <w:t>)</w:t>
      </w:r>
      <w:r w:rsidR="009F7202">
        <w:rPr>
          <w:rFonts w:ascii="Times New Roman" w:eastAsia="標楷體" w:hAnsi="Times New Roman" w:hint="eastAsia"/>
          <w:szCs w:val="24"/>
        </w:rPr>
        <w:t>以及以餘弦為基礎的計算方式</w:t>
      </w:r>
      <w:r w:rsidR="009F7202">
        <w:rPr>
          <w:rFonts w:ascii="Times New Roman" w:eastAsia="標楷體" w:hAnsi="Times New Roman" w:hint="eastAsia"/>
          <w:szCs w:val="24"/>
        </w:rPr>
        <w:t>(</w:t>
      </w:r>
      <w:r w:rsidR="009F7202">
        <w:rPr>
          <w:rFonts w:ascii="Times New Roman" w:eastAsia="標楷體" w:hAnsi="Times New Roman"/>
          <w:szCs w:val="24"/>
        </w:rPr>
        <w:t>cosine-based</w:t>
      </w:r>
      <w:r w:rsidR="009F7202">
        <w:rPr>
          <w:rFonts w:ascii="Times New Roman" w:eastAsia="標楷體" w:hAnsi="Times New Roman" w:hint="eastAsia"/>
          <w:szCs w:val="24"/>
        </w:rPr>
        <w:t>)</w:t>
      </w:r>
      <w:r w:rsidR="009F7202">
        <w:rPr>
          <w:rFonts w:ascii="Times New Roman" w:eastAsia="標楷體" w:hAnsi="Times New Roman"/>
          <w:szCs w:val="24"/>
        </w:rPr>
        <w:fldChar w:fldCharType="begin"/>
      </w:r>
      <w:r w:rsidR="009F7202">
        <w:rPr>
          <w:rFonts w:ascii="Times New Roman" w:eastAsia="標楷體" w:hAnsi="Times New Roman"/>
          <w:szCs w:val="24"/>
        </w:rPr>
        <w:instrText xml:space="preserve"> ADDIN EN.CITE &lt;EndNote&gt;&lt;Cite&gt;&lt;Author&gt;Isinkaye&lt;/Author&gt;&lt;Year&gt;2016&lt;/Year&gt;&lt;RecNum&gt;27&lt;/RecNum&gt;&lt;DisplayText&gt;(Isinkaye et al., 2016)&lt;/DisplayText&gt;&lt;record&gt;&lt;rec-number&gt;27&lt;/rec-number&gt;&lt;foreign-keys&gt;&lt;key app="EN" db-id="wafwfer04twvxhersz6xr2019zsswfxrwfas"&gt;27&lt;/key&gt;&lt;/foreign-keys&gt;&lt;ref-type name="Journal Article"&gt;17&lt;/ref-type&gt;&lt;contributors&gt;&lt;authors&gt;&lt;author&gt;Isinkaye, F. O.&lt;/author&gt;&lt;author&gt;Folajimi, Y. O.&lt;/author&gt;&lt;author&gt;Ojokoh, B. A.&lt;/author&gt;&lt;/authors&gt;&lt;/contributors&gt;&lt;titles&gt;&lt;title&gt;Recommendation systems: Principles, methods and evaluation&lt;/title&gt;&lt;secondary-title&gt;Egyptian Informatics Journal&lt;/secondary-title&gt;&lt;/titles&gt;&lt;periodical&gt;&lt;full-title&gt;Egyptian Informatics Journal&lt;/full-title&gt;&lt;/periodical&gt;&lt;keywords&gt;&lt;keyword&gt;Collaborative filtering&lt;/keyword&gt;&lt;keyword&gt;Content-based filtering&lt;/keyword&gt;&lt;keyword&gt;Hybrid filtering technique&lt;/keyword&gt;&lt;keyword&gt;Recommendation systems&lt;/keyword&gt;&lt;keyword&gt;Evaluation&lt;/keyword&gt;&lt;/keywords&gt;&lt;dates&gt;&lt;year&gt;2016&lt;/year&gt;&lt;/dates&gt;&lt;isbn&gt;1110-8665&lt;/isbn&gt;&lt;urls&gt;&lt;related-urls&gt;&lt;url&gt;http://www.sciencedirect.com/science/article/pii/S1110866515000341&lt;/url&gt;&lt;/related-urls&gt;&lt;/urls&gt;&lt;electronic-resource-num&gt;http://dx.doi.org/10.1016/j.eij.2015.06.005&lt;/electronic-resource-num&gt;&lt;/record&gt;&lt;/Cite&gt;&lt;/EndNote&gt;</w:instrText>
      </w:r>
      <w:r w:rsidR="009F7202">
        <w:rPr>
          <w:rFonts w:ascii="Times New Roman" w:eastAsia="標楷體" w:hAnsi="Times New Roman"/>
          <w:szCs w:val="24"/>
        </w:rPr>
        <w:fldChar w:fldCharType="separate"/>
      </w:r>
      <w:r w:rsidR="009F7202">
        <w:rPr>
          <w:rFonts w:ascii="Times New Roman" w:eastAsia="標楷體" w:hAnsi="Times New Roman"/>
          <w:noProof/>
          <w:szCs w:val="24"/>
        </w:rPr>
        <w:t>(</w:t>
      </w:r>
      <w:hyperlink w:anchor="_ENREF_15" w:tooltip="Isinkaye, 2016 #27" w:history="1">
        <w:r w:rsidR="00BF6AFD">
          <w:rPr>
            <w:rFonts w:ascii="Times New Roman" w:eastAsia="標楷體" w:hAnsi="Times New Roman"/>
            <w:noProof/>
            <w:szCs w:val="24"/>
          </w:rPr>
          <w:t>Isinkaye et al., 2016</w:t>
        </w:r>
      </w:hyperlink>
      <w:r w:rsidR="009F7202">
        <w:rPr>
          <w:rFonts w:ascii="Times New Roman" w:eastAsia="標楷體" w:hAnsi="Times New Roman"/>
          <w:noProof/>
          <w:szCs w:val="24"/>
        </w:rPr>
        <w:t>)</w:t>
      </w:r>
      <w:r w:rsidR="009F7202">
        <w:rPr>
          <w:rFonts w:ascii="Times New Roman" w:eastAsia="標楷體" w:hAnsi="Times New Roman"/>
          <w:szCs w:val="24"/>
        </w:rPr>
        <w:fldChar w:fldCharType="end"/>
      </w:r>
      <w:r w:rsidR="009F7202">
        <w:rPr>
          <w:rFonts w:ascii="Times New Roman" w:eastAsia="標楷體" w:hAnsi="Times New Roman" w:hint="eastAsia"/>
          <w:szCs w:val="24"/>
        </w:rPr>
        <w:t>。</w:t>
      </w:r>
      <w:r w:rsidR="00CC4709">
        <w:rPr>
          <w:rFonts w:ascii="Times New Roman" w:eastAsia="標楷體" w:hAnsi="Times New Roman" w:hint="eastAsia"/>
          <w:szCs w:val="24"/>
        </w:rPr>
        <w:t>此兩種方式中又各以</w:t>
      </w:r>
      <w:r w:rsidR="00CC4709">
        <w:rPr>
          <w:rFonts w:ascii="Times New Roman" w:eastAsia="標楷體" w:hAnsi="Times New Roman" w:hint="eastAsia"/>
          <w:szCs w:val="24"/>
        </w:rPr>
        <w:t>P</w:t>
      </w:r>
      <w:r w:rsidR="00CC4709">
        <w:rPr>
          <w:rFonts w:ascii="Times New Roman" w:eastAsia="標楷體" w:hAnsi="Times New Roman"/>
          <w:szCs w:val="24"/>
        </w:rPr>
        <w:t>earson</w:t>
      </w:r>
      <w:r w:rsidR="00CC4709">
        <w:rPr>
          <w:rFonts w:ascii="Times New Roman" w:eastAsia="標楷體" w:hAnsi="Times New Roman" w:hint="eastAsia"/>
          <w:szCs w:val="24"/>
        </w:rPr>
        <w:t>相關係數</w:t>
      </w:r>
      <w:r w:rsidR="00CC4709">
        <w:rPr>
          <w:rFonts w:ascii="Times New Roman" w:eastAsia="標楷體" w:hAnsi="Times New Roman" w:hint="eastAsia"/>
          <w:szCs w:val="24"/>
        </w:rPr>
        <w:t>(P</w:t>
      </w:r>
      <w:r w:rsidR="00CC4709">
        <w:rPr>
          <w:rFonts w:ascii="Times New Roman" w:eastAsia="標楷體" w:hAnsi="Times New Roman"/>
          <w:szCs w:val="24"/>
        </w:rPr>
        <w:t>earson correlation coefficient</w:t>
      </w:r>
      <w:r w:rsidR="00CC4709">
        <w:rPr>
          <w:rFonts w:ascii="Times New Roman" w:eastAsia="標楷體" w:hAnsi="Times New Roman" w:hint="eastAsia"/>
          <w:szCs w:val="24"/>
        </w:rPr>
        <w:t>)</w:t>
      </w:r>
      <w:r w:rsidR="00CC4709">
        <w:rPr>
          <w:rFonts w:ascii="Times New Roman" w:eastAsia="標楷體" w:hAnsi="Times New Roman" w:hint="eastAsia"/>
          <w:szCs w:val="24"/>
        </w:rPr>
        <w:t>以及餘弦相似度</w:t>
      </w:r>
      <w:r w:rsidR="00CC4709">
        <w:rPr>
          <w:rFonts w:ascii="Times New Roman" w:eastAsia="標楷體" w:hAnsi="Times New Roman" w:hint="eastAsia"/>
          <w:szCs w:val="24"/>
        </w:rPr>
        <w:t>(</w:t>
      </w:r>
      <w:r w:rsidR="00CC4709">
        <w:rPr>
          <w:rFonts w:ascii="Times New Roman" w:eastAsia="標楷體" w:hAnsi="Times New Roman"/>
          <w:szCs w:val="24"/>
        </w:rPr>
        <w:t>cosine similarity</w:t>
      </w:r>
      <w:r w:rsidR="00CC4709">
        <w:rPr>
          <w:rFonts w:ascii="Times New Roman" w:eastAsia="標楷體" w:hAnsi="Times New Roman" w:hint="eastAsia"/>
          <w:szCs w:val="24"/>
        </w:rPr>
        <w:t>)</w:t>
      </w:r>
      <w:r w:rsidR="00CC4709">
        <w:rPr>
          <w:rFonts w:ascii="Times New Roman" w:eastAsia="標楷體" w:hAnsi="Times New Roman" w:hint="eastAsia"/>
          <w:szCs w:val="24"/>
        </w:rPr>
        <w:t>最常被為使用</w:t>
      </w:r>
      <w:r w:rsidR="00CC4709">
        <w:rPr>
          <w:rFonts w:ascii="Times New Roman" w:eastAsia="標楷體" w:hAnsi="Times New Roman"/>
          <w:szCs w:val="24"/>
        </w:rPr>
        <w:fldChar w:fldCharType="begin"/>
      </w:r>
      <w:r w:rsidR="00CC4709">
        <w:rPr>
          <w:rFonts w:ascii="Times New Roman" w:eastAsia="標楷體" w:hAnsi="Times New Roman"/>
          <w:szCs w:val="24"/>
        </w:rPr>
        <w:instrText xml:space="preserve"> ADDIN EN.CITE &lt;EndNote&gt;&lt;Cite&gt;&lt;Author&gt;Anand&lt;/Author&gt;&lt;Year&gt;2010&lt;/Year&gt;&lt;RecNum&gt;68&lt;/RecNum&gt;&lt;DisplayText&gt;(Anand &amp;amp; Bharadwaj, 2010)&lt;/DisplayText&gt;&lt;record&gt;&lt;rec-number&gt;68&lt;/rec-number&gt;&lt;foreign-keys&gt;&lt;key app="EN" db-id="wafwfer04twvxhersz6xr2019zsswfxrwfas"&gt;68&lt;/key&gt;&lt;/foreign-keys&gt;&lt;ref-type name="Book Section"&gt;5&lt;/ref-type&gt;&lt;contributors&gt;&lt;authors&gt;&lt;author&gt;Anand, Deepa&lt;/author&gt;&lt;author&gt;Bharadwaj, Kamal K.&lt;/author&gt;&lt;/authors&gt;&lt;secondary-authors&gt;&lt;author&gt;Nguyen, Ngoc Thanh&lt;/author&gt;&lt;author&gt;Le, Manh Thanh&lt;/author&gt;&lt;author&gt;Świątek, Jerzy&lt;/author&gt;&lt;/secondary-authors&gt;&lt;/contributors&gt;&lt;titles&gt;&lt;title&gt;Enhancing Accuracy of Recommender System through Adaptive Similarity Measures Based on Hybrid Features&lt;/title&gt;&lt;secondary-title&gt;Intelligent Information and Database Systems: Second International Conference, ACIIDS, Hue City, Vietnam, March 24-26, 2010. Proceedings, Part II&lt;/secondary-title&gt;&lt;/titles&gt;&lt;pages&gt;1-10&lt;/pages&gt;&lt;dates&gt;&lt;year&gt;2010&lt;/year&gt;&lt;/dates&gt;&lt;pub-location&gt;Berlin, Heidelberg&lt;/pub-location&gt;&lt;publisher&gt;Springer Berlin Heidelberg&lt;/publisher&gt;&lt;isbn&gt;978-3-642-12101-2&lt;/isbn&gt;&lt;label&gt;Anand2010&lt;/label&gt;&lt;urls&gt;&lt;related-urls&gt;&lt;url&gt;http://dx.doi.org/10.1007/978-3-642-12101-2_1&lt;/url&gt;&lt;/related-urls&gt;&lt;/urls&gt;&lt;electronic-resource-num&gt;10.1007/978-3-642-12101-2_1&lt;/electronic-resource-num&gt;&lt;/record&gt;&lt;/Cite&gt;&lt;/EndNote&gt;</w:instrText>
      </w:r>
      <w:r w:rsidR="00CC4709">
        <w:rPr>
          <w:rFonts w:ascii="Times New Roman" w:eastAsia="標楷體" w:hAnsi="Times New Roman"/>
          <w:szCs w:val="24"/>
        </w:rPr>
        <w:fldChar w:fldCharType="separate"/>
      </w:r>
      <w:r w:rsidR="00CC4709">
        <w:rPr>
          <w:rFonts w:ascii="Times New Roman" w:eastAsia="標楷體" w:hAnsi="Times New Roman"/>
          <w:noProof/>
          <w:szCs w:val="24"/>
        </w:rPr>
        <w:t>(</w:t>
      </w:r>
      <w:hyperlink w:anchor="_ENREF_1" w:tooltip="Anand, 2010 #68" w:history="1">
        <w:r w:rsidR="00BF6AFD">
          <w:rPr>
            <w:rFonts w:ascii="Times New Roman" w:eastAsia="標楷體" w:hAnsi="Times New Roman"/>
            <w:noProof/>
            <w:szCs w:val="24"/>
          </w:rPr>
          <w:t>Anand &amp; Bharadwaj, 2010</w:t>
        </w:r>
      </w:hyperlink>
      <w:r w:rsidR="00CC4709">
        <w:rPr>
          <w:rFonts w:ascii="Times New Roman" w:eastAsia="標楷體" w:hAnsi="Times New Roman"/>
          <w:noProof/>
          <w:szCs w:val="24"/>
        </w:rPr>
        <w:t>)</w:t>
      </w:r>
      <w:r w:rsidR="00CC4709">
        <w:rPr>
          <w:rFonts w:ascii="Times New Roman" w:eastAsia="標楷體" w:hAnsi="Times New Roman"/>
          <w:szCs w:val="24"/>
        </w:rPr>
        <w:fldChar w:fldCharType="end"/>
      </w:r>
      <w:r w:rsidR="00CC4709">
        <w:rPr>
          <w:rFonts w:ascii="Times New Roman" w:eastAsia="標楷體" w:hAnsi="Times New Roman" w:hint="eastAsia"/>
          <w:szCs w:val="24"/>
        </w:rPr>
        <w:t>。</w:t>
      </w:r>
    </w:p>
    <w:p w14:paraId="0CF3DF68" w14:textId="2CEEEFDF" w:rsidR="00363491" w:rsidRPr="00117AA6" w:rsidRDefault="00CC4709" w:rsidP="00473E1A">
      <w:pPr>
        <w:spacing w:line="360" w:lineRule="auto"/>
        <w:ind w:firstLineChars="200" w:firstLine="480"/>
        <w:jc w:val="both"/>
        <w:rPr>
          <w:rFonts w:ascii="Times New Roman" w:eastAsia="標楷體" w:hAnsi="Times New Roman"/>
          <w:szCs w:val="24"/>
        </w:rPr>
      </w:pPr>
      <w:r>
        <w:rPr>
          <w:rFonts w:ascii="Times New Roman" w:eastAsia="標楷體" w:hAnsi="Times New Roman" w:hint="eastAsia"/>
          <w:szCs w:val="24"/>
        </w:rPr>
        <w:t>P</w:t>
      </w:r>
      <w:r>
        <w:rPr>
          <w:rFonts w:ascii="Times New Roman" w:eastAsia="標楷體" w:hAnsi="Times New Roman"/>
          <w:szCs w:val="24"/>
        </w:rPr>
        <w:t>earson</w:t>
      </w:r>
      <w:r>
        <w:rPr>
          <w:rFonts w:ascii="Times New Roman" w:eastAsia="標楷體" w:hAnsi="Times New Roman" w:hint="eastAsia"/>
          <w:szCs w:val="24"/>
        </w:rPr>
        <w:t>相關係數為用來</w:t>
      </w:r>
      <w:r w:rsidR="00473E1A">
        <w:rPr>
          <w:rFonts w:ascii="Times New Roman" w:eastAsia="標楷體" w:hAnsi="Times New Roman" w:hint="eastAsia"/>
          <w:szCs w:val="24"/>
        </w:rPr>
        <w:t>衡量兩變數之間的</w:t>
      </w:r>
      <w:r w:rsidR="005603FB">
        <w:rPr>
          <w:rFonts w:ascii="Times New Roman" w:eastAsia="標楷體" w:hAnsi="Times New Roman" w:hint="eastAsia"/>
          <w:szCs w:val="24"/>
        </w:rPr>
        <w:t>線性</w:t>
      </w:r>
      <w:r w:rsidR="00473E1A">
        <w:rPr>
          <w:rFonts w:ascii="Times New Roman" w:eastAsia="標楷體" w:hAnsi="Times New Roman" w:hint="eastAsia"/>
          <w:szCs w:val="24"/>
        </w:rPr>
        <w:t>相依程度，在推薦系統中是利用兩使用者對於項目的評分做為</w:t>
      </w:r>
      <w:r w:rsidR="005603FB">
        <w:rPr>
          <w:rFonts w:ascii="Times New Roman" w:eastAsia="標楷體" w:hAnsi="Times New Roman" w:hint="eastAsia"/>
          <w:szCs w:val="24"/>
        </w:rPr>
        <w:t>向量並以此計算兩</w:t>
      </w:r>
      <w:proofErr w:type="gramStart"/>
      <w:r w:rsidR="005603FB">
        <w:rPr>
          <w:rFonts w:ascii="Times New Roman" w:eastAsia="標楷體" w:hAnsi="Times New Roman" w:hint="eastAsia"/>
          <w:szCs w:val="24"/>
        </w:rPr>
        <w:t>向量間的相關</w:t>
      </w:r>
      <w:proofErr w:type="gramEnd"/>
      <w:r w:rsidR="005603FB">
        <w:rPr>
          <w:rFonts w:ascii="Times New Roman" w:eastAsia="標楷體" w:hAnsi="Times New Roman" w:hint="eastAsia"/>
          <w:szCs w:val="24"/>
        </w:rPr>
        <w:t>程度</w:t>
      </w:r>
      <w:r w:rsidR="00473E1A">
        <w:rPr>
          <w:rFonts w:ascii="Times New Roman" w:eastAsia="標楷體" w:hAnsi="Times New Roman" w:hint="eastAsia"/>
          <w:szCs w:val="24"/>
        </w:rPr>
        <w:t>，為一統計方法；而</w:t>
      </w:r>
      <w:r w:rsidR="00473E1A">
        <w:rPr>
          <w:rFonts w:ascii="Times New Roman" w:eastAsia="標楷體" w:hAnsi="Times New Roman"/>
          <w:szCs w:val="24"/>
        </w:rPr>
        <w:t>cosine similarity</w:t>
      </w:r>
      <w:r w:rsidR="00473E1A">
        <w:rPr>
          <w:rFonts w:ascii="Times New Roman" w:eastAsia="標楷體" w:hAnsi="Times New Roman" w:hint="eastAsia"/>
          <w:szCs w:val="24"/>
        </w:rPr>
        <w:t>則與</w:t>
      </w:r>
      <w:r w:rsidR="00473E1A">
        <w:rPr>
          <w:rFonts w:ascii="Times New Roman" w:eastAsia="標楷體" w:hAnsi="Times New Roman" w:hint="eastAsia"/>
          <w:szCs w:val="24"/>
        </w:rPr>
        <w:t>Pearson</w:t>
      </w:r>
      <w:r w:rsidR="00473E1A">
        <w:rPr>
          <w:rFonts w:ascii="Times New Roman" w:eastAsia="標楷體" w:hAnsi="Times New Roman" w:hint="eastAsia"/>
          <w:szCs w:val="24"/>
        </w:rPr>
        <w:t>相關係數不同，它屬於空間向量模型，在衡量兩</w:t>
      </w:r>
      <w:proofErr w:type="gramStart"/>
      <w:r w:rsidR="00473E1A">
        <w:rPr>
          <w:rFonts w:ascii="Times New Roman" w:eastAsia="標楷體" w:hAnsi="Times New Roman" w:hint="eastAsia"/>
          <w:szCs w:val="24"/>
        </w:rPr>
        <w:t>使用者間的相關性</w:t>
      </w:r>
      <w:proofErr w:type="gramEnd"/>
      <w:r w:rsidR="00473E1A">
        <w:rPr>
          <w:rFonts w:ascii="Times New Roman" w:eastAsia="標楷體" w:hAnsi="Times New Roman" w:hint="eastAsia"/>
          <w:szCs w:val="24"/>
        </w:rPr>
        <w:t>時比較偏向線性代數技巧，而非統計技術</w:t>
      </w:r>
      <w:r w:rsidR="005603FB">
        <w:rPr>
          <w:rFonts w:ascii="Times New Roman" w:eastAsia="標楷體" w:hAnsi="Times New Roman" w:hint="eastAsia"/>
          <w:szCs w:val="24"/>
        </w:rPr>
        <w:t>，為利用兩使用之評分</w:t>
      </w:r>
      <w:proofErr w:type="gramStart"/>
      <w:r w:rsidR="005603FB">
        <w:rPr>
          <w:rFonts w:ascii="Times New Roman" w:eastAsia="標楷體" w:hAnsi="Times New Roman" w:hint="eastAsia"/>
          <w:szCs w:val="24"/>
        </w:rPr>
        <w:t>向量間的夾角</w:t>
      </w:r>
      <w:proofErr w:type="gramEnd"/>
      <w:r w:rsidR="005603FB">
        <w:rPr>
          <w:rFonts w:ascii="Times New Roman" w:eastAsia="標楷體" w:hAnsi="Times New Roman" w:hint="eastAsia"/>
          <w:szCs w:val="24"/>
        </w:rPr>
        <w:t>來判斷兩使用者是否相似</w:t>
      </w:r>
      <w:r w:rsidR="00473E1A">
        <w:rPr>
          <w:rFonts w:ascii="Times New Roman" w:eastAsia="標楷體" w:hAnsi="Times New Roman" w:hint="eastAsia"/>
          <w:szCs w:val="24"/>
        </w:rPr>
        <w:t>。</w:t>
      </w:r>
      <w:r w:rsidR="00363491">
        <w:rPr>
          <w:rFonts w:ascii="Times New Roman" w:eastAsia="標楷體" w:hAnsi="Times New Roman" w:hint="eastAsia"/>
          <w:szCs w:val="24"/>
        </w:rPr>
        <w:t>在傳統文件探</w:t>
      </w:r>
      <w:proofErr w:type="gramStart"/>
      <w:r w:rsidR="00363491">
        <w:rPr>
          <w:rFonts w:ascii="Times New Roman" w:eastAsia="標楷體" w:hAnsi="Times New Roman" w:hint="eastAsia"/>
          <w:szCs w:val="24"/>
        </w:rPr>
        <w:t>勘</w:t>
      </w:r>
      <w:proofErr w:type="gramEnd"/>
      <w:r w:rsidR="00363491">
        <w:rPr>
          <w:rFonts w:ascii="Times New Roman" w:eastAsia="標楷體" w:hAnsi="Times New Roman" w:hint="eastAsia"/>
          <w:szCs w:val="24"/>
        </w:rPr>
        <w:t>技術中，餘弦相似度是</w:t>
      </w:r>
      <w:proofErr w:type="gramStart"/>
      <w:r w:rsidR="00363491">
        <w:rPr>
          <w:rFonts w:ascii="Times New Roman" w:eastAsia="標楷體" w:hAnsi="Times New Roman" w:hint="eastAsia"/>
          <w:szCs w:val="24"/>
        </w:rPr>
        <w:t>最</w:t>
      </w:r>
      <w:proofErr w:type="gramEnd"/>
      <w:r w:rsidR="00363491">
        <w:rPr>
          <w:rFonts w:ascii="Times New Roman" w:eastAsia="標楷體" w:hAnsi="Times New Roman" w:hint="eastAsia"/>
          <w:szCs w:val="24"/>
        </w:rPr>
        <w:t>被</w:t>
      </w:r>
      <w:r w:rsidR="00473E1A">
        <w:rPr>
          <w:rFonts w:ascii="Times New Roman" w:eastAsia="標楷體" w:hAnsi="Times New Roman" w:hint="eastAsia"/>
          <w:szCs w:val="24"/>
        </w:rPr>
        <w:t>廣泛</w:t>
      </w:r>
      <w:r w:rsidR="00363491">
        <w:rPr>
          <w:rFonts w:ascii="Times New Roman" w:eastAsia="標楷體" w:hAnsi="Times New Roman" w:hint="eastAsia"/>
          <w:szCs w:val="24"/>
        </w:rPr>
        <w:t>使用</w:t>
      </w:r>
      <w:r w:rsidR="000F686A">
        <w:rPr>
          <w:rFonts w:ascii="Times New Roman" w:eastAsia="標楷體" w:hAnsi="Times New Roman" w:hint="eastAsia"/>
          <w:szCs w:val="24"/>
        </w:rPr>
        <w:t>作為</w:t>
      </w:r>
      <w:r w:rsidR="00363491">
        <w:rPr>
          <w:rFonts w:ascii="Times New Roman" w:eastAsia="標楷體" w:hAnsi="Times New Roman" w:hint="eastAsia"/>
          <w:szCs w:val="24"/>
        </w:rPr>
        <w:t>衡量文件間距離的方式</w:t>
      </w:r>
      <w:r w:rsidR="00117AA6">
        <w:rPr>
          <w:rFonts w:ascii="Times New Roman" w:eastAsia="標楷體" w:hAnsi="Times New Roman"/>
          <w:szCs w:val="24"/>
        </w:rPr>
        <w:fldChar w:fldCharType="begin"/>
      </w:r>
      <w:r w:rsidR="00117AA6">
        <w:rPr>
          <w:rFonts w:ascii="Times New Roman" w:eastAsia="標楷體" w:hAnsi="Times New Roman"/>
          <w:szCs w:val="24"/>
        </w:rPr>
        <w:instrText xml:space="preserve"> ADDIN EN.CITE &lt;EndNote&gt;&lt;Cite&gt;&lt;Author&gt;Mahdavi&lt;/Author&gt;&lt;Year&gt;2008&lt;/Year&gt;&lt;RecNum&gt;50&lt;/RecNum&gt;&lt;DisplayText&gt;(Mahdavi, Chehreghani, Abolhassani, &amp;amp; Forsati, 2008)&lt;/DisplayText&gt;&lt;record&gt;&lt;rec-number&gt;50&lt;/rec-number&gt;&lt;foreign-keys&gt;&lt;key app="EN" db-id="wafwfer04twvxhersz6xr2019zsswfxrwfas"&gt;50&lt;/key&gt;&lt;/foreign-keys&gt;&lt;ref-type name="Journal Article"&gt;17&lt;/ref-type&gt;&lt;contributors&gt;&lt;authors&gt;&lt;author&gt;Mahdavi, M.&lt;/author&gt;&lt;author&gt;Chehreghani, M. Haghir&lt;/author&gt;&lt;author&gt;Abolhassani, H.&lt;/author&gt;&lt;author&gt;Forsati, R.&lt;/author&gt;&lt;/authors&gt;&lt;/contributors&gt;&lt;titles&gt;&lt;title&gt;Novel meta-heuristic algorithms for clustering web documents&lt;/title&gt;&lt;secondary-title&gt;Applied Mathematics and Computation&lt;/secondary-title&gt;&lt;/titles&gt;&lt;periodical&gt;&lt;full-title&gt;Applied Mathematics and Computation&lt;/full-title&gt;&lt;/periodical&gt;&lt;pages&gt;441-451&lt;/pages&gt;&lt;volume&gt;201&lt;/volume&gt;&lt;number&gt;1–2&lt;/number&gt;&lt;keywords&gt;&lt;keyword&gt;Document clustering&lt;/keyword&gt;&lt;keyword&gt;Harmony search&lt;/keyword&gt;&lt;keyword&gt;K-Means&lt;/keyword&gt;&lt;keyword&gt;Optimization&lt;/keyword&gt;&lt;keyword&gt;Hybridization&lt;/keyword&gt;&lt;/keywords&gt;&lt;dates&gt;&lt;year&gt;2008&lt;/year&gt;&lt;pub-dates&gt;&lt;date&gt;7/15/&lt;/date&gt;&lt;/pub-dates&gt;&lt;/dates&gt;&lt;isbn&gt;0096-3003&lt;/isbn&gt;&lt;urls&gt;&lt;related-urls&gt;&lt;url&gt;http://www.sciencedirect.com/science/article/pii/S0096300307012209&lt;/url&gt;&lt;/related-urls&gt;&lt;/urls&gt;&lt;electronic-resource-num&gt;http://dx.doi.org/10.1016/j.amc.2007.12.058&lt;/electronic-resource-num&gt;&lt;/record&gt;&lt;/Cite&gt;&lt;/EndNote&gt;</w:instrText>
      </w:r>
      <w:r w:rsidR="00117AA6">
        <w:rPr>
          <w:rFonts w:ascii="Times New Roman" w:eastAsia="標楷體" w:hAnsi="Times New Roman"/>
          <w:szCs w:val="24"/>
        </w:rPr>
        <w:fldChar w:fldCharType="separate"/>
      </w:r>
      <w:r w:rsidR="00117AA6">
        <w:rPr>
          <w:rFonts w:ascii="Times New Roman" w:eastAsia="標楷體" w:hAnsi="Times New Roman"/>
          <w:noProof/>
          <w:szCs w:val="24"/>
        </w:rPr>
        <w:t>(</w:t>
      </w:r>
      <w:hyperlink w:anchor="_ENREF_23" w:tooltip="Mahdavi, 2008 #50" w:history="1">
        <w:r w:rsidR="00BF6AFD">
          <w:rPr>
            <w:rFonts w:ascii="Times New Roman" w:eastAsia="標楷體" w:hAnsi="Times New Roman"/>
            <w:noProof/>
            <w:szCs w:val="24"/>
          </w:rPr>
          <w:t xml:space="preserve">Mahdavi, Chehreghani, </w:t>
        </w:r>
        <w:r w:rsidR="00BF6AFD">
          <w:rPr>
            <w:rFonts w:ascii="Times New Roman" w:eastAsia="標楷體" w:hAnsi="Times New Roman"/>
            <w:noProof/>
            <w:szCs w:val="24"/>
          </w:rPr>
          <w:lastRenderedPageBreak/>
          <w:t>Abolhassani, &amp; Forsati, 2008</w:t>
        </w:r>
      </w:hyperlink>
      <w:r w:rsidR="00117AA6">
        <w:rPr>
          <w:rFonts w:ascii="Times New Roman" w:eastAsia="標楷體" w:hAnsi="Times New Roman"/>
          <w:noProof/>
          <w:szCs w:val="24"/>
        </w:rPr>
        <w:t>)</w:t>
      </w:r>
      <w:r w:rsidR="00117AA6">
        <w:rPr>
          <w:rFonts w:ascii="Times New Roman" w:eastAsia="標楷體" w:hAnsi="Times New Roman"/>
          <w:szCs w:val="24"/>
        </w:rPr>
        <w:fldChar w:fldCharType="end"/>
      </w:r>
      <w:r w:rsidR="00363491">
        <w:rPr>
          <w:rFonts w:ascii="Times New Roman" w:eastAsia="標楷體" w:hAnsi="Times New Roman" w:hint="eastAsia"/>
          <w:szCs w:val="24"/>
        </w:rPr>
        <w:t>。兩份文件彼此之間的相似度可以透過餘弦相似度計算公式而得，其公式如下：</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702"/>
      </w:tblGrid>
      <w:tr w:rsidR="008F29DC" w14:paraId="54EFEEB7" w14:textId="77777777" w:rsidTr="00AA03BC">
        <w:trPr>
          <w:trHeight w:val="2054"/>
        </w:trPr>
        <w:tc>
          <w:tcPr>
            <w:tcW w:w="6629" w:type="dxa"/>
            <w:vAlign w:val="center"/>
          </w:tcPr>
          <w:p w14:paraId="2CF92081" w14:textId="0ADAAFF8" w:rsidR="008F29DC" w:rsidRDefault="008F29DC" w:rsidP="00AA03BC">
            <w:pPr>
              <w:spacing w:line="360" w:lineRule="auto"/>
              <w:jc w:val="center"/>
              <w:rPr>
                <w:rFonts w:ascii="Times New Roman" w:eastAsia="標楷體" w:hAnsi="Times New Roman"/>
                <w:szCs w:val="24"/>
              </w:rPr>
            </w:pPr>
            <m:oMathPara>
              <m:oMath>
                <m:r>
                  <m:rPr>
                    <m:sty m:val="p"/>
                  </m:rPr>
                  <w:rPr>
                    <w:rFonts w:ascii="Cambria Math" w:eastAsia="標楷體" w:hAnsi="Cambria Math" w:hint="eastAsia"/>
                    <w:szCs w:val="24"/>
                  </w:rPr>
                  <m:t>C</m:t>
                </m:r>
                <m:r>
                  <m:rPr>
                    <m:sty m:val="p"/>
                  </m:rPr>
                  <w:rPr>
                    <w:rFonts w:ascii="Cambria Math" w:eastAsia="標楷體" w:hAnsi="Cambria Math"/>
                    <w:szCs w:val="24"/>
                  </w:rPr>
                  <m:t>osSim</m:t>
                </m:r>
                <m:d>
                  <m:dPr>
                    <m:ctrlPr>
                      <w:rPr>
                        <w:rFonts w:ascii="Cambria Math" w:eastAsia="標楷體" w:hAnsi="Cambria Math"/>
                        <w:szCs w:val="24"/>
                      </w:rPr>
                    </m:ctrlPr>
                  </m:dPr>
                  <m:e>
                    <m:acc>
                      <m:accPr>
                        <m:chr m:val="⃑"/>
                        <m:ctrlPr>
                          <w:rPr>
                            <w:rFonts w:ascii="Cambria Math" w:eastAsia="標楷體" w:hAnsi="Cambria Math"/>
                            <w:i/>
                            <w:szCs w:val="24"/>
                          </w:rPr>
                        </m:ctrlPr>
                      </m:accPr>
                      <m:e>
                        <m:sSub>
                          <m:sSubPr>
                            <m:ctrlPr>
                              <w:rPr>
                                <w:rFonts w:ascii="Cambria Math" w:eastAsia="標楷體" w:hAnsi="Cambria Math"/>
                                <w:i/>
                                <w:szCs w:val="24"/>
                              </w:rPr>
                            </m:ctrlPr>
                          </m:sSubPr>
                          <m:e>
                            <m:r>
                              <w:rPr>
                                <w:rFonts w:ascii="Cambria Math" w:eastAsia="標楷體" w:hAnsi="Cambria Math"/>
                                <w:szCs w:val="24"/>
                              </w:rPr>
                              <m:t>d</m:t>
                            </m:r>
                          </m:e>
                          <m:sub>
                            <m:r>
                              <w:rPr>
                                <w:rFonts w:ascii="Cambria Math" w:eastAsia="標楷體" w:hAnsi="Cambria Math"/>
                                <w:szCs w:val="24"/>
                              </w:rPr>
                              <m:t>j</m:t>
                            </m:r>
                          </m:sub>
                        </m:sSub>
                      </m:e>
                    </m:acc>
                    <m:r>
                      <w:rPr>
                        <w:rFonts w:ascii="Cambria Math" w:eastAsia="標楷體" w:hAnsi="Cambria Math"/>
                        <w:szCs w:val="24"/>
                      </w:rPr>
                      <m:t>,</m:t>
                    </m:r>
                    <m:acc>
                      <m:accPr>
                        <m:chr m:val="⃑"/>
                        <m:ctrlPr>
                          <w:rPr>
                            <w:rFonts w:ascii="Cambria Math" w:eastAsia="標楷體" w:hAnsi="Cambria Math"/>
                            <w:i/>
                            <w:szCs w:val="24"/>
                          </w:rPr>
                        </m:ctrlPr>
                      </m:accPr>
                      <m:e>
                        <m:sSub>
                          <m:sSubPr>
                            <m:ctrlPr>
                              <w:rPr>
                                <w:rFonts w:ascii="Cambria Math" w:eastAsia="標楷體" w:hAnsi="Cambria Math"/>
                                <w:i/>
                                <w:szCs w:val="24"/>
                              </w:rPr>
                            </m:ctrlPr>
                          </m:sSubPr>
                          <m:e>
                            <m:r>
                              <w:rPr>
                                <w:rFonts w:ascii="Cambria Math" w:eastAsia="標楷體" w:hAnsi="Cambria Math"/>
                                <w:szCs w:val="24"/>
                              </w:rPr>
                              <m:t>d</m:t>
                            </m:r>
                          </m:e>
                          <m:sub>
                            <m:r>
                              <w:rPr>
                                <w:rFonts w:ascii="Cambria Math" w:eastAsia="標楷體" w:hAnsi="Cambria Math"/>
                                <w:szCs w:val="24"/>
                              </w:rPr>
                              <m:t>q</m:t>
                            </m:r>
                          </m:sub>
                        </m:sSub>
                      </m:e>
                    </m:acc>
                  </m:e>
                </m:d>
                <m:r>
                  <m:rPr>
                    <m:sty m:val="p"/>
                  </m:rPr>
                  <w:rPr>
                    <w:rFonts w:ascii="Cambria Math" w:eastAsia="標楷體" w:hAnsi="Cambria Math"/>
                    <w:szCs w:val="24"/>
                  </w:rPr>
                  <m:t>=</m:t>
                </m:r>
                <m:f>
                  <m:fPr>
                    <m:ctrlPr>
                      <w:rPr>
                        <w:rFonts w:ascii="Cambria Math" w:eastAsia="標楷體" w:hAnsi="Cambria Math"/>
                        <w:szCs w:val="24"/>
                      </w:rPr>
                    </m:ctrlPr>
                  </m:fPr>
                  <m:num>
                    <m:acc>
                      <m:accPr>
                        <m:chr m:val="⃑"/>
                        <m:ctrlPr>
                          <w:rPr>
                            <w:rFonts w:ascii="Cambria Math" w:eastAsia="標楷體" w:hAnsi="Cambria Math"/>
                            <w:i/>
                            <w:szCs w:val="24"/>
                          </w:rPr>
                        </m:ctrlPr>
                      </m:accPr>
                      <m:e>
                        <m:sSub>
                          <m:sSubPr>
                            <m:ctrlPr>
                              <w:rPr>
                                <w:rFonts w:ascii="Cambria Math" w:eastAsia="標楷體" w:hAnsi="Cambria Math"/>
                                <w:i/>
                                <w:szCs w:val="24"/>
                              </w:rPr>
                            </m:ctrlPr>
                          </m:sSubPr>
                          <m:e>
                            <m:r>
                              <w:rPr>
                                <w:rFonts w:ascii="Cambria Math" w:eastAsia="標楷體" w:hAnsi="Cambria Math"/>
                                <w:szCs w:val="24"/>
                              </w:rPr>
                              <m:t>d</m:t>
                            </m:r>
                          </m:e>
                          <m:sub>
                            <m:r>
                              <w:rPr>
                                <w:rFonts w:ascii="Cambria Math" w:eastAsia="標楷體" w:hAnsi="Cambria Math"/>
                                <w:szCs w:val="24"/>
                              </w:rPr>
                              <m:t>j</m:t>
                            </m:r>
                          </m:sub>
                        </m:sSub>
                      </m:e>
                    </m:acc>
                    <m:r>
                      <w:rPr>
                        <w:rFonts w:ascii="Cambria Math" w:eastAsia="標楷體" w:hAnsi="Cambria Math"/>
                        <w:szCs w:val="24"/>
                      </w:rPr>
                      <m:t>∙</m:t>
                    </m:r>
                    <m:acc>
                      <m:accPr>
                        <m:chr m:val="⃑"/>
                        <m:ctrlPr>
                          <w:rPr>
                            <w:rFonts w:ascii="Cambria Math" w:eastAsia="標楷體" w:hAnsi="Cambria Math"/>
                            <w:i/>
                            <w:szCs w:val="24"/>
                          </w:rPr>
                        </m:ctrlPr>
                      </m:accPr>
                      <m:e>
                        <m:sSub>
                          <m:sSubPr>
                            <m:ctrlPr>
                              <w:rPr>
                                <w:rFonts w:ascii="Cambria Math" w:eastAsia="標楷體" w:hAnsi="Cambria Math"/>
                                <w:i/>
                                <w:szCs w:val="24"/>
                              </w:rPr>
                            </m:ctrlPr>
                          </m:sSubPr>
                          <m:e>
                            <m:r>
                              <w:rPr>
                                <w:rFonts w:ascii="Cambria Math" w:eastAsia="標楷體" w:hAnsi="Cambria Math"/>
                                <w:szCs w:val="24"/>
                              </w:rPr>
                              <m:t>d</m:t>
                            </m:r>
                          </m:e>
                          <m:sub>
                            <m:r>
                              <w:rPr>
                                <w:rFonts w:ascii="Cambria Math" w:eastAsia="標楷體" w:hAnsi="Cambria Math"/>
                                <w:szCs w:val="24"/>
                              </w:rPr>
                              <m:t>q</m:t>
                            </m:r>
                          </m:sub>
                        </m:sSub>
                      </m:e>
                    </m:acc>
                  </m:num>
                  <m:den>
                    <m:d>
                      <m:dPr>
                        <m:begChr m:val="‖"/>
                        <m:endChr m:val="‖"/>
                        <m:ctrlPr>
                          <w:rPr>
                            <w:rFonts w:ascii="Cambria Math" w:eastAsia="標楷體" w:hAnsi="Cambria Math"/>
                            <w:i/>
                            <w:szCs w:val="24"/>
                          </w:rPr>
                        </m:ctrlPr>
                      </m:dPr>
                      <m:e>
                        <m:acc>
                          <m:accPr>
                            <m:chr m:val="⃑"/>
                            <m:ctrlPr>
                              <w:rPr>
                                <w:rFonts w:ascii="Cambria Math" w:eastAsia="標楷體" w:hAnsi="Cambria Math"/>
                                <w:i/>
                                <w:szCs w:val="24"/>
                              </w:rPr>
                            </m:ctrlPr>
                          </m:accPr>
                          <m:e>
                            <m:sSub>
                              <m:sSubPr>
                                <m:ctrlPr>
                                  <w:rPr>
                                    <w:rFonts w:ascii="Cambria Math" w:eastAsia="標楷體" w:hAnsi="Cambria Math"/>
                                    <w:i/>
                                    <w:szCs w:val="24"/>
                                  </w:rPr>
                                </m:ctrlPr>
                              </m:sSubPr>
                              <m:e>
                                <m:r>
                                  <w:rPr>
                                    <w:rFonts w:ascii="Cambria Math" w:eastAsia="標楷體" w:hAnsi="Cambria Math"/>
                                    <w:szCs w:val="24"/>
                                  </w:rPr>
                                  <m:t>d</m:t>
                                </m:r>
                              </m:e>
                              <m:sub>
                                <m:r>
                                  <w:rPr>
                                    <w:rFonts w:ascii="Cambria Math" w:eastAsia="標楷體" w:hAnsi="Cambria Math"/>
                                    <w:szCs w:val="24"/>
                                  </w:rPr>
                                  <m:t>j</m:t>
                                </m:r>
                              </m:sub>
                            </m:sSub>
                          </m:e>
                        </m:acc>
                      </m:e>
                    </m:d>
                    <m:r>
                      <w:rPr>
                        <w:rFonts w:ascii="Cambria Math" w:eastAsia="標楷體" w:hAnsi="Cambria Math"/>
                        <w:szCs w:val="24"/>
                      </w:rPr>
                      <m:t>×</m:t>
                    </m:r>
                    <m:d>
                      <m:dPr>
                        <m:begChr m:val="‖"/>
                        <m:endChr m:val="‖"/>
                        <m:ctrlPr>
                          <w:rPr>
                            <w:rFonts w:ascii="Cambria Math" w:eastAsia="標楷體" w:hAnsi="Cambria Math"/>
                            <w:i/>
                            <w:szCs w:val="24"/>
                          </w:rPr>
                        </m:ctrlPr>
                      </m:dPr>
                      <m:e>
                        <m:acc>
                          <m:accPr>
                            <m:chr m:val="⃑"/>
                            <m:ctrlPr>
                              <w:rPr>
                                <w:rFonts w:ascii="Cambria Math" w:eastAsia="標楷體" w:hAnsi="Cambria Math"/>
                                <w:i/>
                                <w:szCs w:val="24"/>
                              </w:rPr>
                            </m:ctrlPr>
                          </m:accPr>
                          <m:e>
                            <m:sSub>
                              <m:sSubPr>
                                <m:ctrlPr>
                                  <w:rPr>
                                    <w:rFonts w:ascii="Cambria Math" w:eastAsia="標楷體" w:hAnsi="Cambria Math"/>
                                    <w:i/>
                                    <w:szCs w:val="24"/>
                                  </w:rPr>
                                </m:ctrlPr>
                              </m:sSubPr>
                              <m:e>
                                <m:r>
                                  <w:rPr>
                                    <w:rFonts w:ascii="Cambria Math" w:eastAsia="標楷體" w:hAnsi="Cambria Math"/>
                                    <w:szCs w:val="24"/>
                                  </w:rPr>
                                  <m:t>d</m:t>
                                </m:r>
                              </m:e>
                              <m:sub>
                                <m:r>
                                  <w:rPr>
                                    <w:rFonts w:ascii="Cambria Math" w:eastAsia="標楷體" w:hAnsi="Cambria Math"/>
                                    <w:szCs w:val="24"/>
                                  </w:rPr>
                                  <m:t>q</m:t>
                                </m:r>
                              </m:sub>
                            </m:sSub>
                          </m:e>
                        </m:acc>
                      </m:e>
                    </m:d>
                  </m:den>
                </m:f>
                <m:r>
                  <w:rPr>
                    <w:rFonts w:ascii="Cambria Math" w:eastAsia="標楷體" w:hAnsi="Cambria Math"/>
                    <w:szCs w:val="24"/>
                  </w:rPr>
                  <m:t>=</m:t>
                </m:r>
                <m:f>
                  <m:fPr>
                    <m:ctrlPr>
                      <w:rPr>
                        <w:rFonts w:ascii="Cambria Math" w:eastAsia="標楷體" w:hAnsi="Cambria Math"/>
                        <w:i/>
                        <w:szCs w:val="24"/>
                      </w:rPr>
                    </m:ctrlPr>
                  </m:fPr>
                  <m:num>
                    <m:nary>
                      <m:naryPr>
                        <m:chr m:val="∑"/>
                        <m:limLoc m:val="subSup"/>
                        <m:ctrlPr>
                          <w:rPr>
                            <w:rFonts w:ascii="Cambria Math" w:eastAsia="標楷體" w:hAnsi="Cambria Math"/>
                            <w:i/>
                            <w:szCs w:val="24"/>
                          </w:rPr>
                        </m:ctrlPr>
                      </m:naryPr>
                      <m:sub>
                        <m:r>
                          <w:rPr>
                            <w:rFonts w:ascii="Cambria Math" w:eastAsia="標楷體" w:hAnsi="Cambria Math"/>
                            <w:szCs w:val="24"/>
                          </w:rPr>
                          <m:t>i=1</m:t>
                        </m:r>
                      </m:sub>
                      <m:sup>
                        <m:r>
                          <w:rPr>
                            <w:rFonts w:ascii="Cambria Math" w:eastAsia="標楷體" w:hAnsi="Cambria Math"/>
                            <w:szCs w:val="24"/>
                          </w:rPr>
                          <m:t>t</m:t>
                        </m:r>
                      </m:sup>
                      <m:e>
                        <m:d>
                          <m:dPr>
                            <m:ctrlPr>
                              <w:rPr>
                                <w:rFonts w:ascii="Cambria Math" w:eastAsia="標楷體" w:hAnsi="Cambria Math"/>
                                <w:i/>
                                <w:szCs w:val="24"/>
                              </w:rPr>
                            </m:ctrlPr>
                          </m:dPr>
                          <m:e>
                            <m:sSub>
                              <m:sSubPr>
                                <m:ctrlPr>
                                  <w:rPr>
                                    <w:rFonts w:ascii="Cambria Math" w:eastAsia="標楷體" w:hAnsi="Cambria Math"/>
                                    <w:i/>
                                    <w:szCs w:val="24"/>
                                  </w:rPr>
                                </m:ctrlPr>
                              </m:sSubPr>
                              <m:e>
                                <m:r>
                                  <w:rPr>
                                    <w:rFonts w:ascii="Cambria Math" w:eastAsia="標楷體" w:hAnsi="Cambria Math"/>
                                    <w:szCs w:val="24"/>
                                  </w:rPr>
                                  <m:t>w</m:t>
                                </m:r>
                              </m:e>
                              <m:sub>
                                <m:r>
                                  <w:rPr>
                                    <w:rFonts w:ascii="Cambria Math" w:eastAsia="標楷體" w:hAnsi="Cambria Math"/>
                                    <w:szCs w:val="24"/>
                                  </w:rPr>
                                  <m:t>ij</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w</m:t>
                                </m:r>
                              </m:e>
                              <m:sub>
                                <m:r>
                                  <w:rPr>
                                    <w:rFonts w:ascii="Cambria Math" w:eastAsia="標楷體" w:hAnsi="Cambria Math"/>
                                    <w:szCs w:val="24"/>
                                  </w:rPr>
                                  <m:t>iq</m:t>
                                </m:r>
                              </m:sub>
                            </m:sSub>
                          </m:e>
                        </m:d>
                      </m:e>
                    </m:nary>
                  </m:num>
                  <m:den>
                    <m:rad>
                      <m:radPr>
                        <m:degHide m:val="1"/>
                        <m:ctrlPr>
                          <w:rPr>
                            <w:rFonts w:ascii="Cambria Math" w:eastAsia="標楷體" w:hAnsi="Cambria Math"/>
                            <w:i/>
                            <w:szCs w:val="24"/>
                          </w:rPr>
                        </m:ctrlPr>
                      </m:radPr>
                      <m:deg/>
                      <m:e>
                        <m:nary>
                          <m:naryPr>
                            <m:chr m:val="∑"/>
                            <m:limLoc m:val="subSup"/>
                            <m:ctrlPr>
                              <w:rPr>
                                <w:rFonts w:ascii="Cambria Math" w:eastAsia="標楷體" w:hAnsi="Cambria Math"/>
                                <w:i/>
                                <w:szCs w:val="24"/>
                              </w:rPr>
                            </m:ctrlPr>
                          </m:naryPr>
                          <m:sub>
                            <m:r>
                              <w:rPr>
                                <w:rFonts w:ascii="Cambria Math" w:eastAsia="標楷體" w:hAnsi="Cambria Math"/>
                                <w:szCs w:val="24"/>
                              </w:rPr>
                              <m:t>i=1</m:t>
                            </m:r>
                          </m:sub>
                          <m:sup>
                            <m:r>
                              <w:rPr>
                                <w:rFonts w:ascii="Cambria Math" w:eastAsia="標楷體" w:hAnsi="Cambria Math"/>
                                <w:szCs w:val="24"/>
                              </w:rPr>
                              <m:t>t</m:t>
                            </m:r>
                          </m:sup>
                          <m:e>
                            <m:sSup>
                              <m:sSupPr>
                                <m:ctrlPr>
                                  <w:rPr>
                                    <w:rFonts w:ascii="Cambria Math" w:eastAsia="標楷體" w:hAnsi="Cambria Math"/>
                                    <w:i/>
                                    <w:szCs w:val="24"/>
                                  </w:rPr>
                                </m:ctrlPr>
                              </m:sSupPr>
                              <m:e>
                                <m:d>
                                  <m:dPr>
                                    <m:ctrlPr>
                                      <w:rPr>
                                        <w:rFonts w:ascii="Cambria Math" w:eastAsia="標楷體" w:hAnsi="Cambria Math"/>
                                        <w:i/>
                                        <w:szCs w:val="24"/>
                                      </w:rPr>
                                    </m:ctrlPr>
                                  </m:dPr>
                                  <m:e>
                                    <m:sSub>
                                      <m:sSubPr>
                                        <m:ctrlPr>
                                          <w:rPr>
                                            <w:rFonts w:ascii="Cambria Math" w:eastAsia="標楷體" w:hAnsi="Cambria Math"/>
                                            <w:i/>
                                            <w:szCs w:val="24"/>
                                          </w:rPr>
                                        </m:ctrlPr>
                                      </m:sSubPr>
                                      <m:e>
                                        <m:r>
                                          <w:rPr>
                                            <w:rFonts w:ascii="Cambria Math" w:eastAsia="標楷體" w:hAnsi="Cambria Math"/>
                                            <w:szCs w:val="24"/>
                                          </w:rPr>
                                          <m:t>w</m:t>
                                        </m:r>
                                      </m:e>
                                      <m:sub>
                                        <m:r>
                                          <w:rPr>
                                            <w:rFonts w:ascii="Cambria Math" w:eastAsia="標楷體" w:hAnsi="Cambria Math"/>
                                            <w:szCs w:val="24"/>
                                          </w:rPr>
                                          <m:t>ij</m:t>
                                        </m:r>
                                      </m:sub>
                                    </m:sSub>
                                  </m:e>
                                </m:d>
                              </m:e>
                              <m:sup>
                                <m:r>
                                  <w:rPr>
                                    <w:rFonts w:ascii="Cambria Math" w:eastAsia="標楷體" w:hAnsi="Cambria Math"/>
                                    <w:szCs w:val="24"/>
                                  </w:rPr>
                                  <m:t>2</m:t>
                                </m:r>
                              </m:sup>
                            </m:sSup>
                          </m:e>
                        </m:nary>
                      </m:e>
                    </m:rad>
                    <m:rad>
                      <m:radPr>
                        <m:degHide m:val="1"/>
                        <m:ctrlPr>
                          <w:rPr>
                            <w:rFonts w:ascii="Cambria Math" w:eastAsia="標楷體" w:hAnsi="Cambria Math"/>
                            <w:i/>
                            <w:szCs w:val="24"/>
                          </w:rPr>
                        </m:ctrlPr>
                      </m:radPr>
                      <m:deg/>
                      <m:e>
                        <m:nary>
                          <m:naryPr>
                            <m:chr m:val="∑"/>
                            <m:limLoc m:val="subSup"/>
                            <m:ctrlPr>
                              <w:rPr>
                                <w:rFonts w:ascii="Cambria Math" w:eastAsia="標楷體" w:hAnsi="Cambria Math"/>
                                <w:i/>
                                <w:szCs w:val="24"/>
                              </w:rPr>
                            </m:ctrlPr>
                          </m:naryPr>
                          <m:sub>
                            <m:r>
                              <w:rPr>
                                <w:rFonts w:ascii="Cambria Math" w:eastAsia="標楷體" w:hAnsi="Cambria Math"/>
                                <w:szCs w:val="24"/>
                              </w:rPr>
                              <m:t>i=1</m:t>
                            </m:r>
                          </m:sub>
                          <m:sup>
                            <m:r>
                              <w:rPr>
                                <w:rFonts w:ascii="Cambria Math" w:eastAsia="標楷體" w:hAnsi="Cambria Math"/>
                                <w:szCs w:val="24"/>
                              </w:rPr>
                              <m:t>t</m:t>
                            </m:r>
                          </m:sup>
                          <m:e>
                            <m:sSup>
                              <m:sSupPr>
                                <m:ctrlPr>
                                  <w:rPr>
                                    <w:rFonts w:ascii="Cambria Math" w:eastAsia="標楷體" w:hAnsi="Cambria Math"/>
                                    <w:i/>
                                    <w:szCs w:val="24"/>
                                  </w:rPr>
                                </m:ctrlPr>
                              </m:sSupPr>
                              <m:e>
                                <m:d>
                                  <m:dPr>
                                    <m:ctrlPr>
                                      <w:rPr>
                                        <w:rFonts w:ascii="Cambria Math" w:eastAsia="標楷體" w:hAnsi="Cambria Math"/>
                                        <w:i/>
                                        <w:szCs w:val="24"/>
                                      </w:rPr>
                                    </m:ctrlPr>
                                  </m:dPr>
                                  <m:e>
                                    <m:sSub>
                                      <m:sSubPr>
                                        <m:ctrlPr>
                                          <w:rPr>
                                            <w:rFonts w:ascii="Cambria Math" w:eastAsia="標楷體" w:hAnsi="Cambria Math"/>
                                            <w:i/>
                                            <w:szCs w:val="24"/>
                                          </w:rPr>
                                        </m:ctrlPr>
                                      </m:sSubPr>
                                      <m:e>
                                        <m:r>
                                          <w:rPr>
                                            <w:rFonts w:ascii="Cambria Math" w:eastAsia="標楷體" w:hAnsi="Cambria Math"/>
                                            <w:szCs w:val="24"/>
                                          </w:rPr>
                                          <m:t>w</m:t>
                                        </m:r>
                                      </m:e>
                                      <m:sub>
                                        <m:r>
                                          <w:rPr>
                                            <w:rFonts w:ascii="Cambria Math" w:eastAsia="標楷體" w:hAnsi="Cambria Math"/>
                                            <w:szCs w:val="24"/>
                                          </w:rPr>
                                          <m:t>iq</m:t>
                                        </m:r>
                                      </m:sub>
                                    </m:sSub>
                                  </m:e>
                                </m:d>
                              </m:e>
                              <m:sup>
                                <m:r>
                                  <w:rPr>
                                    <w:rFonts w:ascii="Cambria Math" w:eastAsia="標楷體" w:hAnsi="Cambria Math"/>
                                    <w:szCs w:val="24"/>
                                  </w:rPr>
                                  <m:t>2</m:t>
                                </m:r>
                              </m:sup>
                            </m:sSup>
                          </m:e>
                        </m:nary>
                      </m:e>
                    </m:rad>
                  </m:den>
                </m:f>
              </m:oMath>
            </m:oMathPara>
          </w:p>
        </w:tc>
        <w:tc>
          <w:tcPr>
            <w:tcW w:w="1702" w:type="dxa"/>
            <w:vAlign w:val="center"/>
          </w:tcPr>
          <w:p w14:paraId="6C60B440" w14:textId="4C09BE3B" w:rsidR="008F29DC" w:rsidRDefault="008F29DC" w:rsidP="008F29DC">
            <w:pPr>
              <w:spacing w:line="360" w:lineRule="auto"/>
              <w:jc w:val="right"/>
              <w:rPr>
                <w:rFonts w:ascii="Times New Roman" w:eastAsia="標楷體" w:hAnsi="Times New Roman"/>
                <w:szCs w:val="24"/>
              </w:rPr>
            </w:pPr>
            <w:r>
              <w:rPr>
                <w:rFonts w:ascii="Times New Roman" w:eastAsia="標楷體" w:hAnsi="Times New Roman" w:hint="eastAsia"/>
                <w:szCs w:val="24"/>
              </w:rPr>
              <w:t>(</w:t>
            </w:r>
            <w:r>
              <w:rPr>
                <w:rFonts w:ascii="Times New Roman" w:eastAsia="標楷體" w:hAnsi="Times New Roman"/>
                <w:szCs w:val="24"/>
              </w:rPr>
              <w:t>2-</w:t>
            </w:r>
            <w:r>
              <w:rPr>
                <w:rFonts w:ascii="Times New Roman" w:eastAsia="標楷體" w:hAnsi="Times New Roman" w:hint="eastAsia"/>
                <w:szCs w:val="24"/>
              </w:rPr>
              <w:t>4)</w:t>
            </w:r>
          </w:p>
        </w:tc>
      </w:tr>
    </w:tbl>
    <w:p w14:paraId="02CE484A" w14:textId="3DEF9BF9" w:rsidR="00363491" w:rsidRPr="003D1D6D" w:rsidRDefault="00363491" w:rsidP="00AB55B7">
      <w:pPr>
        <w:spacing w:line="360" w:lineRule="auto"/>
        <w:jc w:val="both"/>
        <w:rPr>
          <w:rFonts w:ascii="Times New Roman" w:eastAsia="標楷體" w:hAnsi="Times New Roman"/>
          <w:szCs w:val="24"/>
        </w:rPr>
      </w:pPr>
    </w:p>
    <w:p w14:paraId="4B4CFA4B" w14:textId="7242CB16" w:rsidR="00F728A8" w:rsidRPr="005172FC" w:rsidRDefault="00363491" w:rsidP="005172FC">
      <w:pPr>
        <w:spacing w:line="360" w:lineRule="auto"/>
        <w:rPr>
          <w:rFonts w:ascii="Times New Roman" w:eastAsia="標楷體" w:hAnsi="Times New Roman"/>
          <w:szCs w:val="24"/>
        </w:rPr>
      </w:pPr>
      <w:r>
        <w:rPr>
          <w:rFonts w:ascii="Times New Roman" w:eastAsia="標楷體" w:hAnsi="Times New Roman" w:hint="eastAsia"/>
          <w:szCs w:val="24"/>
        </w:rPr>
        <w:t>其中</w:t>
      </w:r>
      <m:oMath>
        <m:acc>
          <m:accPr>
            <m:chr m:val="⃑"/>
            <m:ctrlPr>
              <w:rPr>
                <w:rFonts w:ascii="Cambria Math" w:eastAsia="標楷體" w:hAnsi="Cambria Math"/>
                <w:i/>
                <w:szCs w:val="24"/>
              </w:rPr>
            </m:ctrlPr>
          </m:accPr>
          <m:e>
            <m:sSub>
              <m:sSubPr>
                <m:ctrlPr>
                  <w:rPr>
                    <w:rFonts w:ascii="Cambria Math" w:eastAsia="標楷體" w:hAnsi="Cambria Math"/>
                    <w:i/>
                    <w:szCs w:val="24"/>
                  </w:rPr>
                </m:ctrlPr>
              </m:sSubPr>
              <m:e>
                <m:r>
                  <w:rPr>
                    <w:rFonts w:ascii="Cambria Math" w:eastAsia="標楷體" w:hAnsi="Cambria Math"/>
                    <w:szCs w:val="24"/>
                  </w:rPr>
                  <m:t>d</m:t>
                </m:r>
              </m:e>
              <m:sub>
                <m:r>
                  <w:rPr>
                    <w:rFonts w:ascii="Cambria Math" w:eastAsia="標楷體" w:hAnsi="Cambria Math"/>
                    <w:szCs w:val="24"/>
                  </w:rPr>
                  <m:t>j</m:t>
                </m:r>
              </m:sub>
            </m:sSub>
          </m:e>
        </m:acc>
      </m:oMath>
      <w:r>
        <w:rPr>
          <w:rFonts w:ascii="Times New Roman" w:eastAsia="標楷體" w:hAnsi="Times New Roman" w:hint="eastAsia"/>
          <w:szCs w:val="24"/>
        </w:rPr>
        <w:t>為</w:t>
      </w:r>
      <w:proofErr w:type="gramStart"/>
      <w:r>
        <w:rPr>
          <w:rFonts w:ascii="Times New Roman" w:eastAsia="標楷體" w:hAnsi="Times New Roman" w:hint="eastAsia"/>
          <w:szCs w:val="24"/>
        </w:rPr>
        <w:t>ㄧ</w:t>
      </w:r>
      <w:proofErr w:type="gramEnd"/>
      <w:r>
        <w:rPr>
          <w:rFonts w:ascii="Times New Roman" w:eastAsia="標楷體" w:hAnsi="Times New Roman" w:hint="eastAsia"/>
          <w:szCs w:val="24"/>
        </w:rPr>
        <w:t>篇文章之向量，</w:t>
      </w:r>
      <m:oMath>
        <m:acc>
          <m:accPr>
            <m:chr m:val="⃑"/>
            <m:ctrlPr>
              <w:rPr>
                <w:rFonts w:ascii="Cambria Math" w:eastAsia="標楷體" w:hAnsi="Cambria Math"/>
                <w:i/>
                <w:szCs w:val="24"/>
              </w:rPr>
            </m:ctrlPr>
          </m:accPr>
          <m:e>
            <m:sSub>
              <m:sSubPr>
                <m:ctrlPr>
                  <w:rPr>
                    <w:rFonts w:ascii="Cambria Math" w:eastAsia="標楷體" w:hAnsi="Cambria Math"/>
                    <w:i/>
                    <w:szCs w:val="24"/>
                  </w:rPr>
                </m:ctrlPr>
              </m:sSubPr>
              <m:e>
                <m:r>
                  <w:rPr>
                    <w:rFonts w:ascii="Cambria Math" w:eastAsia="標楷體" w:hAnsi="Cambria Math"/>
                    <w:szCs w:val="24"/>
                  </w:rPr>
                  <m:t>d</m:t>
                </m:r>
              </m:e>
              <m:sub>
                <m:r>
                  <w:rPr>
                    <w:rFonts w:ascii="Cambria Math" w:eastAsia="標楷體" w:hAnsi="Cambria Math"/>
                    <w:szCs w:val="24"/>
                  </w:rPr>
                  <m:t>q</m:t>
                </m:r>
              </m:sub>
            </m:sSub>
          </m:e>
        </m:acc>
      </m:oMath>
      <w:r>
        <w:rPr>
          <w:rFonts w:ascii="Times New Roman" w:eastAsia="標楷體" w:hAnsi="Times New Roman" w:hint="eastAsia"/>
          <w:szCs w:val="24"/>
        </w:rPr>
        <w:t>為</w:t>
      </w:r>
      <w:r w:rsidR="000F686A">
        <w:rPr>
          <w:rFonts w:ascii="Times New Roman" w:eastAsia="標楷體" w:hAnsi="Times New Roman" w:hint="eastAsia"/>
          <w:szCs w:val="24"/>
        </w:rPr>
        <w:t>比較文章之</w:t>
      </w:r>
      <w:r>
        <w:rPr>
          <w:rFonts w:ascii="Times New Roman" w:eastAsia="標楷體" w:hAnsi="Times New Roman" w:hint="eastAsia"/>
          <w:szCs w:val="24"/>
        </w:rPr>
        <w:t>向量，</w:t>
      </w:r>
      <w:r w:rsidRPr="000F686A">
        <w:rPr>
          <w:rFonts w:ascii="Times New Roman" w:eastAsia="標楷體" w:hAnsi="Times New Roman" w:hint="eastAsia"/>
          <w:i/>
          <w:szCs w:val="24"/>
        </w:rPr>
        <w:t>t</w:t>
      </w:r>
      <w:r>
        <w:rPr>
          <w:rFonts w:ascii="Times New Roman" w:eastAsia="標楷體" w:hAnsi="Times New Roman" w:hint="eastAsia"/>
          <w:szCs w:val="24"/>
        </w:rPr>
        <w:t>為文件所包含的字詞數量，</w:t>
      </w:r>
      <m:oMath>
        <m:sSub>
          <m:sSubPr>
            <m:ctrlPr>
              <w:rPr>
                <w:rFonts w:ascii="Cambria Math" w:eastAsia="標楷體" w:hAnsi="Cambria Math"/>
                <w:i/>
                <w:szCs w:val="24"/>
              </w:rPr>
            </m:ctrlPr>
          </m:sSubPr>
          <m:e>
            <m:r>
              <w:rPr>
                <w:rFonts w:ascii="Cambria Math" w:eastAsia="標楷體" w:hAnsi="Cambria Math"/>
                <w:szCs w:val="24"/>
              </w:rPr>
              <m:t>w</m:t>
            </m:r>
          </m:e>
          <m:sub>
            <m:r>
              <w:rPr>
                <w:rFonts w:ascii="Cambria Math" w:eastAsia="標楷體" w:hAnsi="Cambria Math"/>
                <w:szCs w:val="24"/>
              </w:rPr>
              <m:t>ij</m:t>
            </m:r>
          </m:sub>
        </m:sSub>
      </m:oMath>
      <w:r>
        <w:rPr>
          <w:rFonts w:ascii="Times New Roman" w:eastAsia="標楷體" w:hAnsi="Times New Roman" w:hint="eastAsia"/>
          <w:szCs w:val="24"/>
        </w:rPr>
        <w:t>則表示</w:t>
      </w:r>
      <w:r w:rsidR="000F686A">
        <w:rPr>
          <w:rFonts w:ascii="Times New Roman" w:eastAsia="標楷體" w:hAnsi="Times New Roman" w:hint="eastAsia"/>
          <w:szCs w:val="24"/>
        </w:rPr>
        <w:t>第</w:t>
      </w:r>
      <w:proofErr w:type="spellStart"/>
      <w:r w:rsidRPr="000F686A">
        <w:rPr>
          <w:rFonts w:ascii="Times New Roman" w:eastAsia="標楷體" w:hAnsi="Times New Roman" w:hint="eastAsia"/>
          <w:i/>
          <w:szCs w:val="24"/>
        </w:rPr>
        <w:t>i</w:t>
      </w:r>
      <w:proofErr w:type="spellEnd"/>
      <w:proofErr w:type="gramStart"/>
      <w:r>
        <w:rPr>
          <w:rFonts w:ascii="Times New Roman" w:eastAsia="標楷體" w:hAnsi="Times New Roman" w:hint="eastAsia"/>
          <w:szCs w:val="24"/>
        </w:rPr>
        <w:t>個</w:t>
      </w:r>
      <w:proofErr w:type="gramEnd"/>
      <w:r>
        <w:rPr>
          <w:rFonts w:ascii="Times New Roman" w:eastAsia="標楷體" w:hAnsi="Times New Roman" w:hint="eastAsia"/>
          <w:szCs w:val="24"/>
        </w:rPr>
        <w:t>字詞在第</w:t>
      </w:r>
      <w:r w:rsidRPr="000F686A">
        <w:rPr>
          <w:rFonts w:ascii="Times New Roman" w:eastAsia="標楷體" w:hAnsi="Times New Roman" w:hint="eastAsia"/>
          <w:i/>
          <w:szCs w:val="24"/>
        </w:rPr>
        <w:t>j</w:t>
      </w:r>
      <w:r>
        <w:rPr>
          <w:rFonts w:ascii="Times New Roman" w:eastAsia="標楷體" w:hAnsi="Times New Roman" w:hint="eastAsia"/>
          <w:szCs w:val="24"/>
        </w:rPr>
        <w:t>篇文章中的權重。</w:t>
      </w:r>
      <w:r w:rsidR="00C00BFD">
        <w:rPr>
          <w:rFonts w:ascii="Times New Roman" w:eastAsia="標楷體" w:hAnsi="Times New Roman" w:hint="eastAsia"/>
          <w:szCs w:val="24"/>
        </w:rPr>
        <w:t>在</w:t>
      </w:r>
      <w:r w:rsidR="00AF1B49">
        <w:rPr>
          <w:rFonts w:ascii="Times New Roman" w:eastAsia="標楷體" w:hAnsi="Times New Roman" w:hint="eastAsia"/>
          <w:szCs w:val="24"/>
        </w:rPr>
        <w:t>本研究中</w:t>
      </w:r>
      <w:r w:rsidR="00F4382F">
        <w:rPr>
          <w:rFonts w:ascii="Times New Roman" w:eastAsia="標楷體" w:hAnsi="Times New Roman" w:hint="eastAsia"/>
          <w:szCs w:val="24"/>
        </w:rPr>
        <w:t>將以</w:t>
      </w:r>
      <w:r>
        <w:rPr>
          <w:rFonts w:ascii="Times New Roman" w:eastAsia="標楷體" w:hAnsi="Times New Roman" w:hint="eastAsia"/>
          <w:szCs w:val="24"/>
        </w:rPr>
        <w:t>使用者</w:t>
      </w:r>
      <w:r w:rsidR="00F4382F">
        <w:rPr>
          <w:rFonts w:ascii="Times New Roman" w:eastAsia="標楷體" w:hAnsi="Times New Roman" w:hint="eastAsia"/>
          <w:szCs w:val="24"/>
        </w:rPr>
        <w:t>是否用過某產品</w:t>
      </w:r>
      <w:r w:rsidR="00C00BFD">
        <w:rPr>
          <w:rFonts w:ascii="Times New Roman" w:eastAsia="標楷體" w:hAnsi="Times New Roman" w:hint="eastAsia"/>
          <w:szCs w:val="24"/>
        </w:rPr>
        <w:t>的關係</w:t>
      </w:r>
      <w:r w:rsidR="00F4382F">
        <w:rPr>
          <w:rFonts w:ascii="Times New Roman" w:eastAsia="標楷體" w:hAnsi="Times New Roman" w:hint="eastAsia"/>
          <w:szCs w:val="24"/>
        </w:rPr>
        <w:t>形成</w:t>
      </w:r>
      <w:r w:rsidR="006F0020">
        <w:rPr>
          <w:rFonts w:ascii="Times New Roman" w:eastAsia="標楷體" w:hAnsi="Times New Roman" w:hint="eastAsia"/>
          <w:szCs w:val="24"/>
        </w:rPr>
        <w:t>「</w:t>
      </w:r>
      <w:r w:rsidR="00F4382F">
        <w:rPr>
          <w:rFonts w:ascii="Times New Roman" w:eastAsia="標楷體" w:hAnsi="Times New Roman" w:hint="eastAsia"/>
          <w:szCs w:val="24"/>
        </w:rPr>
        <w:t>使用者－產品矩陣</w:t>
      </w:r>
      <w:r w:rsidR="006F0020">
        <w:rPr>
          <w:rFonts w:ascii="Times New Roman" w:eastAsia="標楷體" w:hAnsi="Times New Roman" w:hint="eastAsia"/>
          <w:szCs w:val="24"/>
        </w:rPr>
        <w:t>」</w:t>
      </w:r>
      <w:r w:rsidR="00C00BFD">
        <w:rPr>
          <w:rFonts w:ascii="Times New Roman" w:eastAsia="標楷體" w:hAnsi="Times New Roman" w:hint="eastAsia"/>
          <w:szCs w:val="24"/>
        </w:rPr>
        <w:t>，在此矩陣中將會記錄使用者與產品之間的關係，使用者若用過該產品，則其值為</w:t>
      </w:r>
      <w:r w:rsidR="00C00BFD">
        <w:rPr>
          <w:rFonts w:ascii="Times New Roman" w:eastAsia="標楷體" w:hAnsi="Times New Roman" w:hint="eastAsia"/>
          <w:szCs w:val="24"/>
        </w:rPr>
        <w:t>1</w:t>
      </w:r>
      <w:r w:rsidR="00C00BFD">
        <w:rPr>
          <w:rFonts w:ascii="Times New Roman" w:eastAsia="標楷體" w:hAnsi="Times New Roman" w:hint="eastAsia"/>
          <w:szCs w:val="24"/>
        </w:rPr>
        <w:t>，反之則為</w:t>
      </w:r>
      <w:r w:rsidR="00C00BFD">
        <w:rPr>
          <w:rFonts w:ascii="Times New Roman" w:eastAsia="標楷體" w:hAnsi="Times New Roman" w:hint="eastAsia"/>
          <w:szCs w:val="24"/>
        </w:rPr>
        <w:t>0</w:t>
      </w:r>
      <w:r w:rsidR="00670861">
        <w:rPr>
          <w:rFonts w:ascii="Times New Roman" w:eastAsia="標楷體" w:hAnsi="Times New Roman" w:hint="eastAsia"/>
          <w:szCs w:val="24"/>
        </w:rPr>
        <w:t>，若單獨只採用值為</w:t>
      </w:r>
      <w:r w:rsidR="00670861">
        <w:rPr>
          <w:rFonts w:ascii="Times New Roman" w:eastAsia="標楷體" w:hAnsi="Times New Roman" w:hint="eastAsia"/>
          <w:szCs w:val="24"/>
        </w:rPr>
        <w:t>1</w:t>
      </w:r>
      <w:r w:rsidR="00612101">
        <w:rPr>
          <w:rFonts w:ascii="Times New Roman" w:eastAsia="標楷體" w:hAnsi="Times New Roman" w:hint="eastAsia"/>
          <w:szCs w:val="24"/>
        </w:rPr>
        <w:t>欄位</w:t>
      </w:r>
      <w:r w:rsidR="00670861">
        <w:rPr>
          <w:rFonts w:ascii="Times New Roman" w:eastAsia="標楷體" w:hAnsi="Times New Roman" w:hint="eastAsia"/>
          <w:szCs w:val="24"/>
        </w:rPr>
        <w:t>作為向量維度，則所產生之使用者向量維度兩兩並不完全相等</w:t>
      </w:r>
      <w:r w:rsidR="00C00BFD">
        <w:rPr>
          <w:rFonts w:ascii="Times New Roman" w:eastAsia="標楷體" w:hAnsi="Times New Roman" w:hint="eastAsia"/>
          <w:szCs w:val="24"/>
        </w:rPr>
        <w:t>。</w:t>
      </w:r>
      <w:r w:rsidR="00670861">
        <w:rPr>
          <w:rFonts w:ascii="Times New Roman" w:eastAsia="標楷體" w:hAnsi="Times New Roman" w:hint="eastAsia"/>
          <w:szCs w:val="24"/>
        </w:rPr>
        <w:t>相較於其他相似度計算方式，餘弦相似度計算更適用於兩向量維度不相等的相似度計算情況，因此在相似度計算的公式選擇上</w:t>
      </w:r>
      <w:r w:rsidR="008F29DC">
        <w:rPr>
          <w:rFonts w:ascii="Times New Roman" w:eastAsia="標楷體" w:hAnsi="Times New Roman"/>
          <w:szCs w:val="24"/>
        </w:rPr>
        <w:fldChar w:fldCharType="begin"/>
      </w:r>
      <w:r w:rsidR="008F29DC">
        <w:rPr>
          <w:rFonts w:ascii="Times New Roman" w:eastAsia="標楷體" w:hAnsi="Times New Roman"/>
          <w:szCs w:val="24"/>
        </w:rPr>
        <w:instrText xml:space="preserve"> ADDIN EN.CITE &lt;EndNote&gt;&lt;Cite&gt;&lt;Author&gt;Mahdavi&lt;/Author&gt;&lt;Year&gt;2008&lt;/Year&gt;&lt;RecNum&gt;50&lt;/RecNum&gt;&lt;DisplayText&gt;(Mahdavi et al., 2008)&lt;/DisplayText&gt;&lt;record&gt;&lt;rec-number&gt;50&lt;/rec-number&gt;&lt;foreign-keys&gt;&lt;key app="EN" db-id="wafwfer04twvxhersz6xr2019zsswfxrwfas"&gt;50&lt;/key&gt;&lt;/foreign-keys&gt;&lt;ref-type name="Journal Article"&gt;17&lt;/ref-type&gt;&lt;contributors&gt;&lt;authors&gt;&lt;author&gt;Mahdavi, M.&lt;/author&gt;&lt;author&gt;Chehreghani, M. Haghir&lt;/author&gt;&lt;author&gt;Abolhassani, H.&lt;/author&gt;&lt;author&gt;Forsati, R.&lt;/author&gt;&lt;/authors&gt;&lt;/contributors&gt;&lt;titles&gt;&lt;title&gt;Novel meta-heuristic algorithms for clustering web documents&lt;/title&gt;&lt;secondary-title&gt;Applied Mathematics and Computation&lt;/secondary-title&gt;&lt;/titles&gt;&lt;periodical&gt;&lt;full-title&gt;Applied Mathematics and Computation&lt;/full-title&gt;&lt;/periodical&gt;&lt;pages&gt;441-451&lt;/pages&gt;&lt;volume&gt;201&lt;/volume&gt;&lt;number&gt;1–2&lt;/number&gt;&lt;keywords&gt;&lt;keyword&gt;Document clustering&lt;/keyword&gt;&lt;keyword&gt;Harmony search&lt;/keyword&gt;&lt;keyword&gt;K-Means&lt;/keyword&gt;&lt;keyword&gt;Optimization&lt;/keyword&gt;&lt;keyword&gt;Hybridization&lt;/keyword&gt;&lt;/keywords&gt;&lt;dates&gt;&lt;year&gt;2008&lt;/year&gt;&lt;pub-dates&gt;&lt;date&gt;7/15/&lt;/date&gt;&lt;/pub-dates&gt;&lt;/dates&gt;&lt;isbn&gt;0096-3003&lt;/isbn&gt;&lt;urls&gt;&lt;related-urls&gt;&lt;url&gt;http://www.sciencedirect.com/science/article/pii/S0096300307012209&lt;/url&gt;&lt;/related-urls&gt;&lt;/urls&gt;&lt;electronic-resource-num&gt;http://dx.doi.org/10.1016/j.amc.2007.12.058&lt;/electronic-resource-num&gt;&lt;/record&gt;&lt;/Cite&gt;&lt;/EndNote&gt;</w:instrText>
      </w:r>
      <w:r w:rsidR="008F29DC">
        <w:rPr>
          <w:rFonts w:ascii="Times New Roman" w:eastAsia="標楷體" w:hAnsi="Times New Roman"/>
          <w:szCs w:val="24"/>
        </w:rPr>
        <w:fldChar w:fldCharType="separate"/>
      </w:r>
      <w:r w:rsidR="008F29DC">
        <w:rPr>
          <w:rFonts w:ascii="Times New Roman" w:eastAsia="標楷體" w:hAnsi="Times New Roman"/>
          <w:noProof/>
          <w:szCs w:val="24"/>
        </w:rPr>
        <w:t>(</w:t>
      </w:r>
      <w:hyperlink w:anchor="_ENREF_23" w:tooltip="Mahdavi, 2008 #50" w:history="1">
        <w:r w:rsidR="00BF6AFD">
          <w:rPr>
            <w:rFonts w:ascii="Times New Roman" w:eastAsia="標楷體" w:hAnsi="Times New Roman"/>
            <w:noProof/>
            <w:szCs w:val="24"/>
          </w:rPr>
          <w:t>Mahdavi et al., 2008</w:t>
        </w:r>
      </w:hyperlink>
      <w:r w:rsidR="008F29DC">
        <w:rPr>
          <w:rFonts w:ascii="Times New Roman" w:eastAsia="標楷體" w:hAnsi="Times New Roman"/>
          <w:noProof/>
          <w:szCs w:val="24"/>
        </w:rPr>
        <w:t>)</w:t>
      </w:r>
      <w:r w:rsidR="008F29DC">
        <w:rPr>
          <w:rFonts w:ascii="Times New Roman" w:eastAsia="標楷體" w:hAnsi="Times New Roman"/>
          <w:szCs w:val="24"/>
        </w:rPr>
        <w:fldChar w:fldCharType="end"/>
      </w:r>
      <w:r w:rsidR="00670861">
        <w:rPr>
          <w:rFonts w:ascii="Times New Roman" w:eastAsia="標楷體" w:hAnsi="Times New Roman" w:hint="eastAsia"/>
          <w:szCs w:val="24"/>
        </w:rPr>
        <w:t>，本研究將選用最常被用來衡量兩向量間夾角的餘弦相似度進行運算。</w:t>
      </w:r>
    </w:p>
    <w:p w14:paraId="1AFF9D19" w14:textId="14923035" w:rsidR="00215033" w:rsidRPr="00AE0954" w:rsidRDefault="00215033" w:rsidP="00215033">
      <w:pPr>
        <w:pStyle w:val="2"/>
        <w:spacing w:line="360" w:lineRule="auto"/>
        <w:rPr>
          <w:rFonts w:ascii="Times New Roman" w:eastAsia="標楷體" w:hAnsi="Times New Roman"/>
          <w:sz w:val="28"/>
        </w:rPr>
      </w:pPr>
      <w:bookmarkStart w:id="30" w:name="_Toc448679297"/>
      <w:r w:rsidRPr="00AE0954">
        <w:rPr>
          <w:rFonts w:ascii="Times New Roman" w:eastAsia="標楷體" w:hAnsi="Times New Roman" w:hint="eastAsia"/>
          <w:sz w:val="28"/>
        </w:rPr>
        <w:t>情感分析</w:t>
      </w:r>
      <w:bookmarkEnd w:id="30"/>
    </w:p>
    <w:p w14:paraId="0DDCFE20" w14:textId="2E65FFD6" w:rsidR="00215033" w:rsidRDefault="007C4717" w:rsidP="00DC6FC4">
      <w:pPr>
        <w:spacing w:line="360" w:lineRule="auto"/>
        <w:rPr>
          <w:rFonts w:ascii="Times New Roman" w:eastAsia="標楷體" w:hAnsi="Times New Roman"/>
        </w:rPr>
      </w:pPr>
      <w:r w:rsidRPr="00DC6FC4">
        <w:rPr>
          <w:rFonts w:ascii="Times New Roman" w:eastAsia="標楷體" w:hAnsi="Times New Roman" w:hint="eastAsia"/>
        </w:rPr>
        <w:t xml:space="preserve">    </w:t>
      </w:r>
      <w:r w:rsidRPr="00DC6FC4">
        <w:rPr>
          <w:rFonts w:ascii="Times New Roman" w:eastAsia="標楷體" w:hAnsi="Times New Roman" w:hint="eastAsia"/>
        </w:rPr>
        <w:t>情感分析又稱作意見探</w:t>
      </w:r>
      <w:proofErr w:type="gramStart"/>
      <w:r w:rsidRPr="00DC6FC4">
        <w:rPr>
          <w:rFonts w:ascii="Times New Roman" w:eastAsia="標楷體" w:hAnsi="Times New Roman" w:hint="eastAsia"/>
        </w:rPr>
        <w:t>勘</w:t>
      </w:r>
      <w:proofErr w:type="gramEnd"/>
      <w:r w:rsidR="00617C3A" w:rsidRPr="00DC6FC4">
        <w:rPr>
          <w:rFonts w:ascii="Times New Roman" w:eastAsia="標楷體" w:hAnsi="Times New Roman" w:hint="eastAsia"/>
        </w:rPr>
        <w:t>(</w:t>
      </w:r>
      <w:r w:rsidR="00AE0954" w:rsidRPr="00DC6FC4">
        <w:rPr>
          <w:rFonts w:ascii="Times New Roman" w:eastAsia="標楷體" w:hAnsi="Times New Roman"/>
        </w:rPr>
        <w:t>o</w:t>
      </w:r>
      <w:r w:rsidR="00617C3A" w:rsidRPr="00DC6FC4">
        <w:rPr>
          <w:rFonts w:ascii="Times New Roman" w:eastAsia="標楷體" w:hAnsi="Times New Roman"/>
        </w:rPr>
        <w:t xml:space="preserve">pinion </w:t>
      </w:r>
      <w:r w:rsidR="00AE0954" w:rsidRPr="00DC6FC4">
        <w:rPr>
          <w:rFonts w:ascii="Times New Roman" w:eastAsia="標楷體" w:hAnsi="Times New Roman"/>
        </w:rPr>
        <w:t>m</w:t>
      </w:r>
      <w:r w:rsidR="00617C3A" w:rsidRPr="00DC6FC4">
        <w:rPr>
          <w:rFonts w:ascii="Times New Roman" w:eastAsia="標楷體" w:hAnsi="Times New Roman"/>
        </w:rPr>
        <w:t>ining</w:t>
      </w:r>
      <w:r w:rsidR="00617C3A" w:rsidRPr="00DC6FC4">
        <w:rPr>
          <w:rFonts w:ascii="Times New Roman" w:eastAsia="標楷體" w:hAnsi="Times New Roman" w:hint="eastAsia"/>
        </w:rPr>
        <w:t>)</w:t>
      </w:r>
      <w:r w:rsidR="00DC6FC4">
        <w:rPr>
          <w:rFonts w:ascii="Times New Roman" w:eastAsia="標楷體" w:hAnsi="Times New Roman" w:hint="eastAsia"/>
        </w:rPr>
        <w:t>、評論探</w:t>
      </w:r>
      <w:proofErr w:type="gramStart"/>
      <w:r w:rsidR="00DC6FC4">
        <w:rPr>
          <w:rFonts w:ascii="Times New Roman" w:eastAsia="標楷體" w:hAnsi="Times New Roman" w:hint="eastAsia"/>
        </w:rPr>
        <w:t>勘</w:t>
      </w:r>
      <w:proofErr w:type="gramEnd"/>
      <w:r w:rsidR="00610479">
        <w:rPr>
          <w:rFonts w:ascii="Times New Roman" w:eastAsia="標楷體" w:hAnsi="Times New Roman" w:hint="eastAsia"/>
        </w:rPr>
        <w:t xml:space="preserve">(review </w:t>
      </w:r>
      <w:r w:rsidR="00DC6FC4">
        <w:rPr>
          <w:rFonts w:ascii="Times New Roman" w:eastAsia="標楷體" w:hAnsi="Times New Roman" w:hint="eastAsia"/>
        </w:rPr>
        <w:t>mining)</w:t>
      </w:r>
      <w:r w:rsidR="00DC6FC4">
        <w:rPr>
          <w:rFonts w:ascii="Times New Roman" w:eastAsia="標楷體" w:hAnsi="Times New Roman" w:hint="eastAsia"/>
        </w:rPr>
        <w:t>、評價擷取</w:t>
      </w:r>
      <w:r w:rsidR="00DC6FC4">
        <w:rPr>
          <w:rFonts w:ascii="Times New Roman" w:eastAsia="標楷體" w:hAnsi="Times New Roman" w:hint="eastAsia"/>
        </w:rPr>
        <w:t>(</w:t>
      </w:r>
      <w:r w:rsidR="00DC6FC4">
        <w:rPr>
          <w:rFonts w:ascii="Times New Roman" w:eastAsia="標楷體" w:hAnsi="Times New Roman"/>
        </w:rPr>
        <w:t>appraisal extraction</w:t>
      </w:r>
      <w:r w:rsidR="00DC6FC4">
        <w:rPr>
          <w:rFonts w:ascii="Times New Roman" w:eastAsia="標楷體" w:hAnsi="Times New Roman" w:hint="eastAsia"/>
        </w:rPr>
        <w:t>)</w:t>
      </w:r>
      <w:r w:rsidR="00DC6FC4">
        <w:rPr>
          <w:rFonts w:ascii="Times New Roman" w:eastAsia="標楷體" w:hAnsi="Times New Roman" w:hint="eastAsia"/>
        </w:rPr>
        <w:t>或態度分析</w:t>
      </w:r>
      <w:r w:rsidR="00DC6FC4">
        <w:rPr>
          <w:rFonts w:ascii="Times New Roman" w:eastAsia="標楷體" w:hAnsi="Times New Roman" w:hint="eastAsia"/>
        </w:rPr>
        <w:t>(attitude analysis)</w:t>
      </w:r>
      <w:r w:rsidR="00617C3A" w:rsidRPr="00DC6FC4">
        <w:rPr>
          <w:rFonts w:ascii="Times New Roman" w:eastAsia="標楷體" w:hAnsi="Times New Roman" w:hint="eastAsia"/>
        </w:rPr>
        <w:t>，</w:t>
      </w:r>
      <w:r w:rsidR="00476BE0">
        <w:rPr>
          <w:rFonts w:ascii="Times New Roman" w:eastAsia="標楷體" w:hAnsi="Times New Roman" w:hint="eastAsia"/>
        </w:rPr>
        <w:t>任務為</w:t>
      </w:r>
      <w:r w:rsidR="00DC6FC4">
        <w:rPr>
          <w:rFonts w:ascii="Times New Roman" w:eastAsia="標楷體" w:hAnsi="Times New Roman" w:hint="eastAsia"/>
        </w:rPr>
        <w:t>偵測、擷取或分類文字</w:t>
      </w:r>
      <w:r w:rsidR="00476BE0">
        <w:rPr>
          <w:rFonts w:ascii="Times New Roman" w:eastAsia="標楷體" w:hAnsi="Times New Roman" w:hint="eastAsia"/>
        </w:rPr>
        <w:t>所傳達之</w:t>
      </w:r>
      <w:r w:rsidR="00DC6FC4">
        <w:rPr>
          <w:rFonts w:ascii="Times New Roman" w:eastAsia="標楷體" w:hAnsi="Times New Roman" w:hint="eastAsia"/>
        </w:rPr>
        <w:t>對於特定主題的</w:t>
      </w:r>
      <w:r w:rsidR="00617C3A" w:rsidRPr="00DC6FC4">
        <w:rPr>
          <w:rFonts w:ascii="Times New Roman" w:eastAsia="標楷體" w:hAnsi="Times New Roman" w:hint="eastAsia"/>
        </w:rPr>
        <w:t>態度</w:t>
      </w:r>
      <w:r w:rsidR="00476BE0">
        <w:rPr>
          <w:rFonts w:ascii="Times New Roman" w:eastAsia="標楷體" w:hAnsi="Times New Roman"/>
        </w:rPr>
        <w:fldChar w:fldCharType="begin"/>
      </w:r>
      <w:r w:rsidR="00476BE0">
        <w:rPr>
          <w:rFonts w:ascii="Times New Roman" w:eastAsia="標楷體" w:hAnsi="Times New Roman"/>
        </w:rPr>
        <w:instrText xml:space="preserve"> ADDIN EN.CITE &lt;EndNote&gt;&lt;Cite&gt;&lt;Author&gt;Ravi&lt;/Author&gt;&lt;Year&gt;2015&lt;/Year&gt;&lt;RecNum&gt;55&lt;/RecNum&gt;&lt;DisplayText&gt;(Ravi &amp;amp; Ravi, 2015)&lt;/DisplayText&gt;&lt;record&gt;&lt;rec-number&gt;55&lt;/rec-number&gt;&lt;foreign-keys&gt;&lt;key app="EN" db-id="wafwfer04twvxhersz6xr2019zsswfxrwfas"&gt;55&lt;/key&gt;&lt;/foreign-keys&gt;&lt;ref-type name="Journal Article"&gt;17&lt;/ref-type&gt;&lt;contributors&gt;&lt;authors&gt;&lt;author&gt;Ravi, Kumar&lt;/author&gt;&lt;author&gt;Ravi, Vadlamani&lt;/author&gt;&lt;/authors&gt;&lt;/contributors&gt;&lt;titles&gt;&lt;title&gt;A survey on opinion mining and sentiment analysis: Tasks, approaches and applications&lt;/title&gt;&lt;secondary-title&gt;Knowledge-Based Systems&lt;/secondary-title&gt;&lt;/titles&gt;&lt;periodical&gt;&lt;full-title&gt;Knowledge-Based Systems&lt;/full-title&gt;&lt;/periodical&gt;&lt;pages&gt;14-46&lt;/pages&gt;&lt;volume&gt;89&lt;/volume&gt;&lt;keywords&gt;&lt;keyword&gt;Opinion mining&lt;/keyword&gt;&lt;keyword&gt;Sentiment analysis&lt;/keyword&gt;&lt;keyword&gt;Social media&lt;/keyword&gt;&lt;keyword&gt;Micro blog&lt;/keyword&gt;&lt;keyword&gt;Lexica creation&lt;/keyword&gt;&lt;keyword&gt;Machine learning&lt;/keyword&gt;&lt;keyword&gt;Ontology&lt;/keyword&gt;&lt;/keywords&gt;&lt;dates&gt;&lt;year&gt;2015&lt;/year&gt;&lt;pub-dates&gt;&lt;date&gt;11//&lt;/date&gt;&lt;/pub-dates&gt;&lt;/dates&gt;&lt;isbn&gt;0950-7051&lt;/isbn&gt;&lt;urls&gt;&lt;related-urls&gt;&lt;url&gt;http://www.sciencedirect.com/science/article/pii/S0950705115002336&lt;/url&gt;&lt;/related-urls&gt;&lt;/urls&gt;&lt;electronic-resource-num&gt;http://dx.doi.org/10.1016/j.knosys.2015.06.015&lt;/electronic-resource-num&gt;&lt;/record&gt;&lt;/Cite&gt;&lt;/EndNote&gt;</w:instrText>
      </w:r>
      <w:r w:rsidR="00476BE0">
        <w:rPr>
          <w:rFonts w:ascii="Times New Roman" w:eastAsia="標楷體" w:hAnsi="Times New Roman"/>
        </w:rPr>
        <w:fldChar w:fldCharType="separate"/>
      </w:r>
      <w:r w:rsidR="00476BE0">
        <w:rPr>
          <w:rFonts w:ascii="Times New Roman" w:eastAsia="標楷體" w:hAnsi="Times New Roman"/>
          <w:noProof/>
        </w:rPr>
        <w:t>(</w:t>
      </w:r>
      <w:hyperlink w:anchor="_ENREF_27" w:tooltip="Ravi, 2015 #55" w:history="1">
        <w:r w:rsidR="00BF6AFD">
          <w:rPr>
            <w:rFonts w:ascii="Times New Roman" w:eastAsia="標楷體" w:hAnsi="Times New Roman"/>
            <w:noProof/>
          </w:rPr>
          <w:t>Ravi &amp; Ravi, 2015</w:t>
        </w:r>
      </w:hyperlink>
      <w:r w:rsidR="00476BE0">
        <w:rPr>
          <w:rFonts w:ascii="Times New Roman" w:eastAsia="標楷體" w:hAnsi="Times New Roman"/>
          <w:noProof/>
        </w:rPr>
        <w:t>)</w:t>
      </w:r>
      <w:r w:rsidR="00476BE0">
        <w:rPr>
          <w:rFonts w:ascii="Times New Roman" w:eastAsia="標楷體" w:hAnsi="Times New Roman"/>
        </w:rPr>
        <w:fldChar w:fldCharType="end"/>
      </w:r>
      <w:r w:rsidR="00476BE0">
        <w:rPr>
          <w:rFonts w:ascii="Times New Roman" w:eastAsia="標楷體" w:hAnsi="Times New Roman" w:hint="eastAsia"/>
        </w:rPr>
        <w:t>，即為決定文字態度的極性，例如：正向、負向或中性。</w:t>
      </w:r>
      <w:r w:rsidR="00BA0D27" w:rsidRPr="00DC6FC4">
        <w:rPr>
          <w:rFonts w:ascii="Times New Roman" w:eastAsia="標楷體" w:hAnsi="Times New Roman" w:hint="eastAsia"/>
        </w:rPr>
        <w:t>情感分析的技術可以依照不同層級分成</w:t>
      </w:r>
      <w:r w:rsidR="00476BE0">
        <w:rPr>
          <w:rFonts w:ascii="Times New Roman" w:eastAsia="標楷體" w:hAnsi="Times New Roman" w:hint="eastAsia"/>
        </w:rPr>
        <w:t>許多</w:t>
      </w:r>
      <w:r w:rsidR="00BA0D27" w:rsidRPr="00DC6FC4">
        <w:rPr>
          <w:rFonts w:ascii="Times New Roman" w:eastAsia="標楷體" w:hAnsi="Times New Roman" w:hint="eastAsia"/>
        </w:rPr>
        <w:t>類</w:t>
      </w:r>
      <w:r w:rsidR="00476BE0">
        <w:rPr>
          <w:rFonts w:ascii="Times New Roman" w:eastAsia="標楷體" w:hAnsi="Times New Roman" w:hint="eastAsia"/>
        </w:rPr>
        <w:t>別</w:t>
      </w:r>
      <w:r w:rsidR="00BA0D27" w:rsidRPr="00DC6FC4">
        <w:rPr>
          <w:rFonts w:ascii="Times New Roman" w:eastAsia="標楷體" w:hAnsi="Times New Roman" w:hint="eastAsia"/>
        </w:rPr>
        <w:t>，</w:t>
      </w:r>
      <w:r w:rsidR="00476BE0">
        <w:rPr>
          <w:rFonts w:ascii="Times New Roman" w:eastAsia="標楷體" w:hAnsi="Times New Roman" w:hint="eastAsia"/>
        </w:rPr>
        <w:t>主要可分為兩類：</w:t>
      </w:r>
      <w:r w:rsidR="00AE0954" w:rsidRPr="00DC6FC4">
        <w:rPr>
          <w:rFonts w:ascii="Times New Roman" w:eastAsia="標楷體" w:hAnsi="Times New Roman" w:hint="eastAsia"/>
        </w:rPr>
        <w:t>文件層級</w:t>
      </w:r>
      <w:r w:rsidR="005B5EF8">
        <w:rPr>
          <w:rFonts w:ascii="Times New Roman" w:eastAsia="標楷體" w:hAnsi="Times New Roman" w:hint="eastAsia"/>
        </w:rPr>
        <w:t>及特徵</w:t>
      </w:r>
      <w:r w:rsidR="00AE0954" w:rsidRPr="00DC6FC4">
        <w:rPr>
          <w:rFonts w:ascii="Times New Roman" w:eastAsia="標楷體" w:hAnsi="Times New Roman" w:hint="eastAsia"/>
        </w:rPr>
        <w:t>層級。文件層級是以整篇文章為對象</w:t>
      </w:r>
      <w:r w:rsidR="00BA0D27" w:rsidRPr="00DC6FC4">
        <w:rPr>
          <w:rFonts w:ascii="Times New Roman" w:eastAsia="標楷體" w:hAnsi="Times New Roman" w:hint="eastAsia"/>
        </w:rPr>
        <w:t>決定意見</w:t>
      </w:r>
      <w:r w:rsidR="00AE0954" w:rsidRPr="00DC6FC4">
        <w:rPr>
          <w:rFonts w:ascii="Times New Roman" w:eastAsia="標楷體" w:hAnsi="Times New Roman" w:hint="eastAsia"/>
        </w:rPr>
        <w:t>極</w:t>
      </w:r>
      <w:r w:rsidR="00BA0D27" w:rsidRPr="00DC6FC4">
        <w:rPr>
          <w:rFonts w:ascii="Times New Roman" w:eastAsia="標楷體" w:hAnsi="Times New Roman" w:hint="eastAsia"/>
        </w:rPr>
        <w:t>性，而特徵層級則是針對每</w:t>
      </w:r>
      <w:proofErr w:type="gramStart"/>
      <w:r w:rsidR="00BA0D27" w:rsidRPr="00DC6FC4">
        <w:rPr>
          <w:rFonts w:ascii="Times New Roman" w:eastAsia="標楷體" w:hAnsi="Times New Roman" w:hint="eastAsia"/>
        </w:rPr>
        <w:t>個</w:t>
      </w:r>
      <w:proofErr w:type="gramEnd"/>
      <w:r w:rsidR="00BA0D27" w:rsidRPr="00DC6FC4">
        <w:rPr>
          <w:rFonts w:ascii="Times New Roman" w:eastAsia="標楷體" w:hAnsi="Times New Roman" w:hint="eastAsia"/>
        </w:rPr>
        <w:t>特徵來決定意見極性。</w:t>
      </w:r>
      <w:hyperlink w:anchor="_ENREF_26" w:tooltip="Quan, 2014 #54" w:history="1">
        <w:r w:rsidR="00BF6AFD">
          <w:rPr>
            <w:rFonts w:ascii="Times New Roman" w:eastAsia="標楷體" w:hAnsi="Times New Roman"/>
          </w:rPr>
          <w:fldChar w:fldCharType="begin"/>
        </w:r>
        <w:r w:rsidR="00BF6AFD">
          <w:rPr>
            <w:rFonts w:ascii="Times New Roman" w:eastAsia="標楷體" w:hAnsi="Times New Roman"/>
          </w:rPr>
          <w:instrText xml:space="preserve"> ADDIN EN.CITE &lt;EndNote&gt;&lt;Cite AuthorYear="1"&gt;&lt;Author&gt;Quan&lt;/Author&gt;&lt;Year&gt;2014&lt;/Year&gt;&lt;RecNum&gt;54&lt;/RecNum&gt;&lt;DisplayText&gt;Quan and Ren (2014)&lt;/DisplayText&gt;&lt;record&gt;&lt;rec-number&gt;54&lt;/rec-number&gt;&lt;foreign-keys&gt;&lt;key app="EN" db-id="wafwfer04twvxhersz6xr2019zsswfxrwfas"&gt;54&lt;/key&gt;&lt;/foreign-keys&gt;&lt;ref-type name="Journal Article"&gt;17&lt;/ref-type&gt;&lt;contributors&gt;&lt;authors&gt;&lt;author&gt;Quan, Changqin&lt;/author&gt;&lt;author&gt;Ren, Fuji&lt;/author&gt;&lt;/authors&gt;&lt;/contributors&gt;&lt;titles&gt;&lt;title&gt;Unsupervised product feature extraction for feature-oriented opinion determination&lt;/title&gt;&lt;secondary-title&gt;Information Sciences&lt;/secondary-title&gt;&lt;/titles&gt;&lt;periodical&gt;&lt;full-title&gt;Information Sciences&lt;/full-title&gt;&lt;/periodical&gt;&lt;pages&gt;16-28&lt;/pages&gt;&lt;volume&gt;272&lt;/volume&gt;&lt;keywords&gt;&lt;keyword&gt;Product feature extraction&lt;/keyword&gt;&lt;keyword&gt;Sentiment analysis&lt;/keyword&gt;&lt;keyword&gt;Domain corpora&lt;/keyword&gt;&lt;keyword&gt;Term similarity&lt;/keyword&gt;&lt;keyword&gt;Opinion lexicon&lt;/keyword&gt;&lt;/keywords&gt;&lt;dates&gt;&lt;year&gt;2014&lt;/year&gt;&lt;pub-dates&gt;&lt;date&gt;7/10/&lt;/date&gt;&lt;/pub-dates&gt;&lt;/dates&gt;&lt;isbn&gt;0020-0255&lt;/isbn&gt;&lt;urls&gt;&lt;related-urls&gt;&lt;url&gt;http://www.sciencedirect.com/science/article/pii/S0020025514001698&lt;/url&gt;&lt;/related-urls&gt;&lt;/urls&gt;&lt;electronic-resource-num&gt;http://dx.doi.org/10.1016/j.ins.2014.02.063&lt;/electronic-resource-num&gt;&lt;/record&gt;&lt;/Cite&gt;&lt;/EndNote&gt;</w:instrText>
        </w:r>
        <w:r w:rsidR="00BF6AFD">
          <w:rPr>
            <w:rFonts w:ascii="Times New Roman" w:eastAsia="標楷體" w:hAnsi="Times New Roman"/>
          </w:rPr>
          <w:fldChar w:fldCharType="separate"/>
        </w:r>
        <w:r w:rsidR="00BF6AFD">
          <w:rPr>
            <w:rFonts w:ascii="Times New Roman" w:eastAsia="標楷體" w:hAnsi="Times New Roman"/>
            <w:noProof/>
          </w:rPr>
          <w:t>Quan and Ren (2014)</w:t>
        </w:r>
        <w:r w:rsidR="00BF6AFD">
          <w:rPr>
            <w:rFonts w:ascii="Times New Roman" w:eastAsia="標楷體" w:hAnsi="Times New Roman"/>
          </w:rPr>
          <w:fldChar w:fldCharType="end"/>
        </w:r>
      </w:hyperlink>
      <w:r w:rsidR="005B5EF8">
        <w:rPr>
          <w:rFonts w:ascii="Times New Roman" w:eastAsia="標楷體" w:hAnsi="Times New Roman" w:hint="eastAsia"/>
        </w:rPr>
        <w:t>研究指出文件層級與特徵層級相較之下，特徵層級較能夠</w:t>
      </w:r>
      <w:r w:rsidR="002844CC">
        <w:rPr>
          <w:rFonts w:ascii="Times New Roman" w:eastAsia="標楷體" w:hAnsi="Times New Roman" w:hint="eastAsia"/>
        </w:rPr>
        <w:t>針對特定目標分析，且有更廣的應用空間。</w:t>
      </w:r>
    </w:p>
    <w:p w14:paraId="54F378C4" w14:textId="53BA1B09" w:rsidR="007A18F3" w:rsidRDefault="00610479" w:rsidP="00DC6FC4">
      <w:pPr>
        <w:spacing w:line="360" w:lineRule="auto"/>
        <w:rPr>
          <w:rFonts w:ascii="Times New Roman" w:eastAsia="標楷體" w:hAnsi="Times New Roman"/>
        </w:rPr>
      </w:pPr>
      <w:r>
        <w:rPr>
          <w:rFonts w:ascii="Times New Roman" w:eastAsia="標楷體" w:hAnsi="Times New Roman" w:hint="eastAsia"/>
        </w:rPr>
        <w:t xml:space="preserve">    </w:t>
      </w:r>
      <w:r>
        <w:rPr>
          <w:rFonts w:ascii="Times New Roman" w:eastAsia="標楷體" w:hAnsi="Times New Roman" w:hint="eastAsia"/>
        </w:rPr>
        <w:t>情感分析的方法根據</w:t>
      </w:r>
      <w:hyperlink w:anchor="_ENREF_3" w:tooltip="Cambria, 2013 #52" w:history="1">
        <w:r w:rsidR="00BF6AFD">
          <w:rPr>
            <w:rFonts w:ascii="Times New Roman" w:eastAsia="標楷體" w:hAnsi="Times New Roman"/>
          </w:rPr>
          <w:fldChar w:fldCharType="begin"/>
        </w:r>
        <w:r w:rsidR="00BF6AFD">
          <w:rPr>
            <w:rFonts w:ascii="Times New Roman" w:eastAsia="標楷體" w:hAnsi="Times New Roman"/>
          </w:rPr>
          <w:instrText xml:space="preserve"> ADDIN EN.CITE &lt;EndNote&gt;&lt;Cite AuthorYear="1"&gt;&lt;Author&gt;Cambria&lt;/Author&gt;&lt;Year&gt;2013&lt;/Year&gt;&lt;RecNum&gt;52&lt;/RecNum&gt;&lt;DisplayText&gt;Cambria, Schuller, Yunqing, and Havasi (2013)&lt;/DisplayText&gt;&lt;record&gt;&lt;rec-number&gt;52&lt;/rec-number&gt;&lt;foreign-keys&gt;&lt;key app="EN" db-id="wafwfer04twvxhersz6xr2019zsswfxrwfas"&gt;52&lt;/key&gt;&lt;/foreign-keys&gt;&lt;ref-type name="Journal Article"&gt;17&lt;/ref-type&gt;&lt;contributors&gt;&lt;authors&gt;&lt;author&gt;Cambria, E.&lt;/author&gt;&lt;author&gt;Schuller, B.&lt;/author&gt;&lt;author&gt;Yunqing, Xia&lt;/author&gt;&lt;author&gt;Havasi, C.&lt;/author&gt;&lt;/authors&gt;&lt;/contributors&gt;&lt;titles&gt;&lt;title&gt;New Avenues in Opinion Mining and Sentiment Analysis&lt;/title&gt;&lt;secondary-title&gt;Intelligent Systems, IEEE&lt;/secondary-title&gt;&lt;/titles&gt;&lt;periodical&gt;&lt;full-title&gt;Intelligent Systems, IEEE&lt;/full-title&gt;&lt;/periodical&gt;&lt;pages&gt;15-21&lt;/pages&gt;&lt;volume&gt;28&lt;/volume&gt;&lt;number&gt;2&lt;/number&gt;&lt;keywords&gt;&lt;keyword&gt;Internet&lt;/keyword&gt;&lt;keyword&gt;data mining&lt;/keyword&gt;&lt;keyword&gt;Web&lt;/keyword&gt;&lt;keyword&gt;opinion mining&lt;/keyword&gt;&lt;keyword&gt;public opinion&lt;/keyword&gt;&lt;keyword&gt;sentiment analysis&lt;/keyword&gt;&lt;keyword&gt;Context awareness&lt;/keyword&gt;&lt;keyword&gt;Information analysis&lt;/keyword&gt;&lt;keyword&gt;Intelligent systems&lt;/keyword&gt;&lt;keyword&gt;Knowledge discovery&lt;/keyword&gt;&lt;keyword&gt;Market research&lt;/keyword&gt;&lt;keyword&gt;Natural language processing&lt;/keyword&gt;&lt;keyword&gt;Pragmatics&lt;/keyword&gt;&lt;keyword&gt;Semantics&lt;/keyword&gt;&lt;keyword&gt;AI&lt;/keyword&gt;&lt;keyword&gt;NLP&lt;/keyword&gt;&lt;/keywords&gt;&lt;dates&gt;&lt;year&gt;2013&lt;/year&gt;&lt;/dates&gt;&lt;isbn&gt;1541-1672&lt;/isbn&gt;&lt;urls&gt;&lt;/urls&gt;&lt;electronic-resource-num&gt;10.1109/MIS.2013.30&lt;/electronic-resource-num&gt;&lt;/record&gt;&lt;/Cite&gt;&lt;/EndNote&gt;</w:instrText>
        </w:r>
        <w:r w:rsidR="00BF6AFD">
          <w:rPr>
            <w:rFonts w:ascii="Times New Roman" w:eastAsia="標楷體" w:hAnsi="Times New Roman"/>
          </w:rPr>
          <w:fldChar w:fldCharType="separate"/>
        </w:r>
        <w:r w:rsidR="00BF6AFD">
          <w:rPr>
            <w:rFonts w:ascii="Times New Roman" w:eastAsia="標楷體" w:hAnsi="Times New Roman"/>
            <w:noProof/>
          </w:rPr>
          <w:t>Cambria, Schuller, Yunqing, and Havasi (2013)</w:t>
        </w:r>
        <w:r w:rsidR="00BF6AFD">
          <w:rPr>
            <w:rFonts w:ascii="Times New Roman" w:eastAsia="標楷體" w:hAnsi="Times New Roman"/>
          </w:rPr>
          <w:fldChar w:fldCharType="end"/>
        </w:r>
      </w:hyperlink>
      <w:r w:rsidR="00110C5C">
        <w:rPr>
          <w:rFonts w:ascii="Times New Roman" w:eastAsia="標楷體" w:hAnsi="Times New Roman" w:hint="eastAsia"/>
        </w:rPr>
        <w:t>所歸納之</w:t>
      </w:r>
      <w:r w:rsidR="00110C5C">
        <w:rPr>
          <w:rFonts w:ascii="Times New Roman" w:eastAsia="標楷體" w:hAnsi="Times New Roman" w:hint="eastAsia"/>
        </w:rPr>
        <w:lastRenderedPageBreak/>
        <w:t>結果可以分為四</w:t>
      </w:r>
      <w:r w:rsidR="00D42516">
        <w:rPr>
          <w:rFonts w:ascii="Times New Roman" w:eastAsia="標楷體" w:hAnsi="Times New Roman" w:hint="eastAsia"/>
        </w:rPr>
        <w:t>類</w:t>
      </w:r>
      <w:r w:rsidR="00110C5C">
        <w:rPr>
          <w:rFonts w:ascii="Times New Roman" w:eastAsia="標楷體" w:hAnsi="Times New Roman" w:hint="eastAsia"/>
        </w:rPr>
        <w:t>：</w:t>
      </w:r>
      <w:r w:rsidR="00110C5C">
        <w:rPr>
          <w:rFonts w:ascii="Times New Roman" w:eastAsia="標楷體" w:hAnsi="Times New Roman" w:hint="eastAsia"/>
        </w:rPr>
        <w:t xml:space="preserve">Keyword </w:t>
      </w:r>
      <w:r w:rsidR="00110C5C">
        <w:rPr>
          <w:rFonts w:ascii="Times New Roman" w:eastAsia="標楷體" w:hAnsi="Times New Roman"/>
        </w:rPr>
        <w:t>S</w:t>
      </w:r>
      <w:r w:rsidR="00110C5C">
        <w:rPr>
          <w:rFonts w:ascii="Times New Roman" w:eastAsia="標楷體" w:hAnsi="Times New Roman" w:hint="eastAsia"/>
        </w:rPr>
        <w:t>potting</w:t>
      </w:r>
      <w:r w:rsidR="00110C5C">
        <w:rPr>
          <w:rFonts w:ascii="Times New Roman" w:eastAsia="標楷體" w:hAnsi="Times New Roman" w:hint="eastAsia"/>
        </w:rPr>
        <w:t>、</w:t>
      </w:r>
      <w:r w:rsidR="00110C5C">
        <w:rPr>
          <w:rFonts w:ascii="Times New Roman" w:eastAsia="標楷體" w:hAnsi="Times New Roman" w:hint="eastAsia"/>
        </w:rPr>
        <w:t xml:space="preserve">Lexical </w:t>
      </w:r>
      <w:r w:rsidR="00110C5C">
        <w:rPr>
          <w:rFonts w:ascii="Times New Roman" w:eastAsia="標楷體" w:hAnsi="Times New Roman"/>
        </w:rPr>
        <w:t>Affinity</w:t>
      </w:r>
      <w:r w:rsidR="00110C5C">
        <w:rPr>
          <w:rFonts w:ascii="Times New Roman" w:eastAsia="標楷體" w:hAnsi="Times New Roman" w:hint="eastAsia"/>
        </w:rPr>
        <w:t>、</w:t>
      </w:r>
      <w:r w:rsidR="00110C5C">
        <w:rPr>
          <w:rFonts w:ascii="Times New Roman" w:eastAsia="標楷體" w:hAnsi="Times New Roman" w:hint="eastAsia"/>
        </w:rPr>
        <w:t>Statistical methods</w:t>
      </w:r>
      <w:r w:rsidR="00110C5C">
        <w:rPr>
          <w:rFonts w:ascii="Times New Roman" w:eastAsia="標楷體" w:hAnsi="Times New Roman" w:hint="eastAsia"/>
        </w:rPr>
        <w:t>以及</w:t>
      </w:r>
      <w:r w:rsidR="00110C5C">
        <w:rPr>
          <w:rFonts w:ascii="Times New Roman" w:eastAsia="標楷體" w:hAnsi="Times New Roman" w:hint="eastAsia"/>
        </w:rPr>
        <w:t>C</w:t>
      </w:r>
      <w:r w:rsidR="004947DC">
        <w:rPr>
          <w:rFonts w:ascii="Times New Roman" w:eastAsia="標楷體" w:hAnsi="Times New Roman"/>
        </w:rPr>
        <w:t xml:space="preserve">oncept-based </w:t>
      </w:r>
      <w:r w:rsidR="00110C5C">
        <w:rPr>
          <w:rFonts w:ascii="Times New Roman" w:eastAsia="標楷體" w:hAnsi="Times New Roman"/>
        </w:rPr>
        <w:t>appro</w:t>
      </w:r>
      <w:r w:rsidR="004947DC">
        <w:rPr>
          <w:rFonts w:ascii="Times New Roman" w:eastAsia="標楷體" w:hAnsi="Times New Roman"/>
        </w:rPr>
        <w:t>a</w:t>
      </w:r>
      <w:r w:rsidR="00110C5C">
        <w:rPr>
          <w:rFonts w:ascii="Times New Roman" w:eastAsia="標楷體" w:hAnsi="Times New Roman"/>
        </w:rPr>
        <w:t>ches</w:t>
      </w:r>
      <w:r w:rsidR="00110C5C">
        <w:rPr>
          <w:rFonts w:ascii="Times New Roman" w:eastAsia="標楷體" w:hAnsi="Times New Roman" w:hint="eastAsia"/>
        </w:rPr>
        <w:t>。</w:t>
      </w:r>
      <w:r w:rsidR="00110C5C">
        <w:rPr>
          <w:rFonts w:ascii="Times New Roman" w:eastAsia="標楷體" w:hAnsi="Times New Roman" w:hint="eastAsia"/>
        </w:rPr>
        <w:t>K</w:t>
      </w:r>
      <w:r w:rsidR="00110C5C">
        <w:rPr>
          <w:rFonts w:ascii="Times New Roman" w:eastAsia="標楷體" w:hAnsi="Times New Roman"/>
        </w:rPr>
        <w:t>eyword Spotting</w:t>
      </w:r>
      <w:r w:rsidR="00110C5C">
        <w:rPr>
          <w:rFonts w:ascii="Times New Roman" w:eastAsia="標楷體" w:hAnsi="Times New Roman" w:hint="eastAsia"/>
        </w:rPr>
        <w:t>方法是利用明確的意見字詞</w:t>
      </w:r>
      <w:r w:rsidR="00110C5C">
        <w:rPr>
          <w:rFonts w:ascii="Times New Roman" w:eastAsia="標楷體" w:hAnsi="Times New Roman" w:hint="eastAsia"/>
        </w:rPr>
        <w:t>(</w:t>
      </w:r>
      <w:r w:rsidR="00110C5C">
        <w:rPr>
          <w:rFonts w:ascii="Times New Roman" w:eastAsia="標楷體" w:hAnsi="Times New Roman" w:hint="eastAsia"/>
        </w:rPr>
        <w:t>如“</w:t>
      </w:r>
      <w:r w:rsidR="00110C5C">
        <w:rPr>
          <w:rFonts w:ascii="Times New Roman" w:eastAsia="標楷體" w:hAnsi="Times New Roman" w:hint="eastAsia"/>
        </w:rPr>
        <w:t>H</w:t>
      </w:r>
      <w:r w:rsidR="00110C5C">
        <w:rPr>
          <w:rFonts w:ascii="Times New Roman" w:eastAsia="標楷體" w:hAnsi="Times New Roman"/>
        </w:rPr>
        <w:t>appy”</w:t>
      </w:r>
      <w:r w:rsidR="00110C5C">
        <w:rPr>
          <w:rFonts w:ascii="Times New Roman" w:eastAsia="標楷體" w:hAnsi="Times New Roman" w:hint="eastAsia"/>
        </w:rPr>
        <w:t>、“</w:t>
      </w:r>
      <w:r w:rsidR="00110C5C">
        <w:rPr>
          <w:rFonts w:ascii="Times New Roman" w:eastAsia="標楷體" w:hAnsi="Times New Roman"/>
        </w:rPr>
        <w:t>sad”</w:t>
      </w:r>
      <w:r w:rsidR="00110C5C">
        <w:rPr>
          <w:rFonts w:ascii="Times New Roman" w:eastAsia="標楷體" w:hAnsi="Times New Roman" w:hint="eastAsia"/>
        </w:rPr>
        <w:t>、“</w:t>
      </w:r>
      <w:r w:rsidR="00110C5C">
        <w:rPr>
          <w:rFonts w:ascii="Times New Roman" w:eastAsia="標楷體" w:hAnsi="Times New Roman"/>
        </w:rPr>
        <w:t>afraid”</w:t>
      </w:r>
      <w:r w:rsidR="00110C5C">
        <w:rPr>
          <w:rFonts w:ascii="Times New Roman" w:eastAsia="標楷體" w:hAnsi="Times New Roman" w:hint="eastAsia"/>
        </w:rPr>
        <w:t>、“</w:t>
      </w:r>
      <w:r w:rsidR="00110C5C">
        <w:rPr>
          <w:rFonts w:ascii="Times New Roman" w:eastAsia="標楷體" w:hAnsi="Times New Roman"/>
        </w:rPr>
        <w:t>bored”</w:t>
      </w:r>
      <w:r w:rsidR="00110C5C">
        <w:rPr>
          <w:rFonts w:ascii="Times New Roman" w:eastAsia="標楷體" w:hAnsi="Times New Roman" w:hint="eastAsia"/>
        </w:rPr>
        <w:t>)</w:t>
      </w:r>
      <w:r w:rsidR="007A18F3">
        <w:rPr>
          <w:rFonts w:ascii="Times New Roman" w:eastAsia="標楷體" w:hAnsi="Times New Roman" w:hint="eastAsia"/>
        </w:rPr>
        <w:t>人工建立情緒字典，此方法的缺點在於無法辨識否定的意見</w:t>
      </w:r>
      <w:proofErr w:type="gramStart"/>
      <w:r w:rsidR="007A18F3">
        <w:rPr>
          <w:rFonts w:ascii="Times New Roman" w:eastAsia="標楷體" w:hAnsi="Times New Roman" w:hint="eastAsia"/>
        </w:rPr>
        <w:t>字詞且只</w:t>
      </w:r>
      <w:proofErr w:type="gramEnd"/>
      <w:r w:rsidR="007A18F3">
        <w:rPr>
          <w:rFonts w:ascii="Times New Roman" w:eastAsia="標楷體" w:hAnsi="Times New Roman" w:hint="eastAsia"/>
        </w:rPr>
        <w:t>能從字面意義判斷字詞極性。</w:t>
      </w:r>
      <w:r w:rsidR="007A18F3">
        <w:rPr>
          <w:rFonts w:ascii="Times New Roman" w:eastAsia="標楷體" w:hAnsi="Times New Roman" w:hint="eastAsia"/>
        </w:rPr>
        <w:t>L</w:t>
      </w:r>
      <w:r w:rsidR="007A18F3">
        <w:rPr>
          <w:rFonts w:ascii="Times New Roman" w:eastAsia="標楷體" w:hAnsi="Times New Roman"/>
        </w:rPr>
        <w:t>exical Affinity</w:t>
      </w:r>
      <w:r w:rsidR="007A18F3">
        <w:rPr>
          <w:rFonts w:ascii="Times New Roman" w:eastAsia="標楷體" w:hAnsi="Times New Roman" w:hint="eastAsia"/>
        </w:rPr>
        <w:t>為透過訓練語料得到字詞帶有情緒的機率值，因此</w:t>
      </w:r>
      <w:proofErr w:type="gramStart"/>
      <w:r w:rsidR="007A18F3">
        <w:rPr>
          <w:rFonts w:ascii="Times New Roman" w:eastAsia="標楷體" w:hAnsi="Times New Roman" w:hint="eastAsia"/>
        </w:rPr>
        <w:t>此</w:t>
      </w:r>
      <w:proofErr w:type="gramEnd"/>
      <w:r w:rsidR="007A18F3">
        <w:rPr>
          <w:rFonts w:ascii="Times New Roman" w:eastAsia="標楷體" w:hAnsi="Times New Roman" w:hint="eastAsia"/>
        </w:rPr>
        <w:t>方法不僅能夠偵測出明顯的意見字詞，也能夠對任意字詞</w:t>
      </w:r>
      <w:r w:rsidR="00D42516">
        <w:rPr>
          <w:rFonts w:ascii="Times New Roman" w:eastAsia="標楷體" w:hAnsi="Times New Roman" w:hint="eastAsia"/>
        </w:rPr>
        <w:t>賦予</w:t>
      </w:r>
      <w:r w:rsidR="007A18F3">
        <w:rPr>
          <w:rFonts w:ascii="Times New Roman" w:eastAsia="標楷體" w:hAnsi="Times New Roman" w:hint="eastAsia"/>
        </w:rPr>
        <w:t>包含情感的可能性；但此方法的缺點在於當意見字詞具有否定以及其他涵義時，此方法無法辨識</w:t>
      </w:r>
      <w:r w:rsidR="00AF06CA">
        <w:rPr>
          <w:rFonts w:ascii="Times New Roman" w:eastAsia="標楷體" w:hAnsi="Times New Roman" w:hint="eastAsia"/>
        </w:rPr>
        <w:t>句</w:t>
      </w:r>
      <w:r w:rsidR="007A18F3">
        <w:rPr>
          <w:rFonts w:ascii="Times New Roman" w:eastAsia="標楷體" w:hAnsi="Times New Roman" w:hint="eastAsia"/>
        </w:rPr>
        <w:t>中的字詞為意見字詞或是其他涵義，例如：“</w:t>
      </w:r>
      <w:r w:rsidR="007A18F3">
        <w:rPr>
          <w:rFonts w:ascii="Times New Roman" w:eastAsia="標楷體" w:hAnsi="Times New Roman" w:hint="eastAsia"/>
        </w:rPr>
        <w:t>I</w:t>
      </w:r>
      <w:r w:rsidR="007A18F3">
        <w:rPr>
          <w:rFonts w:ascii="Times New Roman" w:eastAsia="標楷體" w:hAnsi="Times New Roman"/>
        </w:rPr>
        <w:t xml:space="preserve"> avoid an accident”</w:t>
      </w:r>
      <w:r w:rsidR="007A18F3">
        <w:rPr>
          <w:rFonts w:ascii="Times New Roman" w:eastAsia="標楷體" w:hAnsi="Times New Roman" w:hint="eastAsia"/>
        </w:rPr>
        <w:t>和“</w:t>
      </w:r>
      <w:r w:rsidR="007A18F3">
        <w:rPr>
          <w:rFonts w:ascii="Times New Roman" w:eastAsia="標楷體" w:hAnsi="Times New Roman" w:hint="eastAsia"/>
        </w:rPr>
        <w:t xml:space="preserve">I </w:t>
      </w:r>
      <w:r w:rsidR="007A18F3">
        <w:rPr>
          <w:rFonts w:ascii="Times New Roman" w:eastAsia="標楷體" w:hAnsi="Times New Roman"/>
        </w:rPr>
        <w:t>met my friend by accident”</w:t>
      </w:r>
      <w:r w:rsidR="007A18F3">
        <w:rPr>
          <w:rFonts w:ascii="Times New Roman" w:eastAsia="標楷體" w:hAnsi="Times New Roman" w:hint="eastAsia"/>
        </w:rPr>
        <w:t>兩個句子中的</w:t>
      </w:r>
      <w:r w:rsidR="007A18F3">
        <w:rPr>
          <w:rFonts w:ascii="Times New Roman" w:eastAsia="標楷體" w:hAnsi="Times New Roman" w:hint="eastAsia"/>
        </w:rPr>
        <w:t>accident</w:t>
      </w:r>
      <w:r w:rsidR="007A18F3">
        <w:rPr>
          <w:rFonts w:ascii="Times New Roman" w:eastAsia="標楷體" w:hAnsi="Times New Roman" w:hint="eastAsia"/>
        </w:rPr>
        <w:t>，前者為否定意見字詞，而後者則代表突然、不經意的意思。且</w:t>
      </w:r>
      <w:r w:rsidR="007A18F3">
        <w:rPr>
          <w:rFonts w:ascii="Times New Roman" w:eastAsia="標楷體" w:hAnsi="Times New Roman" w:hint="eastAsia"/>
        </w:rPr>
        <w:t>L</w:t>
      </w:r>
      <w:r w:rsidR="007A18F3">
        <w:rPr>
          <w:rFonts w:ascii="Times New Roman" w:eastAsia="標楷體" w:hAnsi="Times New Roman"/>
        </w:rPr>
        <w:t>exical Affinity</w:t>
      </w:r>
      <w:proofErr w:type="gramStart"/>
      <w:r w:rsidR="00D42516">
        <w:rPr>
          <w:rFonts w:ascii="Times New Roman" w:eastAsia="標楷體" w:hAnsi="Times New Roman" w:hint="eastAsia"/>
        </w:rPr>
        <w:t>對字詞</w:t>
      </w:r>
      <w:proofErr w:type="gramEnd"/>
      <w:r w:rsidR="00D42516">
        <w:rPr>
          <w:rFonts w:ascii="Times New Roman" w:eastAsia="標楷體" w:hAnsi="Times New Roman" w:hint="eastAsia"/>
        </w:rPr>
        <w:t>賦予情感機率時，會因為不同的資料集來源而使得結果產生偏頗。</w:t>
      </w:r>
      <w:r w:rsidR="00D42516">
        <w:rPr>
          <w:rFonts w:ascii="Times New Roman" w:eastAsia="標楷體" w:hAnsi="Times New Roman" w:hint="eastAsia"/>
        </w:rPr>
        <w:t>Statistical methods</w:t>
      </w:r>
      <w:r w:rsidR="00D42516">
        <w:rPr>
          <w:rFonts w:ascii="Times New Roman" w:eastAsia="標楷體" w:hAnsi="Times New Roman" w:hint="eastAsia"/>
        </w:rPr>
        <w:t>則是利用監督式機器學習方式對文章進行情感分類，因此需要事先針對資料集中的意見字詞進行人工標記。由於是利用統計的方式得到結果，所以只有在資料集數量夠大時才會有較佳的結果，且此類方法僅可處理情感分析層級範圍較廣的文件層級，無法在較小單位的文字</w:t>
      </w:r>
      <w:r w:rsidR="006B58D0">
        <w:rPr>
          <w:rFonts w:ascii="Times New Roman" w:eastAsia="標楷體" w:hAnsi="Times New Roman" w:hint="eastAsia"/>
        </w:rPr>
        <w:t>(</w:t>
      </w:r>
      <w:r w:rsidR="006B58D0">
        <w:rPr>
          <w:rFonts w:ascii="Times New Roman" w:eastAsia="標楷體" w:hAnsi="Times New Roman" w:hint="eastAsia"/>
        </w:rPr>
        <w:t>如：句子</w:t>
      </w:r>
      <w:r w:rsidR="006B58D0">
        <w:rPr>
          <w:rFonts w:ascii="Times New Roman" w:eastAsia="標楷體" w:hAnsi="Times New Roman" w:hint="eastAsia"/>
        </w:rPr>
        <w:t>)</w:t>
      </w:r>
      <w:r w:rsidR="00D42516">
        <w:rPr>
          <w:rFonts w:ascii="Times New Roman" w:eastAsia="標楷體" w:hAnsi="Times New Roman" w:hint="eastAsia"/>
        </w:rPr>
        <w:t>上進行</w:t>
      </w:r>
      <w:r w:rsidR="006B58D0">
        <w:rPr>
          <w:rFonts w:ascii="Times New Roman" w:eastAsia="標楷體" w:hAnsi="Times New Roman" w:hint="eastAsia"/>
        </w:rPr>
        <w:t>分析</w:t>
      </w:r>
      <w:r w:rsidR="00D42516">
        <w:rPr>
          <w:rFonts w:ascii="Times New Roman" w:eastAsia="標楷體" w:hAnsi="Times New Roman" w:hint="eastAsia"/>
        </w:rPr>
        <w:t>。</w:t>
      </w:r>
      <w:r w:rsidR="00BB3EA5">
        <w:rPr>
          <w:rFonts w:ascii="Times New Roman" w:eastAsia="標楷體" w:hAnsi="Times New Roman"/>
        </w:rPr>
        <w:t>C</w:t>
      </w:r>
      <w:r w:rsidR="004947DC">
        <w:rPr>
          <w:rFonts w:ascii="Times New Roman" w:eastAsia="標楷體" w:hAnsi="Times New Roman"/>
        </w:rPr>
        <w:t>oncept-based approaches</w:t>
      </w:r>
      <w:r w:rsidR="004947DC">
        <w:rPr>
          <w:rFonts w:ascii="Times New Roman" w:eastAsia="標楷體" w:hAnsi="Times New Roman" w:hint="eastAsia"/>
        </w:rPr>
        <w:t>為利用知識本體架構</w:t>
      </w:r>
      <w:r w:rsidR="004947DC">
        <w:rPr>
          <w:rFonts w:ascii="Times New Roman" w:eastAsia="標楷體" w:hAnsi="Times New Roman" w:hint="eastAsia"/>
        </w:rPr>
        <w:t>(ontology)</w:t>
      </w:r>
      <w:r w:rsidR="004947DC">
        <w:rPr>
          <w:rFonts w:ascii="Times New Roman" w:eastAsia="標楷體" w:hAnsi="Times New Roman" w:hint="eastAsia"/>
        </w:rPr>
        <w:t>或是語義網</w:t>
      </w:r>
      <w:r w:rsidR="004947DC">
        <w:rPr>
          <w:rFonts w:ascii="Times New Roman" w:eastAsia="標楷體" w:hAnsi="Times New Roman" w:hint="eastAsia"/>
        </w:rPr>
        <w:t>(</w:t>
      </w:r>
      <w:r w:rsidR="004947DC">
        <w:rPr>
          <w:rFonts w:ascii="Times New Roman" w:eastAsia="標楷體" w:hAnsi="Times New Roman"/>
        </w:rPr>
        <w:t>semantic networks</w:t>
      </w:r>
      <w:r w:rsidR="004947DC">
        <w:rPr>
          <w:rFonts w:ascii="Times New Roman" w:eastAsia="標楷體" w:hAnsi="Times New Roman" w:hint="eastAsia"/>
        </w:rPr>
        <w:t>)</w:t>
      </w:r>
      <w:r w:rsidR="004947DC" w:rsidRPr="004947DC">
        <w:rPr>
          <w:rFonts w:ascii="Times New Roman" w:eastAsia="標楷體" w:hAnsi="Times New Roman" w:hint="eastAsia"/>
        </w:rPr>
        <w:t xml:space="preserve"> </w:t>
      </w:r>
      <w:r w:rsidR="004947DC">
        <w:rPr>
          <w:rFonts w:ascii="Times New Roman" w:eastAsia="標楷體" w:hAnsi="Times New Roman" w:hint="eastAsia"/>
        </w:rPr>
        <w:t>分析意見字詞。由於此方法仰賴大量的語義知識庫，因此可以透過自然語言方式進行語義分析</w:t>
      </w:r>
      <w:r w:rsidR="00581EEF">
        <w:rPr>
          <w:rFonts w:ascii="Times New Roman" w:eastAsia="標楷體" w:hAnsi="Times New Roman" w:hint="eastAsia"/>
        </w:rPr>
        <w:t>，而無須盲目地使用</w:t>
      </w:r>
      <w:proofErr w:type="gramStart"/>
      <w:r w:rsidR="00581EEF">
        <w:rPr>
          <w:rFonts w:ascii="Times New Roman" w:eastAsia="標楷體" w:hAnsi="Times New Roman" w:hint="eastAsia"/>
        </w:rPr>
        <w:t>關鍵字或字詞</w:t>
      </w:r>
      <w:proofErr w:type="gramEnd"/>
      <w:r w:rsidR="00581EEF">
        <w:rPr>
          <w:rFonts w:ascii="Times New Roman" w:eastAsia="標楷體" w:hAnsi="Times New Roman" w:hint="eastAsia"/>
        </w:rPr>
        <w:t>共同出現頻率等方式分析意見字詞。此方法較能找出字詞中較為精細的情感，效果優於文法分析方式。但此法因依賴知識庫的完整性，倘若知識庫不夠廣泛，在分析與辨別自然語言字詞字義時就會有困難。</w:t>
      </w:r>
    </w:p>
    <w:p w14:paraId="66627611" w14:textId="000D214E" w:rsidR="00581EEF" w:rsidRDefault="00581EEF" w:rsidP="00DC6FC4">
      <w:pPr>
        <w:spacing w:line="360" w:lineRule="auto"/>
        <w:rPr>
          <w:rFonts w:ascii="Times New Roman" w:eastAsia="標楷體" w:hAnsi="Times New Roman"/>
        </w:rPr>
      </w:pPr>
      <w:r>
        <w:rPr>
          <w:rFonts w:ascii="Times New Roman" w:eastAsia="標楷體" w:hAnsi="Times New Roman" w:hint="eastAsia"/>
        </w:rPr>
        <w:t xml:space="preserve">    </w:t>
      </w:r>
      <w:r>
        <w:rPr>
          <w:rFonts w:ascii="Times New Roman" w:eastAsia="標楷體" w:hAnsi="Times New Roman" w:hint="eastAsia"/>
        </w:rPr>
        <w:t>因</w:t>
      </w:r>
      <w:r>
        <w:rPr>
          <w:rFonts w:ascii="Times New Roman" w:eastAsia="標楷體" w:hAnsi="Times New Roman" w:hint="eastAsia"/>
        </w:rPr>
        <w:t>Statistical methods</w:t>
      </w:r>
      <w:r>
        <w:rPr>
          <w:rFonts w:ascii="Times New Roman" w:eastAsia="標楷體" w:hAnsi="Times New Roman" w:hint="eastAsia"/>
        </w:rPr>
        <w:t>需要</w:t>
      </w:r>
      <w:r w:rsidR="00AF06CA">
        <w:rPr>
          <w:rFonts w:ascii="Times New Roman" w:eastAsia="標楷體" w:hAnsi="Times New Roman" w:hint="eastAsia"/>
        </w:rPr>
        <w:t>事</w:t>
      </w:r>
      <w:r>
        <w:rPr>
          <w:rFonts w:ascii="Times New Roman" w:eastAsia="標楷體" w:hAnsi="Times New Roman" w:hint="eastAsia"/>
        </w:rPr>
        <w:t>先利用人工標記方式對訓練資料集進行意見</w:t>
      </w:r>
      <w:proofErr w:type="gramStart"/>
      <w:r>
        <w:rPr>
          <w:rFonts w:ascii="Times New Roman" w:eastAsia="標楷體" w:hAnsi="Times New Roman" w:hint="eastAsia"/>
        </w:rPr>
        <w:t>字詞標計</w:t>
      </w:r>
      <w:proofErr w:type="gramEnd"/>
      <w:r>
        <w:rPr>
          <w:rFonts w:ascii="Times New Roman" w:eastAsia="標楷體" w:hAnsi="Times New Roman" w:hint="eastAsia"/>
        </w:rPr>
        <w:t>處理，但本研究希望透過</w:t>
      </w:r>
      <w:proofErr w:type="gramStart"/>
      <w:r>
        <w:rPr>
          <w:rFonts w:ascii="Times New Roman" w:eastAsia="標楷體" w:hAnsi="Times New Roman" w:hint="eastAsia"/>
        </w:rPr>
        <w:t>一</w:t>
      </w:r>
      <w:proofErr w:type="gramEnd"/>
      <w:r>
        <w:rPr>
          <w:rFonts w:ascii="Times New Roman" w:eastAsia="標楷體" w:hAnsi="Times New Roman" w:hint="eastAsia"/>
        </w:rPr>
        <w:t>非監督式方式得到結果，故不採用此方法</w:t>
      </w:r>
      <w:r w:rsidR="00845C83">
        <w:rPr>
          <w:rFonts w:ascii="Times New Roman" w:eastAsia="標楷體" w:hAnsi="Times New Roman" w:hint="eastAsia"/>
        </w:rPr>
        <w:t>。因</w:t>
      </w:r>
      <w:r>
        <w:rPr>
          <w:rFonts w:ascii="Times New Roman" w:eastAsia="標楷體" w:hAnsi="Times New Roman" w:hint="eastAsia"/>
        </w:rPr>
        <w:t>其他方法皆為透過事先建立的情緒字典</w:t>
      </w:r>
      <w:r w:rsidR="00845C83">
        <w:rPr>
          <w:rFonts w:ascii="Times New Roman" w:eastAsia="標楷體" w:hAnsi="Times New Roman" w:hint="eastAsia"/>
        </w:rPr>
        <w:t>及</w:t>
      </w:r>
      <w:r>
        <w:rPr>
          <w:rFonts w:ascii="Times New Roman" w:eastAsia="標楷體" w:hAnsi="Times New Roman" w:hint="eastAsia"/>
        </w:rPr>
        <w:t>知識庫進行情感分析</w:t>
      </w:r>
      <w:r w:rsidR="00845C83">
        <w:rPr>
          <w:rFonts w:ascii="Times New Roman" w:eastAsia="標楷體" w:hAnsi="Times New Roman" w:hint="eastAsia"/>
        </w:rPr>
        <w:t>，且根據前面所述可知使用知識本體架構能夠偵測到</w:t>
      </w:r>
      <w:proofErr w:type="gramStart"/>
      <w:r w:rsidR="00845C83">
        <w:rPr>
          <w:rFonts w:ascii="Times New Roman" w:eastAsia="標楷體" w:hAnsi="Times New Roman" w:hint="eastAsia"/>
        </w:rPr>
        <w:t>字詞更精細</w:t>
      </w:r>
      <w:proofErr w:type="gramEnd"/>
      <w:r w:rsidR="00845C83">
        <w:rPr>
          <w:rFonts w:ascii="Times New Roman" w:eastAsia="標楷體" w:hAnsi="Times New Roman" w:hint="eastAsia"/>
        </w:rPr>
        <w:t>的情感，因此本研究將使用情緒字典搭配知識本體架構進行情感分析</w:t>
      </w:r>
      <w:r>
        <w:rPr>
          <w:rFonts w:ascii="Times New Roman" w:eastAsia="標楷體" w:hAnsi="Times New Roman" w:hint="eastAsia"/>
        </w:rPr>
        <w:t>。目前在繁體中文部份所能取得之資源僅限於台灣大學情緒字典</w:t>
      </w:r>
      <w:r>
        <w:rPr>
          <w:rFonts w:ascii="Times New Roman" w:eastAsia="標楷體" w:hAnsi="Times New Roman" w:hint="eastAsia"/>
        </w:rPr>
        <w:t>NTUSD</w:t>
      </w:r>
      <w:r>
        <w:rPr>
          <w:rFonts w:ascii="Times New Roman" w:eastAsia="標楷體" w:hAnsi="Times New Roman" w:hint="eastAsia"/>
        </w:rPr>
        <w:t>；在簡體中文方面則有</w:t>
      </w:r>
      <w:proofErr w:type="spellStart"/>
      <w:r>
        <w:rPr>
          <w:rFonts w:ascii="Times New Roman" w:eastAsia="標楷體" w:hAnsi="Times New Roman" w:hint="eastAsia"/>
        </w:rPr>
        <w:t>H</w:t>
      </w:r>
      <w:r>
        <w:rPr>
          <w:rFonts w:ascii="Times New Roman" w:eastAsia="標楷體" w:hAnsi="Times New Roman"/>
        </w:rPr>
        <w:t>owNet</w:t>
      </w:r>
      <w:proofErr w:type="spellEnd"/>
      <w:r>
        <w:rPr>
          <w:rFonts w:ascii="Times New Roman" w:eastAsia="標楷體" w:hAnsi="Times New Roman" w:hint="eastAsia"/>
        </w:rPr>
        <w:t>能夠提供簡體字轉繁</w:t>
      </w:r>
      <w:r>
        <w:rPr>
          <w:rFonts w:ascii="Times New Roman" w:eastAsia="標楷體" w:hAnsi="Times New Roman" w:hint="eastAsia"/>
        </w:rPr>
        <w:lastRenderedPageBreak/>
        <w:t>體字的情感字詞分析功能。知識本體架構的部份則有</w:t>
      </w:r>
      <w:r w:rsidR="00845C83">
        <w:rPr>
          <w:rFonts w:ascii="Times New Roman" w:eastAsia="標楷體" w:hAnsi="Times New Roman" w:hint="eastAsia"/>
        </w:rPr>
        <w:t>中央研究院所開發之</w:t>
      </w:r>
      <w:proofErr w:type="gramStart"/>
      <w:r w:rsidR="00845C83">
        <w:rPr>
          <w:rFonts w:ascii="Times New Roman" w:eastAsia="標楷體" w:hAnsi="Times New Roman" w:hint="eastAsia"/>
        </w:rPr>
        <w:t>廣義知網知識</w:t>
      </w:r>
      <w:proofErr w:type="gramEnd"/>
      <w:r w:rsidR="00845C83">
        <w:rPr>
          <w:rFonts w:ascii="Times New Roman" w:eastAsia="標楷體" w:hAnsi="Times New Roman" w:hint="eastAsia"/>
        </w:rPr>
        <w:t>本體架構。</w:t>
      </w:r>
    </w:p>
    <w:p w14:paraId="6D1DADFE" w14:textId="053D07FC" w:rsidR="00D26AAF" w:rsidRDefault="00845C83" w:rsidP="00DC6FC4">
      <w:pPr>
        <w:spacing w:line="360" w:lineRule="auto"/>
        <w:rPr>
          <w:rFonts w:ascii="Times New Roman" w:eastAsia="標楷體" w:hAnsi="Times New Roman"/>
        </w:rPr>
      </w:pPr>
      <w:r>
        <w:rPr>
          <w:rFonts w:ascii="Times New Roman" w:eastAsia="標楷體" w:hAnsi="Times New Roman" w:hint="eastAsia"/>
        </w:rPr>
        <w:t xml:space="preserve">    </w:t>
      </w:r>
      <w:r>
        <w:rPr>
          <w:rFonts w:ascii="Times New Roman" w:eastAsia="標楷體" w:hAnsi="Times New Roman" w:hint="eastAsia"/>
        </w:rPr>
        <w:t>以下將針對</w:t>
      </w:r>
      <w:proofErr w:type="gramStart"/>
      <w:r>
        <w:rPr>
          <w:rFonts w:ascii="Times New Roman" w:eastAsia="標楷體" w:hAnsi="Times New Roman" w:hint="eastAsia"/>
        </w:rPr>
        <w:t>廣義知網進行</w:t>
      </w:r>
      <w:proofErr w:type="gramEnd"/>
      <w:r>
        <w:rPr>
          <w:rFonts w:ascii="Times New Roman" w:eastAsia="標楷體" w:hAnsi="Times New Roman" w:hint="eastAsia"/>
        </w:rPr>
        <w:t>概況說明。</w:t>
      </w:r>
      <w:proofErr w:type="gramStart"/>
      <w:r w:rsidRPr="00845C83">
        <w:rPr>
          <w:rFonts w:ascii="Times New Roman" w:eastAsia="標楷體" w:hAnsi="Times New Roman" w:hint="eastAsia"/>
        </w:rPr>
        <w:t>廣義知網</w:t>
      </w:r>
      <w:r>
        <w:rPr>
          <w:rFonts w:ascii="Times New Roman" w:eastAsia="標楷體" w:hAnsi="Times New Roman" w:hint="eastAsia"/>
        </w:rPr>
        <w:t>知識</w:t>
      </w:r>
      <w:proofErr w:type="gramEnd"/>
      <w:r>
        <w:rPr>
          <w:rFonts w:ascii="Times New Roman" w:eastAsia="標楷體" w:hAnsi="Times New Roman" w:hint="eastAsia"/>
        </w:rPr>
        <w:t>本體架構</w:t>
      </w:r>
      <w:r w:rsidRPr="00845C83">
        <w:rPr>
          <w:rFonts w:ascii="Times New Roman" w:eastAsia="標楷體" w:hAnsi="Times New Roman" w:hint="eastAsia"/>
        </w:rPr>
        <w:t>(E-</w:t>
      </w:r>
      <w:proofErr w:type="spellStart"/>
      <w:r w:rsidRPr="00845C83">
        <w:rPr>
          <w:rFonts w:ascii="Times New Roman" w:eastAsia="標楷體" w:hAnsi="Times New Roman" w:hint="eastAsia"/>
        </w:rPr>
        <w:t>HowNet</w:t>
      </w:r>
      <w:proofErr w:type="spellEnd"/>
      <w:r w:rsidRPr="00845C83">
        <w:rPr>
          <w:rFonts w:ascii="Times New Roman" w:eastAsia="標楷體" w:hAnsi="Times New Roman" w:hint="eastAsia"/>
        </w:rPr>
        <w:t>)</w:t>
      </w:r>
      <w:r w:rsidRPr="00845C83">
        <w:rPr>
          <w:rFonts w:ascii="Times New Roman" w:eastAsia="標楷體" w:hAnsi="Times New Roman" w:hint="eastAsia"/>
        </w:rPr>
        <w:t>是中央研究院資訊所</w:t>
      </w:r>
      <w:r>
        <w:rPr>
          <w:rFonts w:ascii="Times New Roman" w:eastAsia="標楷體" w:hAnsi="Times New Roman" w:hint="eastAsia"/>
        </w:rPr>
        <w:t>中文</w:t>
      </w:r>
      <w:r w:rsidRPr="00845C83">
        <w:rPr>
          <w:rFonts w:ascii="Times New Roman" w:eastAsia="標楷體" w:hAnsi="Times New Roman" w:hint="eastAsia"/>
        </w:rPr>
        <w:t>詞</w:t>
      </w:r>
      <w:r>
        <w:rPr>
          <w:rFonts w:ascii="Times New Roman" w:eastAsia="標楷體" w:hAnsi="Times New Roman" w:hint="eastAsia"/>
        </w:rPr>
        <w:t>知識</w:t>
      </w:r>
      <w:r w:rsidRPr="00845C83">
        <w:rPr>
          <w:rFonts w:ascii="Times New Roman" w:eastAsia="標楷體" w:hAnsi="Times New Roman" w:hint="eastAsia"/>
        </w:rPr>
        <w:t>庫小組</w:t>
      </w:r>
      <w:r>
        <w:rPr>
          <w:rFonts w:ascii="Times New Roman" w:eastAsia="標楷體" w:hAnsi="Times New Roman" w:hint="eastAsia"/>
        </w:rPr>
        <w:t>擴建</w:t>
      </w:r>
      <w:proofErr w:type="gramStart"/>
      <w:r w:rsidRPr="00845C83">
        <w:rPr>
          <w:rFonts w:ascii="Times New Roman" w:eastAsia="標楷體" w:hAnsi="Times New Roman" w:hint="eastAsia"/>
        </w:rPr>
        <w:t>繁體字知網</w:t>
      </w:r>
      <w:proofErr w:type="gramEnd"/>
      <w:r w:rsidR="00F56511">
        <w:rPr>
          <w:rFonts w:ascii="Times New Roman" w:eastAsia="標楷體" w:hAnsi="Times New Roman" w:hint="eastAsia"/>
        </w:rPr>
        <w:t>(</w:t>
      </w:r>
      <w:proofErr w:type="spellStart"/>
      <w:r w:rsidR="00F56511">
        <w:rPr>
          <w:rFonts w:ascii="Times New Roman" w:eastAsia="標楷體" w:hAnsi="Times New Roman" w:hint="eastAsia"/>
        </w:rPr>
        <w:t>HowNet</w:t>
      </w:r>
      <w:proofErr w:type="spellEnd"/>
      <w:r w:rsidR="00F56511">
        <w:rPr>
          <w:rFonts w:ascii="Times New Roman" w:eastAsia="標楷體" w:hAnsi="Times New Roman" w:hint="eastAsia"/>
        </w:rPr>
        <w:t>)</w:t>
      </w:r>
      <w:r w:rsidR="00F56511">
        <w:rPr>
          <w:rFonts w:ascii="Times New Roman" w:eastAsia="標楷體" w:hAnsi="Times New Roman" w:hint="eastAsia"/>
        </w:rPr>
        <w:t>而得，為一詞彙意義實體關係模型。其範例架構如圖所示，由</w:t>
      </w:r>
      <w:r w:rsidR="00D26AAF">
        <w:rPr>
          <w:rFonts w:ascii="Times New Roman" w:eastAsia="標楷體" w:hAnsi="Times New Roman"/>
        </w:rPr>
        <w:fldChar w:fldCharType="begin"/>
      </w:r>
      <w:r w:rsidR="00D26AAF">
        <w:rPr>
          <w:rFonts w:ascii="Times New Roman" w:eastAsia="標楷體" w:hAnsi="Times New Roman"/>
        </w:rPr>
        <w:instrText xml:space="preserve"> </w:instrText>
      </w:r>
      <w:r w:rsidR="00D26AAF">
        <w:rPr>
          <w:rFonts w:ascii="Times New Roman" w:eastAsia="標楷體" w:hAnsi="Times New Roman" w:hint="eastAsia"/>
        </w:rPr>
        <w:instrText>REF _Ref436660864 \h</w:instrText>
      </w:r>
      <w:r w:rsidR="00D26AAF">
        <w:rPr>
          <w:rFonts w:ascii="Times New Roman" w:eastAsia="標楷體" w:hAnsi="Times New Roman"/>
        </w:rPr>
        <w:instrText xml:space="preserve"> </w:instrText>
      </w:r>
      <w:r w:rsidR="00D26AAF">
        <w:rPr>
          <w:rFonts w:ascii="Times New Roman" w:eastAsia="標楷體" w:hAnsi="Times New Roman"/>
        </w:rPr>
      </w:r>
      <w:r w:rsidR="00D26AAF">
        <w:rPr>
          <w:rFonts w:ascii="Times New Roman" w:eastAsia="標楷體" w:hAnsi="Times New Roman"/>
        </w:rPr>
        <w:fldChar w:fldCharType="separate"/>
      </w:r>
      <w:r w:rsidR="000E103D" w:rsidRPr="00D26AAF">
        <w:rPr>
          <w:rFonts w:ascii="Times New Roman" w:eastAsia="標楷體" w:hAnsi="Times New Roman" w:hint="eastAsia"/>
        </w:rPr>
        <w:t>圖</w:t>
      </w:r>
      <w:r w:rsidR="000E103D" w:rsidRPr="00D26AAF">
        <w:rPr>
          <w:rFonts w:ascii="Times New Roman" w:eastAsia="標楷體" w:hAnsi="Times New Roman" w:hint="eastAsia"/>
        </w:rPr>
        <w:t xml:space="preserve"> </w:t>
      </w:r>
      <w:r w:rsidR="000E103D">
        <w:rPr>
          <w:rFonts w:ascii="Times New Roman" w:eastAsia="標楷體" w:hAnsi="Times New Roman"/>
          <w:noProof/>
        </w:rPr>
        <w:t>2</w:t>
      </w:r>
      <w:r w:rsidR="000E103D">
        <w:rPr>
          <w:rFonts w:ascii="Times New Roman" w:eastAsia="標楷體" w:hAnsi="Times New Roman"/>
        </w:rPr>
        <w:noBreakHyphen/>
      </w:r>
      <w:r w:rsidR="000E103D">
        <w:rPr>
          <w:rFonts w:ascii="Times New Roman" w:eastAsia="標楷體" w:hAnsi="Times New Roman"/>
          <w:noProof/>
        </w:rPr>
        <w:t>3</w:t>
      </w:r>
      <w:r w:rsidR="00D26AAF">
        <w:rPr>
          <w:rFonts w:ascii="Times New Roman" w:eastAsia="標楷體" w:hAnsi="Times New Roman"/>
        </w:rPr>
        <w:fldChar w:fldCharType="end"/>
      </w:r>
      <w:r w:rsidR="00F56511">
        <w:rPr>
          <w:rFonts w:ascii="Times New Roman" w:eastAsia="標楷體" w:hAnsi="Times New Roman" w:hint="eastAsia"/>
        </w:rPr>
        <w:t>可知廣義知網知識本體架構是以階層式的架構表達語意及詞彙。</w:t>
      </w:r>
      <w:r w:rsidR="00D26AAF">
        <w:rPr>
          <w:rFonts w:ascii="Times New Roman" w:eastAsia="標楷體" w:hAnsi="Times New Roman" w:hint="eastAsia"/>
        </w:rPr>
        <w:t>且從圖中也可以看出</w:t>
      </w:r>
      <w:proofErr w:type="gramStart"/>
      <w:r w:rsidR="00D26AAF">
        <w:rPr>
          <w:rFonts w:ascii="Times New Roman" w:eastAsia="標楷體" w:hAnsi="Times New Roman" w:hint="eastAsia"/>
        </w:rPr>
        <w:t>廣義知網知識</w:t>
      </w:r>
      <w:proofErr w:type="gramEnd"/>
      <w:r w:rsidR="00D26AAF">
        <w:rPr>
          <w:rFonts w:ascii="Times New Roman" w:eastAsia="標楷體" w:hAnsi="Times New Roman" w:hint="eastAsia"/>
        </w:rPr>
        <w:t>本體架構提供部份字詞的極性分數，例如圖中“細緻</w:t>
      </w:r>
      <w:r w:rsidR="00D26AAF">
        <w:rPr>
          <w:rFonts w:ascii="Times New Roman" w:eastAsia="標楷體" w:hAnsi="Times New Roman"/>
        </w:rPr>
        <w:t>”</w:t>
      </w:r>
      <w:r w:rsidR="00D26AAF">
        <w:rPr>
          <w:rFonts w:ascii="Times New Roman" w:eastAsia="標楷體" w:hAnsi="Times New Roman" w:hint="eastAsia"/>
        </w:rPr>
        <w:t>的極性分數為</w:t>
      </w:r>
      <w:r w:rsidR="00D26AAF">
        <w:rPr>
          <w:rFonts w:ascii="Times New Roman" w:eastAsia="標楷體" w:hAnsi="Times New Roman" w:hint="eastAsia"/>
        </w:rPr>
        <w:t>0.2972</w:t>
      </w:r>
      <w:r w:rsidR="00D26AAF">
        <w:rPr>
          <w:rFonts w:ascii="Times New Roman" w:eastAsia="標楷體" w:hAnsi="Times New Roman" w:hint="eastAsia"/>
        </w:rPr>
        <w:t>，表示該</w:t>
      </w:r>
      <w:proofErr w:type="gramStart"/>
      <w:r w:rsidR="00D26AAF">
        <w:rPr>
          <w:rFonts w:ascii="Times New Roman" w:eastAsia="標楷體" w:hAnsi="Times New Roman" w:hint="eastAsia"/>
        </w:rPr>
        <w:t>字詞較可能</w:t>
      </w:r>
      <w:proofErr w:type="gramEnd"/>
      <w:r w:rsidR="00D26AAF">
        <w:rPr>
          <w:rFonts w:ascii="Times New Roman" w:eastAsia="標楷體" w:hAnsi="Times New Roman" w:hint="eastAsia"/>
        </w:rPr>
        <w:t>的極性為正向，且其正向程度為</w:t>
      </w:r>
      <w:r w:rsidR="00D26AAF">
        <w:rPr>
          <w:rFonts w:ascii="Times New Roman" w:eastAsia="標楷體" w:hAnsi="Times New Roman" w:hint="eastAsia"/>
        </w:rPr>
        <w:t>0.2972</w:t>
      </w:r>
      <w:r w:rsidR="00D26AAF">
        <w:rPr>
          <w:rFonts w:ascii="Times New Roman" w:eastAsia="標楷體" w:hAnsi="Times New Roman" w:hint="eastAsia"/>
        </w:rPr>
        <w:t>。因此，使用</w:t>
      </w:r>
      <w:proofErr w:type="gramStart"/>
      <w:r w:rsidR="00D26AAF">
        <w:rPr>
          <w:rFonts w:ascii="Times New Roman" w:eastAsia="標楷體" w:hAnsi="Times New Roman" w:hint="eastAsia"/>
        </w:rPr>
        <w:t>廣義知網知識</w:t>
      </w:r>
      <w:proofErr w:type="gramEnd"/>
      <w:r w:rsidR="00D26AAF">
        <w:rPr>
          <w:rFonts w:ascii="Times New Roman" w:eastAsia="標楷體" w:hAnsi="Times New Roman" w:hint="eastAsia"/>
        </w:rPr>
        <w:t>本體架構可協助本研究透過同意字詞概念為無極性分數之字詞取得其極性分數。</w:t>
      </w:r>
    </w:p>
    <w:p w14:paraId="23083974" w14:textId="77777777" w:rsidR="00D26AAF" w:rsidRDefault="00F56511" w:rsidP="00D26AAF">
      <w:pPr>
        <w:keepNext/>
        <w:spacing w:line="360" w:lineRule="auto"/>
      </w:pPr>
      <w:r w:rsidRPr="00F56511">
        <w:rPr>
          <w:rFonts w:ascii="Times New Roman" w:eastAsia="標楷體" w:hAnsi="Times New Roman"/>
          <w:noProof/>
        </w:rPr>
        <w:drawing>
          <wp:inline distT="0" distB="0" distL="0" distR="0" wp14:anchorId="4FECDF66" wp14:editId="3C092ACE">
            <wp:extent cx="5274310" cy="3044054"/>
            <wp:effectExtent l="0" t="0" r="2540" b="4445"/>
            <wp:docPr id="6" name="圖片 6" descr="G:\能不能畢業就看這個了\廣義知網範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能不能畢業就看這個了\廣義知網範例.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044054"/>
                    </a:xfrm>
                    <a:prstGeom prst="rect">
                      <a:avLst/>
                    </a:prstGeom>
                    <a:noFill/>
                    <a:ln>
                      <a:noFill/>
                    </a:ln>
                  </pic:spPr>
                </pic:pic>
              </a:graphicData>
            </a:graphic>
          </wp:inline>
        </w:drawing>
      </w:r>
    </w:p>
    <w:p w14:paraId="61A7F87F" w14:textId="0DE97364" w:rsidR="00F56511" w:rsidRPr="00D26AAF" w:rsidRDefault="00D26AAF" w:rsidP="00D26AAF">
      <w:pPr>
        <w:pStyle w:val="a6"/>
        <w:jc w:val="center"/>
        <w:rPr>
          <w:rFonts w:ascii="Times New Roman" w:eastAsia="標楷體" w:hAnsi="Times New Roman"/>
          <w:sz w:val="24"/>
        </w:rPr>
      </w:pPr>
      <w:bookmarkStart w:id="31" w:name="_Ref436660864"/>
      <w:bookmarkStart w:id="32" w:name="_Toc449108443"/>
      <w:r w:rsidRPr="00D26AAF">
        <w:rPr>
          <w:rFonts w:ascii="Times New Roman" w:eastAsia="標楷體" w:hAnsi="Times New Roman" w:hint="eastAsia"/>
          <w:sz w:val="24"/>
        </w:rPr>
        <w:t>圖</w:t>
      </w:r>
      <w:r w:rsidRPr="00D26AAF">
        <w:rPr>
          <w:rFonts w:ascii="Times New Roman" w:eastAsia="標楷體" w:hAnsi="Times New Roman" w:hint="eastAsia"/>
          <w:sz w:val="24"/>
        </w:rPr>
        <w:t xml:space="preserve"> </w:t>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STYLEREF 1 \s</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2</w:t>
      </w:r>
      <w:r w:rsidR="003F22AB">
        <w:rPr>
          <w:rFonts w:ascii="Times New Roman" w:eastAsia="標楷體" w:hAnsi="Times New Roman"/>
          <w:sz w:val="24"/>
        </w:rPr>
        <w:fldChar w:fldCharType="end"/>
      </w:r>
      <w:r w:rsidR="003F22AB">
        <w:rPr>
          <w:rFonts w:ascii="Times New Roman" w:eastAsia="標楷體" w:hAnsi="Times New Roman"/>
          <w:sz w:val="24"/>
        </w:rPr>
        <w:noBreakHyphen/>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 xml:space="preserve">SEQ </w:instrText>
      </w:r>
      <w:r w:rsidR="003F22AB">
        <w:rPr>
          <w:rFonts w:ascii="Times New Roman" w:eastAsia="標楷體" w:hAnsi="Times New Roman" w:hint="eastAsia"/>
          <w:sz w:val="24"/>
        </w:rPr>
        <w:instrText>圖</w:instrText>
      </w:r>
      <w:r w:rsidR="003F22AB">
        <w:rPr>
          <w:rFonts w:ascii="Times New Roman" w:eastAsia="標楷體" w:hAnsi="Times New Roman" w:hint="eastAsia"/>
          <w:sz w:val="24"/>
        </w:rPr>
        <w:instrText xml:space="preserve"> \* ARABIC \s 1</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3</w:t>
      </w:r>
      <w:r w:rsidR="003F22AB">
        <w:rPr>
          <w:rFonts w:ascii="Times New Roman" w:eastAsia="標楷體" w:hAnsi="Times New Roman"/>
          <w:sz w:val="24"/>
        </w:rPr>
        <w:fldChar w:fldCharType="end"/>
      </w:r>
      <w:bookmarkEnd w:id="31"/>
      <w:r w:rsidR="00F775EF">
        <w:rPr>
          <w:rFonts w:ascii="Times New Roman" w:eastAsia="標楷體" w:hAnsi="Times New Roman" w:hint="eastAsia"/>
          <w:sz w:val="24"/>
        </w:rPr>
        <w:t xml:space="preserve"> </w:t>
      </w:r>
      <w:r>
        <w:rPr>
          <w:rFonts w:ascii="Times New Roman" w:eastAsia="標楷體" w:hAnsi="Times New Roman" w:hint="eastAsia"/>
          <w:sz w:val="24"/>
        </w:rPr>
        <w:t>廣義知網範例圖示</w:t>
      </w:r>
      <w:bookmarkEnd w:id="32"/>
    </w:p>
    <w:p w14:paraId="0089F77B" w14:textId="5276D89E" w:rsidR="00E174C7" w:rsidRPr="00BB3EA5" w:rsidRDefault="00E174C7" w:rsidP="00E174C7">
      <w:pPr>
        <w:pStyle w:val="2"/>
        <w:spacing w:line="360" w:lineRule="auto"/>
        <w:rPr>
          <w:rFonts w:ascii="Times New Roman" w:eastAsia="標楷體" w:hAnsi="Times New Roman"/>
          <w:sz w:val="28"/>
        </w:rPr>
      </w:pPr>
      <w:bookmarkStart w:id="33" w:name="_Toc448679298"/>
      <w:r w:rsidRPr="00BB3EA5">
        <w:rPr>
          <w:rFonts w:ascii="Times New Roman" w:eastAsia="標楷體" w:hAnsi="Times New Roman" w:hint="eastAsia"/>
          <w:sz w:val="28"/>
        </w:rPr>
        <w:t>分群</w:t>
      </w:r>
      <w:bookmarkEnd w:id="33"/>
    </w:p>
    <w:p w14:paraId="47E7CD59" w14:textId="5C2EB9B1" w:rsidR="00E174C7" w:rsidRDefault="00E174C7" w:rsidP="00E174C7">
      <w:pPr>
        <w:spacing w:line="360" w:lineRule="auto"/>
        <w:jc w:val="both"/>
        <w:rPr>
          <w:rFonts w:ascii="Times New Roman" w:eastAsia="標楷體" w:hAnsi="Times New Roman"/>
        </w:rPr>
      </w:pPr>
      <w:r w:rsidRPr="00512DA0">
        <w:rPr>
          <w:rFonts w:ascii="Times New Roman" w:eastAsia="標楷體" w:hAnsi="Times New Roman" w:hint="eastAsia"/>
        </w:rPr>
        <w:t xml:space="preserve">    </w:t>
      </w:r>
      <w:r w:rsidRPr="00512DA0">
        <w:rPr>
          <w:rFonts w:ascii="Times New Roman" w:eastAsia="標楷體" w:hAnsi="Times New Roman" w:hint="eastAsia"/>
        </w:rPr>
        <w:t>分群</w:t>
      </w:r>
      <w:r w:rsidR="00780CAD" w:rsidRPr="00512DA0">
        <w:rPr>
          <w:rFonts w:ascii="Times New Roman" w:eastAsia="標楷體" w:hAnsi="Times New Roman" w:hint="eastAsia"/>
        </w:rPr>
        <w:t>(</w:t>
      </w:r>
      <w:r w:rsidR="00AE0954" w:rsidRPr="00512DA0">
        <w:rPr>
          <w:rFonts w:ascii="Times New Roman" w:eastAsia="標楷體" w:hAnsi="Times New Roman"/>
        </w:rPr>
        <w:t>c</w:t>
      </w:r>
      <w:r w:rsidR="00780CAD" w:rsidRPr="00512DA0">
        <w:rPr>
          <w:rFonts w:ascii="Times New Roman" w:eastAsia="標楷體" w:hAnsi="Times New Roman"/>
        </w:rPr>
        <w:t>lustering</w:t>
      </w:r>
      <w:r w:rsidR="00780CAD" w:rsidRPr="00512DA0">
        <w:rPr>
          <w:rFonts w:ascii="Times New Roman" w:eastAsia="標楷體" w:hAnsi="Times New Roman" w:hint="eastAsia"/>
        </w:rPr>
        <w:t>)</w:t>
      </w:r>
      <w:r w:rsidRPr="00512DA0">
        <w:rPr>
          <w:rFonts w:ascii="Times New Roman" w:eastAsia="標楷體" w:hAnsi="Times New Roman" w:hint="eastAsia"/>
        </w:rPr>
        <w:t>技術主要是為了因應在龐大的資料集合中，找出集合內各個物件的分布情況及其隱含意義需求而生的技術。分群的目的是將大型資料集合切割成數</w:t>
      </w:r>
      <w:proofErr w:type="gramStart"/>
      <w:r w:rsidRPr="00512DA0">
        <w:rPr>
          <w:rFonts w:ascii="Times New Roman" w:eastAsia="標楷體" w:hAnsi="Times New Roman" w:hint="eastAsia"/>
        </w:rPr>
        <w:t>個</w:t>
      </w:r>
      <w:proofErr w:type="gramEnd"/>
      <w:r w:rsidRPr="00512DA0">
        <w:rPr>
          <w:rFonts w:ascii="Times New Roman" w:eastAsia="標楷體" w:hAnsi="Times New Roman" w:hint="eastAsia"/>
        </w:rPr>
        <w:t>較小且特定的群集，使</w:t>
      </w:r>
      <w:r w:rsidR="00AE0954" w:rsidRPr="00512DA0">
        <w:rPr>
          <w:rFonts w:ascii="Times New Roman" w:eastAsia="標楷體" w:hAnsi="Times New Roman" w:hint="eastAsia"/>
        </w:rPr>
        <w:t>得群集與群集之間的相似程度最小，群集內</w:t>
      </w:r>
      <w:r w:rsidRPr="00512DA0">
        <w:rPr>
          <w:rFonts w:ascii="Times New Roman" w:eastAsia="標楷體" w:hAnsi="Times New Roman" w:hint="eastAsia"/>
        </w:rPr>
        <w:t>資料的相似程度最大。資料集在進行分群前，並沒有已知的群集數量及每</w:t>
      </w:r>
      <w:proofErr w:type="gramStart"/>
      <w:r w:rsidRPr="00512DA0">
        <w:rPr>
          <w:rFonts w:ascii="Times New Roman" w:eastAsia="標楷體" w:hAnsi="Times New Roman" w:hint="eastAsia"/>
        </w:rPr>
        <w:t>個</w:t>
      </w:r>
      <w:proofErr w:type="gramEnd"/>
      <w:r w:rsidRPr="00512DA0">
        <w:rPr>
          <w:rFonts w:ascii="Times New Roman" w:eastAsia="標楷體" w:hAnsi="Times New Roman" w:hint="eastAsia"/>
        </w:rPr>
        <w:t>群集的類別標籤</w:t>
      </w:r>
      <w:r w:rsidRPr="00512DA0">
        <w:rPr>
          <w:rFonts w:ascii="Times New Roman" w:eastAsia="標楷體" w:hAnsi="Times New Roman" w:hint="eastAsia"/>
        </w:rPr>
        <w:t>(</w:t>
      </w:r>
      <w:r w:rsidR="00AE0954" w:rsidRPr="00512DA0">
        <w:rPr>
          <w:rFonts w:ascii="Times New Roman" w:eastAsia="標楷體" w:hAnsi="Times New Roman"/>
        </w:rPr>
        <w:t>c</w:t>
      </w:r>
      <w:r w:rsidRPr="00512DA0">
        <w:rPr>
          <w:rFonts w:ascii="Times New Roman" w:eastAsia="標楷體" w:hAnsi="Times New Roman"/>
        </w:rPr>
        <w:t xml:space="preserve">lass </w:t>
      </w:r>
      <w:r w:rsidR="00AE0954" w:rsidRPr="00512DA0">
        <w:rPr>
          <w:rFonts w:ascii="Times New Roman" w:eastAsia="標楷體" w:hAnsi="Times New Roman"/>
        </w:rPr>
        <w:t>l</w:t>
      </w:r>
      <w:r w:rsidRPr="00512DA0">
        <w:rPr>
          <w:rFonts w:ascii="Times New Roman" w:eastAsia="標楷體" w:hAnsi="Times New Roman"/>
        </w:rPr>
        <w:t>abel</w:t>
      </w:r>
      <w:r w:rsidRPr="00512DA0">
        <w:rPr>
          <w:rFonts w:ascii="Times New Roman" w:eastAsia="標楷體" w:hAnsi="Times New Roman" w:hint="eastAsia"/>
        </w:rPr>
        <w:t>)</w:t>
      </w:r>
      <w:r w:rsidRPr="00512DA0">
        <w:rPr>
          <w:rFonts w:ascii="Times New Roman" w:eastAsia="標楷體" w:hAnsi="Times New Roman" w:hint="eastAsia"/>
        </w:rPr>
        <w:t>，因此分群技術是一種非監督式分類方法</w:t>
      </w:r>
      <w:r w:rsidRPr="00512DA0">
        <w:rPr>
          <w:rFonts w:ascii="Times New Roman" w:eastAsia="標楷體" w:hAnsi="Times New Roman"/>
        </w:rPr>
        <w:fldChar w:fldCharType="begin"/>
      </w:r>
      <w:r w:rsidRPr="00512DA0">
        <w:rPr>
          <w:rFonts w:ascii="Times New Roman" w:eastAsia="標楷體" w:hAnsi="Times New Roman"/>
        </w:rPr>
        <w:instrText xml:space="preserve"> ADDIN EN.CITE &lt;EndNote&gt;&lt;Cite&gt;&lt;Author&gt;Zahra&lt;/Author&gt;&lt;Year&gt;2015&lt;/Year&gt;&lt;RecNum&gt;23&lt;/RecNum&gt;&lt;DisplayText&gt;(Zahra et al., 2015)&lt;/DisplayText&gt;&lt;record&gt;&lt;rec-number&gt;23&lt;/rec-number&gt;&lt;foreign-keys&gt;&lt;key app="EN" db-id="wafwfer04twvxhersz6xr2019zsswfxrwfas"&gt;23&lt;/key&gt;&lt;/foreign-keys&gt;&lt;ref-type name="Journal Article"&gt;17&lt;/ref-type&gt;&lt;contributors&gt;&lt;authors&gt;&lt;author&gt;Zahra, Sobia&lt;/author&gt;&lt;author&gt;Ghazanfar, Mustansar Ali&lt;/author&gt;&lt;author&gt;Khalid, Asra&lt;/author&gt;&lt;author&gt;Azam, Muhammad Awais&lt;/author&gt;&lt;author&gt;Naeem, Usman&lt;/author&gt;&lt;author&gt;Prugel-Bennett, Adam&lt;/author&gt;&lt;/authors&gt;&lt;/contributors&gt;&lt;titles&gt;&lt;title&gt;Novel centroid selection approaches for KMeans-clustering based recommender systems&lt;/title&gt;&lt;secondary-title&gt;Information Sciences&lt;/secondary-title&gt;&lt;/titles&gt;&lt;periodical&gt;&lt;full-title&gt;Information Sciences&lt;/full-title&gt;&lt;/periodical&gt;&lt;pages&gt;156-189&lt;/pages&gt;&lt;volume&gt;320&lt;/volume&gt;&lt;keywords&gt;&lt;keyword&gt;Recommender systems&lt;/keyword&gt;&lt;keyword&gt;Collaborative filtering&lt;/keyword&gt;&lt;keyword&gt;K-means clustering&lt;/keyword&gt;&lt;keyword&gt;Centroid (seed) selection clustering&lt;/keyword&gt;&lt;/keywords&gt;&lt;dates&gt;&lt;year&gt;2015&lt;/year&gt;&lt;pub-dates&gt;&lt;date&gt;11/1/&lt;/date&gt;&lt;/pub-dates&gt;&lt;/dates&gt;&lt;isbn&gt;0020-0255&lt;/isbn&gt;&lt;urls&gt;&lt;related-urls&gt;&lt;url&gt;http://www.sciencedirect.com/science/article/pii/S0020025515002352&lt;/url&gt;&lt;/related-urls&gt;&lt;/urls&gt;&lt;electronic-resource-num&gt;http://dx.doi.org/10.1016/j.ins.2015.03.062&lt;/electronic-resource-num&gt;&lt;/record&gt;&lt;/Cite&gt;&lt;/EndNote&gt;</w:instrText>
      </w:r>
      <w:r w:rsidRPr="00512DA0">
        <w:rPr>
          <w:rFonts w:ascii="Times New Roman" w:eastAsia="標楷體" w:hAnsi="Times New Roman"/>
        </w:rPr>
        <w:fldChar w:fldCharType="separate"/>
      </w:r>
      <w:r w:rsidRPr="00512DA0">
        <w:rPr>
          <w:rFonts w:ascii="Times New Roman" w:eastAsia="標楷體" w:hAnsi="Times New Roman"/>
          <w:noProof/>
        </w:rPr>
        <w:t>(</w:t>
      </w:r>
      <w:hyperlink w:anchor="_ENREF_37" w:tooltip="Zahra, 2015 #23" w:history="1">
        <w:r w:rsidR="00BF6AFD" w:rsidRPr="00512DA0">
          <w:rPr>
            <w:rFonts w:ascii="Times New Roman" w:eastAsia="標楷體" w:hAnsi="Times New Roman"/>
            <w:noProof/>
          </w:rPr>
          <w:t>Zahra et al., 2015</w:t>
        </w:r>
      </w:hyperlink>
      <w:r w:rsidRPr="00512DA0">
        <w:rPr>
          <w:rFonts w:ascii="Times New Roman" w:eastAsia="標楷體" w:hAnsi="Times New Roman"/>
          <w:noProof/>
        </w:rPr>
        <w:t>)</w:t>
      </w:r>
      <w:r w:rsidRPr="00512DA0">
        <w:rPr>
          <w:rFonts w:ascii="Times New Roman" w:eastAsia="標楷體" w:hAnsi="Times New Roman"/>
        </w:rPr>
        <w:fldChar w:fldCharType="end"/>
      </w:r>
      <w:r w:rsidRPr="00512DA0">
        <w:rPr>
          <w:rFonts w:ascii="Times New Roman" w:eastAsia="標楷體" w:hAnsi="Times New Roman" w:hint="eastAsia"/>
        </w:rPr>
        <w:t>；</w:t>
      </w:r>
      <w:r w:rsidRPr="00512DA0">
        <w:rPr>
          <w:rFonts w:ascii="Times New Roman" w:eastAsia="標楷體" w:hAnsi="Times New Roman" w:hint="eastAsia"/>
        </w:rPr>
        <w:lastRenderedPageBreak/>
        <w:t>分群技術也被廣泛的應用在不同的技術上，例如：機器學習、影像分析，或是離群值偵測等。</w:t>
      </w:r>
    </w:p>
    <w:p w14:paraId="4925CD95" w14:textId="0030AC2C" w:rsidR="00FE3345" w:rsidRDefault="00FE3345" w:rsidP="00820243">
      <w:pPr>
        <w:spacing w:line="360" w:lineRule="auto"/>
        <w:jc w:val="both"/>
        <w:rPr>
          <w:rFonts w:ascii="Times New Roman" w:eastAsia="標楷體" w:hAnsi="Times New Roman"/>
        </w:rPr>
      </w:pPr>
      <w:r>
        <w:rPr>
          <w:rFonts w:ascii="Times New Roman" w:eastAsia="標楷體" w:hAnsi="Times New Roman" w:hint="eastAsia"/>
        </w:rPr>
        <w:t xml:space="preserve">    </w:t>
      </w:r>
      <w:hyperlink w:anchor="_ENREF_12" w:tooltip="Halkidi, 2001 #57" w:history="1">
        <w:r w:rsidR="00BF6AFD">
          <w:rPr>
            <w:rFonts w:ascii="Times New Roman" w:eastAsia="標楷體" w:hAnsi="Times New Roman"/>
          </w:rPr>
          <w:fldChar w:fldCharType="begin"/>
        </w:r>
        <w:r w:rsidR="00BF6AFD">
          <w:rPr>
            <w:rFonts w:ascii="Times New Roman" w:eastAsia="標楷體" w:hAnsi="Times New Roman"/>
          </w:rPr>
          <w:instrText xml:space="preserve"> ADDIN EN.CITE &lt;EndNote&gt;&lt;Cite AuthorYear="1"&gt;&lt;Author&gt;Halkidi&lt;/Author&gt;&lt;Year&gt;2001&lt;/Year&gt;&lt;RecNum&gt;57&lt;/RecNum&gt;&lt;DisplayText&gt;Halkidi, Batistakis, and Vazirgiannis (2001)&lt;/DisplayText&gt;&lt;record&gt;&lt;rec-number&gt;57&lt;/rec-number&gt;&lt;foreign-keys&gt;&lt;key app="EN" db-id="wafwfer04twvxhersz6xr2019zsswfxrwfas"&gt;57&lt;/key&gt;&lt;/foreign-keys&gt;&lt;ref-type name="Journal Article"&gt;17&lt;/ref-type&gt;&lt;contributors&gt;&lt;authors&gt;&lt;author&gt;Halkidi, Maria&lt;/author&gt;&lt;author&gt;Batistakis, Yannis&lt;/author&gt;&lt;author&gt;Vazirgiannis, Michalis&lt;/author&gt;&lt;/authors&gt;&lt;/contributors&gt;&lt;titles&gt;&lt;title&gt;On Clustering Validation Techniques&lt;/title&gt;&lt;secondary-title&gt;Journal of Intelligent Information Systems&lt;/secondary-title&gt;&lt;alt-title&gt;Journal of Intelligent Information Systems&lt;/alt-title&gt;&lt;/titles&gt;&lt;periodical&gt;&lt;full-title&gt;Journal of Intelligent Information Systems&lt;/full-title&gt;&lt;abbr-1&gt;Journal of Intelligent Information Systems&lt;/abbr-1&gt;&lt;/periodical&gt;&lt;alt-periodical&gt;&lt;full-title&gt;Journal of Intelligent Information Systems&lt;/full-title&gt;&lt;abbr-1&gt;Journal of Intelligent Information Systems&lt;/abbr-1&gt;&lt;/alt-periodical&gt;&lt;pages&gt;107-145&lt;/pages&gt;&lt;volume&gt;17&lt;/volume&gt;&lt;number&gt;2-3&lt;/number&gt;&lt;keywords&gt;&lt;keyword&gt;clustering algorithms&lt;/keyword&gt;&lt;keyword&gt;unsupervised learning&lt;/keyword&gt;&lt;keyword&gt;cluster validity&lt;/keyword&gt;&lt;keyword&gt;validity indices&lt;/keyword&gt;&lt;/keywords&gt;&lt;dates&gt;&lt;year&gt;2001&lt;/year&gt;&lt;pub-dates&gt;&lt;date&gt;2001/12/01&lt;/date&gt;&lt;/pub-dates&gt;&lt;/dates&gt;&lt;publisher&gt;Kluwer Academic Publishers&lt;/publisher&gt;&lt;isbn&gt;0925-9902&lt;/isbn&gt;&lt;urls&gt;&lt;related-urls&gt;&lt;url&gt;http://dx.doi.org/10.1023/A%3A1012801612483&lt;/url&gt;&lt;/related-urls&gt;&lt;/urls&gt;&lt;electronic-resource-num&gt;10.1023/A:1012801612483&lt;/electronic-resource-num&gt;&lt;language&gt;English&lt;/language&gt;&lt;/record&gt;&lt;/Cite&gt;&lt;/EndNote&gt;</w:instrText>
        </w:r>
        <w:r w:rsidR="00BF6AFD">
          <w:rPr>
            <w:rFonts w:ascii="Times New Roman" w:eastAsia="標楷體" w:hAnsi="Times New Roman"/>
          </w:rPr>
          <w:fldChar w:fldCharType="separate"/>
        </w:r>
        <w:r w:rsidR="00BF6AFD">
          <w:rPr>
            <w:rFonts w:ascii="Times New Roman" w:eastAsia="標楷體" w:hAnsi="Times New Roman"/>
            <w:noProof/>
          </w:rPr>
          <w:t>Halkidi, Batistakis, and Vazirgiannis (2001)</w:t>
        </w:r>
        <w:r w:rsidR="00BF6AFD">
          <w:rPr>
            <w:rFonts w:ascii="Times New Roman" w:eastAsia="標楷體" w:hAnsi="Times New Roman"/>
          </w:rPr>
          <w:fldChar w:fldCharType="end"/>
        </w:r>
      </w:hyperlink>
      <w:r>
        <w:rPr>
          <w:rFonts w:ascii="Times New Roman" w:eastAsia="標楷體" w:hAnsi="Times New Roman" w:hint="eastAsia"/>
        </w:rPr>
        <w:t>將分群的技術簡單劃分為四種類型：</w:t>
      </w:r>
      <w:proofErr w:type="gramStart"/>
      <w:r w:rsidRPr="00FE3345">
        <w:rPr>
          <w:rFonts w:ascii="Times New Roman" w:eastAsia="標楷體" w:hAnsi="Times New Roman" w:hint="eastAsia"/>
        </w:rPr>
        <w:t>分割式分群</w:t>
      </w:r>
      <w:proofErr w:type="gramEnd"/>
      <w:r w:rsidRPr="00FE3345">
        <w:rPr>
          <w:rFonts w:ascii="Times New Roman" w:eastAsia="標楷體" w:hAnsi="Times New Roman" w:hint="eastAsia"/>
        </w:rPr>
        <w:t>(</w:t>
      </w:r>
      <w:proofErr w:type="spellStart"/>
      <w:r>
        <w:rPr>
          <w:rFonts w:ascii="Times New Roman" w:eastAsia="標楷體" w:hAnsi="Times New Roman"/>
        </w:rPr>
        <w:t>p</w:t>
      </w:r>
      <w:r w:rsidRPr="00FE3345">
        <w:rPr>
          <w:rFonts w:ascii="Times New Roman" w:eastAsia="標楷體" w:hAnsi="Times New Roman" w:hint="eastAsia"/>
        </w:rPr>
        <w:t>artitional</w:t>
      </w:r>
      <w:proofErr w:type="spellEnd"/>
      <w:r w:rsidRPr="00FE3345">
        <w:rPr>
          <w:rFonts w:ascii="Times New Roman" w:eastAsia="標楷體" w:hAnsi="Times New Roman" w:hint="eastAsia"/>
        </w:rPr>
        <w:t xml:space="preserve"> </w:t>
      </w:r>
      <w:r>
        <w:rPr>
          <w:rFonts w:ascii="Times New Roman" w:eastAsia="標楷體" w:hAnsi="Times New Roman"/>
        </w:rPr>
        <w:t>c</w:t>
      </w:r>
      <w:r w:rsidRPr="00FE3345">
        <w:rPr>
          <w:rFonts w:ascii="Times New Roman" w:eastAsia="標楷體" w:hAnsi="Times New Roman" w:hint="eastAsia"/>
        </w:rPr>
        <w:t>lustering)</w:t>
      </w:r>
      <w:r>
        <w:rPr>
          <w:rFonts w:ascii="Times New Roman" w:eastAsia="標楷體" w:hAnsi="Times New Roman" w:hint="eastAsia"/>
        </w:rPr>
        <w:t>、</w:t>
      </w:r>
      <w:proofErr w:type="gramStart"/>
      <w:r w:rsidRPr="00FE3345">
        <w:rPr>
          <w:rFonts w:ascii="Times New Roman" w:eastAsia="標楷體" w:hAnsi="Times New Roman" w:hint="eastAsia"/>
        </w:rPr>
        <w:t>階層式分群</w:t>
      </w:r>
      <w:proofErr w:type="gramEnd"/>
      <w:r w:rsidRPr="00FE3345">
        <w:rPr>
          <w:rFonts w:ascii="Times New Roman" w:eastAsia="標楷體" w:hAnsi="Times New Roman" w:hint="eastAsia"/>
        </w:rPr>
        <w:t>(</w:t>
      </w:r>
      <w:r>
        <w:rPr>
          <w:rFonts w:ascii="Times New Roman" w:eastAsia="標楷體" w:hAnsi="Times New Roman"/>
        </w:rPr>
        <w:t>h</w:t>
      </w:r>
      <w:r w:rsidRPr="00FE3345">
        <w:rPr>
          <w:rFonts w:ascii="Times New Roman" w:eastAsia="標楷體" w:hAnsi="Times New Roman" w:hint="eastAsia"/>
        </w:rPr>
        <w:t xml:space="preserve">ierarchical </w:t>
      </w:r>
      <w:r>
        <w:rPr>
          <w:rFonts w:ascii="Times New Roman" w:eastAsia="標楷體" w:hAnsi="Times New Roman"/>
        </w:rPr>
        <w:t>c</w:t>
      </w:r>
      <w:r w:rsidRPr="00FE3345">
        <w:rPr>
          <w:rFonts w:ascii="Times New Roman" w:eastAsia="標楷體" w:hAnsi="Times New Roman" w:hint="eastAsia"/>
        </w:rPr>
        <w:t>lustering)</w:t>
      </w:r>
      <w:r w:rsidRPr="00FE3345">
        <w:rPr>
          <w:rFonts w:ascii="Times New Roman" w:eastAsia="標楷體" w:hAnsi="Times New Roman" w:hint="eastAsia"/>
        </w:rPr>
        <w:t>、</w:t>
      </w:r>
      <w:proofErr w:type="gramStart"/>
      <w:r w:rsidRPr="00FE3345">
        <w:rPr>
          <w:rFonts w:ascii="Times New Roman" w:eastAsia="標楷體" w:hAnsi="Times New Roman" w:hint="eastAsia"/>
        </w:rPr>
        <w:t>密度</w:t>
      </w:r>
      <w:r>
        <w:rPr>
          <w:rFonts w:ascii="Times New Roman" w:eastAsia="標楷體" w:hAnsi="Times New Roman" w:hint="eastAsia"/>
        </w:rPr>
        <w:t>式</w:t>
      </w:r>
      <w:r w:rsidRPr="00FE3345">
        <w:rPr>
          <w:rFonts w:ascii="Times New Roman" w:eastAsia="標楷體" w:hAnsi="Times New Roman" w:hint="eastAsia"/>
        </w:rPr>
        <w:t>分群</w:t>
      </w:r>
      <w:proofErr w:type="gramEnd"/>
      <w:r w:rsidRPr="00FE3345">
        <w:rPr>
          <w:rFonts w:ascii="Times New Roman" w:eastAsia="標楷體" w:hAnsi="Times New Roman" w:hint="eastAsia"/>
        </w:rPr>
        <w:t>(</w:t>
      </w:r>
      <w:r>
        <w:rPr>
          <w:rFonts w:ascii="Times New Roman" w:eastAsia="標楷體" w:hAnsi="Times New Roman"/>
        </w:rPr>
        <w:t>d</w:t>
      </w:r>
      <w:r w:rsidRPr="00FE3345">
        <w:rPr>
          <w:rFonts w:ascii="Times New Roman" w:eastAsia="標楷體" w:hAnsi="Times New Roman"/>
        </w:rPr>
        <w:t>ensity-based clustering</w:t>
      </w:r>
      <w:r w:rsidRPr="00FE3345">
        <w:rPr>
          <w:rFonts w:ascii="Times New Roman" w:eastAsia="標楷體" w:hAnsi="Times New Roman" w:hint="eastAsia"/>
        </w:rPr>
        <w:t>)</w:t>
      </w:r>
      <w:r>
        <w:rPr>
          <w:rFonts w:ascii="Times New Roman" w:eastAsia="標楷體" w:hAnsi="Times New Roman" w:hint="eastAsia"/>
        </w:rPr>
        <w:t>及網格式分群</w:t>
      </w:r>
      <w:r>
        <w:rPr>
          <w:rFonts w:ascii="Times New Roman" w:eastAsia="標楷體" w:hAnsi="Times New Roman" w:hint="eastAsia"/>
        </w:rPr>
        <w:t>(</w:t>
      </w:r>
      <w:r>
        <w:rPr>
          <w:rFonts w:ascii="Times New Roman" w:eastAsia="標楷體" w:hAnsi="Times New Roman"/>
        </w:rPr>
        <w:t>g</w:t>
      </w:r>
      <w:r w:rsidRPr="00FE3345">
        <w:rPr>
          <w:rFonts w:ascii="Times New Roman" w:eastAsia="標楷體" w:hAnsi="Times New Roman"/>
        </w:rPr>
        <w:t>rid-based clustering</w:t>
      </w:r>
      <w:r>
        <w:rPr>
          <w:rFonts w:ascii="Times New Roman" w:eastAsia="標楷體" w:hAnsi="Times New Roman" w:hint="eastAsia"/>
        </w:rPr>
        <w:t>)</w:t>
      </w:r>
      <w:r>
        <w:rPr>
          <w:rFonts w:ascii="Times New Roman" w:eastAsia="標楷體" w:hAnsi="Times New Roman" w:hint="eastAsia"/>
        </w:rPr>
        <w:t>。</w:t>
      </w:r>
      <w:proofErr w:type="gramStart"/>
      <w:r w:rsidRPr="00820243">
        <w:rPr>
          <w:rFonts w:ascii="Times New Roman" w:eastAsia="標楷體" w:hAnsi="Times New Roman" w:hint="eastAsia"/>
        </w:rPr>
        <w:t>分割式分群</w:t>
      </w:r>
      <w:proofErr w:type="gramEnd"/>
      <w:r w:rsidR="00820243">
        <w:rPr>
          <w:rFonts w:ascii="Times New Roman" w:eastAsia="標楷體" w:hAnsi="Times New Roman" w:hint="eastAsia"/>
        </w:rPr>
        <w:t>試圖將資料集</w:t>
      </w:r>
      <w:r w:rsidR="00117AA6">
        <w:rPr>
          <w:rFonts w:ascii="Times New Roman" w:eastAsia="標楷體" w:hAnsi="Times New Roman" w:hint="eastAsia"/>
        </w:rPr>
        <w:t>直接</w:t>
      </w:r>
      <w:r w:rsidR="00820243">
        <w:rPr>
          <w:rFonts w:ascii="Times New Roman" w:eastAsia="標楷體" w:hAnsi="Times New Roman" w:hint="eastAsia"/>
        </w:rPr>
        <w:t>分解為數</w:t>
      </w:r>
      <w:proofErr w:type="gramStart"/>
      <w:r w:rsidR="00820243">
        <w:rPr>
          <w:rFonts w:ascii="Times New Roman" w:eastAsia="標楷體" w:hAnsi="Times New Roman" w:hint="eastAsia"/>
        </w:rPr>
        <w:t>個</w:t>
      </w:r>
      <w:proofErr w:type="gramEnd"/>
      <w:r w:rsidR="00820243">
        <w:rPr>
          <w:rFonts w:ascii="Times New Roman" w:eastAsia="標楷體" w:hAnsi="Times New Roman" w:hint="eastAsia"/>
        </w:rPr>
        <w:t>互相沒有交集的群集，此方法需要事先定義欲分割的群集數目</w:t>
      </w:r>
      <w:proofErr w:type="gramStart"/>
      <w:r w:rsidR="00820243">
        <w:rPr>
          <w:rFonts w:ascii="Times New Roman" w:eastAsia="標楷體" w:hAnsi="Times New Roman" w:hint="eastAsia"/>
        </w:rPr>
        <w:t>以使分群</w:t>
      </w:r>
      <w:proofErr w:type="gramEnd"/>
      <w:r w:rsidR="00820243">
        <w:rPr>
          <w:rFonts w:ascii="Times New Roman" w:eastAsia="標楷體" w:hAnsi="Times New Roman" w:hint="eastAsia"/>
        </w:rPr>
        <w:t>結果最佳化。</w:t>
      </w:r>
      <w:proofErr w:type="gramStart"/>
      <w:r w:rsidRPr="00820243">
        <w:rPr>
          <w:rFonts w:ascii="Times New Roman" w:eastAsia="標楷體" w:hAnsi="Times New Roman" w:hint="eastAsia"/>
        </w:rPr>
        <w:t>階層式分群</w:t>
      </w:r>
      <w:proofErr w:type="gramEnd"/>
      <w:r w:rsidR="00820243">
        <w:rPr>
          <w:rFonts w:ascii="Times New Roman" w:eastAsia="標楷體" w:hAnsi="Times New Roman" w:hint="eastAsia"/>
        </w:rPr>
        <w:t>則是透過合併或分裂的方式將資料集進行分割，此方法的方群結果為一樹狀圖，由此圖可以看出群與群之間的關聯性。</w:t>
      </w:r>
      <w:proofErr w:type="gramStart"/>
      <w:r w:rsidRPr="00820243">
        <w:rPr>
          <w:rFonts w:ascii="Times New Roman" w:eastAsia="標楷體" w:hAnsi="Times New Roman" w:hint="eastAsia"/>
        </w:rPr>
        <w:t>密度式分群</w:t>
      </w:r>
      <w:proofErr w:type="gramEnd"/>
      <w:r w:rsidR="00820243">
        <w:rPr>
          <w:rFonts w:ascii="Times New Roman" w:eastAsia="標楷體" w:hAnsi="Times New Roman" w:hint="eastAsia"/>
        </w:rPr>
        <w:t>的主要概念為透過密度的調控以決定是否將互為鄰居的資料點劃分為同一群集。</w:t>
      </w:r>
      <w:r w:rsidRPr="00820243">
        <w:rPr>
          <w:rFonts w:ascii="Times New Roman" w:eastAsia="標楷體" w:hAnsi="Times New Roman" w:hint="eastAsia"/>
        </w:rPr>
        <w:t>網格式分群</w:t>
      </w:r>
      <w:r w:rsidR="00820243">
        <w:rPr>
          <w:rFonts w:ascii="Times New Roman" w:eastAsia="標楷體" w:hAnsi="Times New Roman" w:hint="eastAsia"/>
        </w:rPr>
        <w:t>的特點則是在於</w:t>
      </w:r>
      <w:r w:rsidR="00161FB0">
        <w:rPr>
          <w:rFonts w:ascii="Times New Roman" w:eastAsia="標楷體" w:hAnsi="Times New Roman" w:hint="eastAsia"/>
        </w:rPr>
        <w:t>其將空間切割成若干個有限數量的子空間，再利用這些空間進行分群作業。</w:t>
      </w:r>
    </w:p>
    <w:p w14:paraId="5B896679" w14:textId="2657C876" w:rsidR="005517D4" w:rsidRDefault="004E16DE" w:rsidP="00820243">
      <w:pPr>
        <w:spacing w:line="360" w:lineRule="auto"/>
        <w:jc w:val="both"/>
        <w:rPr>
          <w:rFonts w:ascii="Times New Roman" w:eastAsia="標楷體" w:hAnsi="Times New Roman"/>
        </w:rPr>
      </w:pPr>
      <w:r>
        <w:rPr>
          <w:rFonts w:ascii="Times New Roman" w:eastAsia="標楷體" w:hAnsi="Times New Roman" w:hint="eastAsia"/>
        </w:rPr>
        <w:t xml:space="preserve">    </w:t>
      </w:r>
      <w:r w:rsidR="005517D4">
        <w:rPr>
          <w:rFonts w:ascii="Times New Roman" w:eastAsia="標楷體" w:hAnsi="Times New Roman" w:hint="eastAsia"/>
        </w:rPr>
        <w:t>針對上述四種</w:t>
      </w:r>
      <w:proofErr w:type="gramStart"/>
      <w:r w:rsidR="005517D4">
        <w:rPr>
          <w:rFonts w:ascii="Times New Roman" w:eastAsia="標楷體" w:hAnsi="Times New Roman" w:hint="eastAsia"/>
        </w:rPr>
        <w:t>分群法的</w:t>
      </w:r>
      <w:proofErr w:type="gramEnd"/>
      <w:r w:rsidR="005517D4">
        <w:rPr>
          <w:rFonts w:ascii="Times New Roman" w:eastAsia="標楷體" w:hAnsi="Times New Roman" w:hint="eastAsia"/>
        </w:rPr>
        <w:t>描述，</w:t>
      </w:r>
      <w:r w:rsidR="00665750">
        <w:fldChar w:fldCharType="begin"/>
      </w:r>
      <w:r w:rsidR="00665750">
        <w:instrText xml:space="preserve"> HYPERLINK \l "_ENREF_41" \o "</w:instrText>
      </w:r>
      <w:r w:rsidR="00665750">
        <w:instrText>林宜瑩</w:instrText>
      </w:r>
      <w:r w:rsidR="00665750">
        <w:instrText xml:space="preserve">, 2010 #19" </w:instrText>
      </w:r>
      <w:r w:rsidR="00665750">
        <w:fldChar w:fldCharType="separate"/>
      </w:r>
      <w:r w:rsidR="00BF6AFD">
        <w:rPr>
          <w:rFonts w:ascii="Times New Roman" w:eastAsia="標楷體" w:hAnsi="Times New Roman"/>
        </w:rPr>
        <w:fldChar w:fldCharType="begin"/>
      </w:r>
      <w:r w:rsidR="00BF6AFD">
        <w:rPr>
          <w:rFonts w:ascii="Times New Roman" w:eastAsia="標楷體" w:hAnsi="Times New Roman" w:hint="eastAsia"/>
        </w:rPr>
        <w:instrText xml:space="preserve"> ADDIN EN.CITE &lt;EndNote&gt;&lt;Cite AuthorYear="1"&gt;&lt;Author&gt;</w:instrText>
      </w:r>
      <w:r w:rsidR="00BF6AFD">
        <w:rPr>
          <w:rFonts w:ascii="Times New Roman" w:eastAsia="標楷體" w:hAnsi="Times New Roman" w:hint="eastAsia"/>
        </w:rPr>
        <w:instrText>林宜瑩</w:instrText>
      </w:r>
      <w:r w:rsidR="00BF6AFD">
        <w:rPr>
          <w:rFonts w:ascii="Times New Roman" w:eastAsia="標楷體" w:hAnsi="Times New Roman" w:hint="eastAsia"/>
        </w:rPr>
        <w:instrText>&lt;/Author&gt;&lt;Year&gt;2010&lt;/Year&gt;&lt;RecNum&gt;19&lt;/RecNum&gt;&lt;DisplayText&gt;</w:instrText>
      </w:r>
      <w:r w:rsidR="00BF6AFD">
        <w:rPr>
          <w:rFonts w:ascii="Times New Roman" w:eastAsia="標楷體" w:hAnsi="Times New Roman" w:hint="eastAsia"/>
        </w:rPr>
        <w:instrText>林宜瑩</w:instrText>
      </w:r>
      <w:r w:rsidR="00BF6AFD">
        <w:rPr>
          <w:rFonts w:ascii="Times New Roman" w:eastAsia="標楷體" w:hAnsi="Times New Roman" w:hint="eastAsia"/>
        </w:rPr>
        <w:instrText xml:space="preserve"> (2010)&lt;/DisplayText&gt;&lt;record&gt;&lt;rec-number&gt;19&lt;/rec-number&gt;&lt;foreign-keys&gt;&lt;key app="EN" db-id="wafwfer04twvxhersz6xr2019zsswfxrwfas"&gt;19&lt;/key&gt;&lt;/foreign-keys&gt;&lt;ref-type name="Journal Article"&gt;17&lt;/ref-type&gt;&lt;contributors&gt;&lt;authors&gt;&lt;author&gt;&lt;style face="normal" font="default" charset="136" size="100%"&gt;</w:instrText>
      </w:r>
      <w:r w:rsidR="00BF6AFD">
        <w:rPr>
          <w:rFonts w:ascii="Times New Roman" w:eastAsia="標楷體" w:hAnsi="Times New Roman" w:hint="eastAsia"/>
        </w:rPr>
        <w:instrText>林宜瑩</w:instrText>
      </w:r>
      <w:r w:rsidR="00BF6AFD">
        <w:rPr>
          <w:rFonts w:ascii="Times New Roman" w:eastAsia="標楷體" w:hAnsi="Times New Roman" w:hint="eastAsia"/>
        </w:rPr>
        <w:instrText>&lt;/style&gt;&lt;/author&gt;&lt;/authors&gt;&lt;/contributors&gt;&lt;titles&gt;&lt;title&gt;&lt;style face="normal" font="default" charset="136" size="100%"&gt;</w:instrText>
      </w:r>
      <w:r w:rsidR="00BF6AFD">
        <w:rPr>
          <w:rFonts w:ascii="Times New Roman" w:eastAsia="標楷體" w:hAnsi="Times New Roman" w:hint="eastAsia"/>
        </w:rPr>
        <w:instrText>利用時間因子與名詞片語之文獻主題追蹤法</w:instrText>
      </w:r>
      <w:r w:rsidR="00BF6AFD">
        <w:rPr>
          <w:rFonts w:ascii="Times New Roman" w:eastAsia="標楷體" w:hAnsi="Times New Roman" w:hint="eastAsia"/>
        </w:rPr>
        <w:instrText>&lt;/style&gt;&lt;/title&gt;&lt;secondary-title&gt;&lt;style face="normal" font="default" charset="136" size="100%"&gt;</w:instrText>
      </w:r>
      <w:r w:rsidR="00BF6AFD">
        <w:rPr>
          <w:rFonts w:ascii="Times New Roman" w:eastAsia="標楷體" w:hAnsi="Times New Roman" w:hint="eastAsia"/>
        </w:rPr>
        <w:instrText>國立成功大學</w:instrText>
      </w:r>
      <w:r w:rsidR="00BF6AFD">
        <w:rPr>
          <w:rFonts w:ascii="Times New Roman" w:eastAsia="標楷體" w:hAnsi="Times New Roman" w:hint="eastAsia"/>
        </w:rPr>
        <w:instrText>&lt;/style&gt;&lt;/secondary-title&gt;&lt;/titles&gt;&lt;periodical&gt;&lt;full-title&gt;</w:instrText>
      </w:r>
      <w:r w:rsidR="00BF6AFD">
        <w:rPr>
          <w:rFonts w:ascii="Times New Roman" w:eastAsia="標楷體" w:hAnsi="Times New Roman" w:hint="eastAsia"/>
        </w:rPr>
        <w:instrText>國立成功大學</w:instrText>
      </w:r>
      <w:r w:rsidR="00BF6AFD">
        <w:rPr>
          <w:rFonts w:ascii="Times New Roman" w:eastAsia="標楷體" w:hAnsi="Times New Roman" w:hint="eastAsia"/>
        </w:rPr>
        <w:instrText>&lt;/full-title&gt;&lt;/periodical&gt;&lt;dates&gt;&lt;year&gt;2010&lt;/year&gt;&lt;/dates&gt;&lt;orig-pub&gt;&lt;style face="normal" font="default" charset="136" size="100%"&gt;</w:instrText>
      </w:r>
      <w:r w:rsidR="00BF6AFD">
        <w:rPr>
          <w:rFonts w:ascii="Times New Roman" w:eastAsia="標楷體" w:hAnsi="Times New Roman" w:hint="eastAsia"/>
        </w:rPr>
        <w:instrText>國立成功大學</w:instrText>
      </w:r>
      <w:r w:rsidR="00BF6AFD">
        <w:rPr>
          <w:rFonts w:ascii="Times New Roman" w:eastAsia="標楷體" w:hAnsi="Times New Roman" w:hint="eastAsia"/>
        </w:rPr>
        <w:instrText>&lt;/style&gt;&lt;/orig-pub&gt;&lt;urls&gt;&lt;/urls&gt;&lt;/record&gt;&lt;/Cite&gt;&lt;/EndNote&gt;</w:instrText>
      </w:r>
      <w:r w:rsidR="00BF6AFD">
        <w:rPr>
          <w:rFonts w:ascii="Times New Roman" w:eastAsia="標楷體" w:hAnsi="Times New Roman"/>
        </w:rPr>
        <w:fldChar w:fldCharType="separate"/>
      </w:r>
      <w:r w:rsidR="00BF6AFD">
        <w:rPr>
          <w:rFonts w:ascii="Times New Roman" w:eastAsia="標楷體" w:hAnsi="Times New Roman" w:hint="eastAsia"/>
          <w:noProof/>
        </w:rPr>
        <w:t>林宜瑩</w:t>
      </w:r>
      <w:r w:rsidR="00BF6AFD">
        <w:rPr>
          <w:rFonts w:ascii="Times New Roman" w:eastAsia="標楷體" w:hAnsi="Times New Roman" w:hint="eastAsia"/>
          <w:noProof/>
        </w:rPr>
        <w:t xml:space="preserve"> (2010)</w:t>
      </w:r>
      <w:r w:rsidR="00BF6AFD">
        <w:rPr>
          <w:rFonts w:ascii="Times New Roman" w:eastAsia="標楷體" w:hAnsi="Times New Roman"/>
        </w:rPr>
        <w:fldChar w:fldCharType="end"/>
      </w:r>
      <w:r w:rsidR="00665750">
        <w:rPr>
          <w:rFonts w:ascii="Times New Roman" w:eastAsia="標楷體" w:hAnsi="Times New Roman"/>
        </w:rPr>
        <w:fldChar w:fldCharType="end"/>
      </w:r>
      <w:hyperlink w:anchor="_ENREF_39" w:tooltip="林宜瑩, 2010 #19" w:history="1"/>
      <w:r w:rsidR="00614652">
        <w:rPr>
          <w:rFonts w:ascii="Times New Roman" w:eastAsia="標楷體" w:hAnsi="Times New Roman" w:hint="eastAsia"/>
        </w:rPr>
        <w:t>將各方法的優缺點整理如</w:t>
      </w:r>
      <w:r>
        <w:rPr>
          <w:rFonts w:ascii="Times New Roman" w:eastAsia="標楷體" w:hAnsi="Times New Roman"/>
        </w:rPr>
        <w:fldChar w:fldCharType="begin"/>
      </w:r>
      <w:r>
        <w:rPr>
          <w:rFonts w:ascii="Times New Roman" w:eastAsia="標楷體" w:hAnsi="Times New Roman"/>
        </w:rPr>
        <w:instrText xml:space="preserve"> </w:instrText>
      </w:r>
      <w:r>
        <w:rPr>
          <w:rFonts w:ascii="Times New Roman" w:eastAsia="標楷體" w:hAnsi="Times New Roman" w:hint="eastAsia"/>
        </w:rPr>
        <w:instrText>REF _Ref436672464 \h</w:instrText>
      </w:r>
      <w:r>
        <w:rPr>
          <w:rFonts w:ascii="Times New Roman" w:eastAsia="標楷體" w:hAnsi="Times New Roman"/>
        </w:rPr>
        <w:instrText xml:space="preserve"> </w:instrText>
      </w:r>
      <w:r>
        <w:rPr>
          <w:rFonts w:ascii="Times New Roman" w:eastAsia="標楷體" w:hAnsi="Times New Roman"/>
        </w:rPr>
      </w:r>
      <w:r>
        <w:rPr>
          <w:rFonts w:ascii="Times New Roman" w:eastAsia="標楷體" w:hAnsi="Times New Roman"/>
        </w:rPr>
        <w:fldChar w:fldCharType="separate"/>
      </w:r>
      <w:r w:rsidR="000E103D" w:rsidRPr="00DF4946">
        <w:rPr>
          <w:rFonts w:ascii="Times New Roman" w:eastAsia="標楷體" w:hAnsi="Times New Roman" w:hint="eastAsia"/>
        </w:rPr>
        <w:t>表</w:t>
      </w:r>
      <w:r w:rsidR="000E103D">
        <w:rPr>
          <w:rFonts w:ascii="Times New Roman" w:eastAsia="標楷體" w:hAnsi="Times New Roman" w:hint="eastAsia"/>
        </w:rPr>
        <w:t xml:space="preserve"> </w:t>
      </w:r>
      <w:r w:rsidR="000E103D">
        <w:rPr>
          <w:rFonts w:ascii="Times New Roman" w:eastAsia="標楷體" w:hAnsi="Times New Roman"/>
          <w:noProof/>
        </w:rPr>
        <w:t>2</w:t>
      </w:r>
      <w:r w:rsidR="000E103D">
        <w:rPr>
          <w:rFonts w:ascii="Times New Roman" w:eastAsia="標楷體" w:hAnsi="Times New Roman"/>
        </w:rPr>
        <w:noBreakHyphen/>
      </w:r>
      <w:r w:rsidR="000E103D">
        <w:rPr>
          <w:rFonts w:ascii="Times New Roman" w:eastAsia="標楷體" w:hAnsi="Times New Roman"/>
          <w:noProof/>
        </w:rPr>
        <w:t>2</w:t>
      </w:r>
      <w:r>
        <w:rPr>
          <w:rFonts w:ascii="Times New Roman" w:eastAsia="標楷體" w:hAnsi="Times New Roman"/>
        </w:rPr>
        <w:fldChar w:fldCharType="end"/>
      </w:r>
      <w:r w:rsidR="00614652">
        <w:rPr>
          <w:rFonts w:ascii="Times New Roman" w:eastAsia="標楷體" w:hAnsi="Times New Roman" w:hint="eastAsia"/>
        </w:rPr>
        <w:t>所示</w:t>
      </w:r>
      <w:r>
        <w:rPr>
          <w:rFonts w:ascii="Times New Roman" w:eastAsia="標楷體" w:hAnsi="Times New Roman" w:hint="eastAsia"/>
        </w:rPr>
        <w:t>，可以由表得知分割式分群法適用於擁有大量文件的資料集，且其運算成本低，較能快速回應使用者，因此雖其分群結果綜觀而言雖非最佳，但分群品質仍保有一定準確度，故本研究將採用分割式分群法作為分群方式。</w:t>
      </w:r>
    </w:p>
    <w:p w14:paraId="51745876" w14:textId="77777777" w:rsidR="004E16DE" w:rsidRPr="004E16DE" w:rsidRDefault="004E16DE" w:rsidP="00820243">
      <w:pPr>
        <w:spacing w:line="360" w:lineRule="auto"/>
        <w:jc w:val="both"/>
        <w:rPr>
          <w:rFonts w:ascii="Times New Roman" w:eastAsia="標楷體" w:hAnsi="Times New Roman" w:cs="Times New Roman"/>
        </w:rPr>
      </w:pPr>
    </w:p>
    <w:p w14:paraId="3DB5F35E" w14:textId="1C25E76B" w:rsidR="00DF4946" w:rsidRPr="00DF4946" w:rsidRDefault="00DF4946" w:rsidP="00DF4946">
      <w:pPr>
        <w:pStyle w:val="a6"/>
        <w:keepNext/>
        <w:jc w:val="center"/>
        <w:rPr>
          <w:rFonts w:ascii="Times New Roman" w:eastAsia="標楷體" w:hAnsi="Times New Roman"/>
          <w:sz w:val="24"/>
        </w:rPr>
      </w:pPr>
      <w:bookmarkStart w:id="34" w:name="_Ref436672464"/>
      <w:bookmarkStart w:id="35" w:name="_Toc449108428"/>
      <w:r w:rsidRPr="00DF4946">
        <w:rPr>
          <w:rFonts w:ascii="Times New Roman" w:eastAsia="標楷體" w:hAnsi="Times New Roman" w:hint="eastAsia"/>
          <w:sz w:val="24"/>
        </w:rPr>
        <w:t>表</w:t>
      </w:r>
      <w:r w:rsidR="004E16DE">
        <w:rPr>
          <w:rFonts w:ascii="Times New Roman" w:eastAsia="標楷體" w:hAnsi="Times New Roman" w:hint="eastAsia"/>
          <w:sz w:val="24"/>
        </w:rPr>
        <w:t xml:space="preserve"> </w:t>
      </w:r>
      <w:r w:rsidR="00340ADA">
        <w:rPr>
          <w:rFonts w:ascii="Times New Roman" w:eastAsia="標楷體" w:hAnsi="Times New Roman"/>
          <w:sz w:val="24"/>
        </w:rPr>
        <w:fldChar w:fldCharType="begin"/>
      </w:r>
      <w:r w:rsidR="00340ADA">
        <w:rPr>
          <w:rFonts w:ascii="Times New Roman" w:eastAsia="標楷體" w:hAnsi="Times New Roman"/>
          <w:sz w:val="24"/>
        </w:rPr>
        <w:instrText xml:space="preserve"> </w:instrText>
      </w:r>
      <w:r w:rsidR="00340ADA">
        <w:rPr>
          <w:rFonts w:ascii="Times New Roman" w:eastAsia="標楷體" w:hAnsi="Times New Roman" w:hint="eastAsia"/>
          <w:sz w:val="24"/>
        </w:rPr>
        <w:instrText>STYLEREF 1 \s</w:instrText>
      </w:r>
      <w:r w:rsidR="00340ADA">
        <w:rPr>
          <w:rFonts w:ascii="Times New Roman" w:eastAsia="標楷體" w:hAnsi="Times New Roman"/>
          <w:sz w:val="24"/>
        </w:rPr>
        <w:instrText xml:space="preserve"> </w:instrText>
      </w:r>
      <w:r w:rsidR="00340ADA">
        <w:rPr>
          <w:rFonts w:ascii="Times New Roman" w:eastAsia="標楷體" w:hAnsi="Times New Roman"/>
          <w:sz w:val="24"/>
        </w:rPr>
        <w:fldChar w:fldCharType="separate"/>
      </w:r>
      <w:r w:rsidR="00340ADA">
        <w:rPr>
          <w:rFonts w:ascii="Times New Roman" w:eastAsia="標楷體" w:hAnsi="Times New Roman"/>
          <w:noProof/>
          <w:sz w:val="24"/>
        </w:rPr>
        <w:t>2</w:t>
      </w:r>
      <w:r w:rsidR="00340ADA">
        <w:rPr>
          <w:rFonts w:ascii="Times New Roman" w:eastAsia="標楷體" w:hAnsi="Times New Roman"/>
          <w:sz w:val="24"/>
        </w:rPr>
        <w:fldChar w:fldCharType="end"/>
      </w:r>
      <w:r w:rsidR="00340ADA">
        <w:rPr>
          <w:rFonts w:ascii="Times New Roman" w:eastAsia="標楷體" w:hAnsi="Times New Roman"/>
          <w:sz w:val="24"/>
        </w:rPr>
        <w:noBreakHyphen/>
      </w:r>
      <w:r w:rsidR="00340ADA">
        <w:rPr>
          <w:rFonts w:ascii="Times New Roman" w:eastAsia="標楷體" w:hAnsi="Times New Roman"/>
          <w:sz w:val="24"/>
        </w:rPr>
        <w:fldChar w:fldCharType="begin"/>
      </w:r>
      <w:r w:rsidR="00340ADA">
        <w:rPr>
          <w:rFonts w:ascii="Times New Roman" w:eastAsia="標楷體" w:hAnsi="Times New Roman"/>
          <w:sz w:val="24"/>
        </w:rPr>
        <w:instrText xml:space="preserve"> </w:instrText>
      </w:r>
      <w:r w:rsidR="00340ADA">
        <w:rPr>
          <w:rFonts w:ascii="Times New Roman" w:eastAsia="標楷體" w:hAnsi="Times New Roman" w:hint="eastAsia"/>
          <w:sz w:val="24"/>
        </w:rPr>
        <w:instrText xml:space="preserve">SEQ </w:instrText>
      </w:r>
      <w:r w:rsidR="00340ADA">
        <w:rPr>
          <w:rFonts w:ascii="Times New Roman" w:eastAsia="標楷體" w:hAnsi="Times New Roman" w:hint="eastAsia"/>
          <w:sz w:val="24"/>
        </w:rPr>
        <w:instrText>表</w:instrText>
      </w:r>
      <w:r w:rsidR="00340ADA">
        <w:rPr>
          <w:rFonts w:ascii="Times New Roman" w:eastAsia="標楷體" w:hAnsi="Times New Roman" w:hint="eastAsia"/>
          <w:sz w:val="24"/>
        </w:rPr>
        <w:instrText xml:space="preserve"> \* ARABIC \s 1</w:instrText>
      </w:r>
      <w:r w:rsidR="00340ADA">
        <w:rPr>
          <w:rFonts w:ascii="Times New Roman" w:eastAsia="標楷體" w:hAnsi="Times New Roman"/>
          <w:sz w:val="24"/>
        </w:rPr>
        <w:instrText xml:space="preserve"> </w:instrText>
      </w:r>
      <w:r w:rsidR="00340ADA">
        <w:rPr>
          <w:rFonts w:ascii="Times New Roman" w:eastAsia="標楷體" w:hAnsi="Times New Roman"/>
          <w:sz w:val="24"/>
        </w:rPr>
        <w:fldChar w:fldCharType="separate"/>
      </w:r>
      <w:r w:rsidR="00340ADA">
        <w:rPr>
          <w:rFonts w:ascii="Times New Roman" w:eastAsia="標楷體" w:hAnsi="Times New Roman"/>
          <w:noProof/>
          <w:sz w:val="24"/>
        </w:rPr>
        <w:t>2</w:t>
      </w:r>
      <w:r w:rsidR="00340ADA">
        <w:rPr>
          <w:rFonts w:ascii="Times New Roman" w:eastAsia="標楷體" w:hAnsi="Times New Roman"/>
          <w:sz w:val="24"/>
        </w:rPr>
        <w:fldChar w:fldCharType="end"/>
      </w:r>
      <w:bookmarkEnd w:id="34"/>
      <w:r w:rsidR="00F775EF">
        <w:rPr>
          <w:rFonts w:ascii="Times New Roman" w:eastAsia="標楷體" w:hAnsi="Times New Roman" w:hint="eastAsia"/>
          <w:sz w:val="24"/>
        </w:rPr>
        <w:t xml:space="preserve"> </w:t>
      </w:r>
      <w:r>
        <w:rPr>
          <w:rFonts w:ascii="Times New Roman" w:eastAsia="標楷體" w:hAnsi="Times New Roman" w:hint="eastAsia"/>
          <w:sz w:val="24"/>
        </w:rPr>
        <w:t>分群方法比較表</w:t>
      </w:r>
      <w:r w:rsidR="00BD1EE3">
        <w:rPr>
          <w:rFonts w:ascii="Times New Roman" w:eastAsia="標楷體" w:hAnsi="Times New Roman"/>
          <w:sz w:val="24"/>
        </w:rPr>
        <w:fldChar w:fldCharType="begin"/>
      </w:r>
      <w:r w:rsidR="00BD1EE3">
        <w:rPr>
          <w:rFonts w:ascii="Times New Roman" w:eastAsia="標楷體" w:hAnsi="Times New Roman" w:hint="eastAsia"/>
          <w:sz w:val="24"/>
        </w:rPr>
        <w:instrText xml:space="preserve"> ADDIN EN.CITE &lt;EndNote&gt;&lt;Cite&gt;&lt;Author&gt;</w:instrText>
      </w:r>
      <w:r w:rsidR="00BD1EE3">
        <w:rPr>
          <w:rFonts w:ascii="Times New Roman" w:eastAsia="標楷體" w:hAnsi="Times New Roman" w:hint="eastAsia"/>
          <w:sz w:val="24"/>
        </w:rPr>
        <w:instrText>林宜瑩</w:instrText>
      </w:r>
      <w:r w:rsidR="00BD1EE3">
        <w:rPr>
          <w:rFonts w:ascii="Times New Roman" w:eastAsia="標楷體" w:hAnsi="Times New Roman" w:hint="eastAsia"/>
          <w:sz w:val="24"/>
        </w:rPr>
        <w:instrText>&lt;/Author&gt;&lt;Year&gt;2010&lt;/Year&gt;&lt;RecNum&gt;19&lt;/RecNum&gt;&lt;DisplayText&gt;(</w:instrText>
      </w:r>
      <w:r w:rsidR="00BD1EE3">
        <w:rPr>
          <w:rFonts w:ascii="Times New Roman" w:eastAsia="標楷體" w:hAnsi="Times New Roman" w:hint="eastAsia"/>
          <w:sz w:val="24"/>
        </w:rPr>
        <w:instrText>林宜瑩</w:instrText>
      </w:r>
      <w:r w:rsidR="00BD1EE3">
        <w:rPr>
          <w:rFonts w:ascii="Times New Roman" w:eastAsia="標楷體" w:hAnsi="Times New Roman" w:hint="eastAsia"/>
          <w:sz w:val="24"/>
        </w:rPr>
        <w:instrText>, 2010)&lt;/DisplayText&gt;&lt;record&gt;&lt;rec-number&gt;19&lt;/rec-number&gt;&lt;foreign-keys&gt;&lt;key app="EN" db-id="wafwfer04twvxhersz6xr2019zsswfxrwfas"&gt;19&lt;/key&gt;&lt;/foreign-keys&gt;&lt;ref-type name="Journal Article"&gt;17&lt;/ref-type&gt;&lt;contributors&gt;&lt;authors&gt;&lt;author&gt;&lt;style face="normal" font="default" charset="136" size="100%"&gt;</w:instrText>
      </w:r>
      <w:r w:rsidR="00BD1EE3">
        <w:rPr>
          <w:rFonts w:ascii="Times New Roman" w:eastAsia="標楷體" w:hAnsi="Times New Roman" w:hint="eastAsia"/>
          <w:sz w:val="24"/>
        </w:rPr>
        <w:instrText>林宜瑩</w:instrText>
      </w:r>
      <w:r w:rsidR="00BD1EE3">
        <w:rPr>
          <w:rFonts w:ascii="Times New Roman" w:eastAsia="標楷體" w:hAnsi="Times New Roman" w:hint="eastAsia"/>
          <w:sz w:val="24"/>
        </w:rPr>
        <w:instrText>&lt;/style&gt;&lt;/author&gt;&lt;/authors&gt;&lt;/contributors&gt;&lt;titles&gt;&lt;title&gt;&lt;style face="normal" font="default" charset="136" size="100%"&gt;</w:instrText>
      </w:r>
      <w:r w:rsidR="00BD1EE3">
        <w:rPr>
          <w:rFonts w:ascii="Times New Roman" w:eastAsia="標楷體" w:hAnsi="Times New Roman" w:hint="eastAsia"/>
          <w:sz w:val="24"/>
        </w:rPr>
        <w:instrText>利用時間因子與名詞片語之文獻主題追蹤法</w:instrText>
      </w:r>
      <w:r w:rsidR="00BD1EE3">
        <w:rPr>
          <w:rFonts w:ascii="Times New Roman" w:eastAsia="標楷體" w:hAnsi="Times New Roman" w:hint="eastAsia"/>
          <w:sz w:val="24"/>
        </w:rPr>
        <w:instrText>&lt;/style&gt;&lt;/title&gt;&lt;secondary-title&gt;&lt;style face="normal" font="default" charset="136" size="100%"&gt;</w:instrText>
      </w:r>
      <w:r w:rsidR="00BD1EE3">
        <w:rPr>
          <w:rFonts w:ascii="Times New Roman" w:eastAsia="標楷體" w:hAnsi="Times New Roman" w:hint="eastAsia"/>
          <w:sz w:val="24"/>
        </w:rPr>
        <w:instrText>國立成功大學</w:instrText>
      </w:r>
      <w:r w:rsidR="00BD1EE3">
        <w:rPr>
          <w:rFonts w:ascii="Times New Roman" w:eastAsia="標楷體" w:hAnsi="Times New Roman" w:hint="eastAsia"/>
          <w:sz w:val="24"/>
        </w:rPr>
        <w:instrText>&lt;/style&gt;&lt;/secondary-title&gt;&lt;/titles&gt;&lt;periodical&gt;&lt;full-title&gt;</w:instrText>
      </w:r>
      <w:r w:rsidR="00BD1EE3">
        <w:rPr>
          <w:rFonts w:ascii="Times New Roman" w:eastAsia="標楷體" w:hAnsi="Times New Roman" w:hint="eastAsia"/>
          <w:sz w:val="24"/>
        </w:rPr>
        <w:instrText>國立成功大學</w:instrText>
      </w:r>
      <w:r w:rsidR="00BD1EE3">
        <w:rPr>
          <w:rFonts w:ascii="Times New Roman" w:eastAsia="標楷體" w:hAnsi="Times New Roman" w:hint="eastAsia"/>
          <w:sz w:val="24"/>
        </w:rPr>
        <w:instrText>&lt;/full-title&gt;&lt;/periodical&gt;&lt;dates&gt;&lt;year&gt;2010&lt;/year&gt;&lt;/dates&gt;&lt;orig-pub&gt;&lt;style face="normal" font="default" charset="136" size="100%"&gt;</w:instrText>
      </w:r>
      <w:r w:rsidR="00BD1EE3">
        <w:rPr>
          <w:rFonts w:ascii="Times New Roman" w:eastAsia="標楷體" w:hAnsi="Times New Roman" w:hint="eastAsia"/>
          <w:sz w:val="24"/>
        </w:rPr>
        <w:instrText>國立成功大學</w:instrText>
      </w:r>
      <w:r w:rsidR="00BD1EE3">
        <w:rPr>
          <w:rFonts w:ascii="Times New Roman" w:eastAsia="標楷體" w:hAnsi="Times New Roman" w:hint="eastAsia"/>
          <w:sz w:val="24"/>
        </w:rPr>
        <w:instrText>&lt;/style&gt;&lt;/orig-pub&gt;&lt;urls&gt;&lt;/urls&gt;&lt;/record&gt;&lt;/Cite&gt;&lt;/EndNote&gt;</w:instrText>
      </w:r>
      <w:r w:rsidR="00BD1EE3">
        <w:rPr>
          <w:rFonts w:ascii="Times New Roman" w:eastAsia="標楷體" w:hAnsi="Times New Roman"/>
          <w:sz w:val="24"/>
        </w:rPr>
        <w:fldChar w:fldCharType="separate"/>
      </w:r>
      <w:r w:rsidR="00BD1EE3">
        <w:rPr>
          <w:rFonts w:ascii="Times New Roman" w:eastAsia="標楷體" w:hAnsi="Times New Roman" w:hint="eastAsia"/>
          <w:noProof/>
          <w:sz w:val="24"/>
        </w:rPr>
        <w:t>(</w:t>
      </w:r>
      <w:hyperlink w:anchor="_ENREF_41" w:tooltip="林宜瑩, 2010 #19" w:history="1">
        <w:r w:rsidR="00BF6AFD">
          <w:rPr>
            <w:rFonts w:ascii="Times New Roman" w:eastAsia="標楷體" w:hAnsi="Times New Roman" w:hint="eastAsia"/>
            <w:noProof/>
            <w:sz w:val="24"/>
          </w:rPr>
          <w:t>林宜瑩</w:t>
        </w:r>
        <w:r w:rsidR="00BF6AFD">
          <w:rPr>
            <w:rFonts w:ascii="Times New Roman" w:eastAsia="標楷體" w:hAnsi="Times New Roman" w:hint="eastAsia"/>
            <w:noProof/>
            <w:sz w:val="24"/>
          </w:rPr>
          <w:t>, 2010</w:t>
        </w:r>
      </w:hyperlink>
      <w:r w:rsidR="00BD1EE3">
        <w:rPr>
          <w:rFonts w:ascii="Times New Roman" w:eastAsia="標楷體" w:hAnsi="Times New Roman" w:hint="eastAsia"/>
          <w:noProof/>
          <w:sz w:val="24"/>
        </w:rPr>
        <w:t>)</w:t>
      </w:r>
      <w:bookmarkEnd w:id="35"/>
      <w:r w:rsidR="00BD1EE3">
        <w:rPr>
          <w:rFonts w:ascii="Times New Roman" w:eastAsia="標楷體" w:hAnsi="Times New Roman"/>
          <w:sz w:val="24"/>
        </w:rPr>
        <w:fldChar w:fldCharType="end"/>
      </w:r>
    </w:p>
    <w:tbl>
      <w:tblPr>
        <w:tblStyle w:val="ad"/>
        <w:tblW w:w="0" w:type="auto"/>
        <w:tblLook w:val="04A0" w:firstRow="1" w:lastRow="0" w:firstColumn="1" w:lastColumn="0" w:noHBand="0" w:noVBand="1"/>
      </w:tblPr>
      <w:tblGrid>
        <w:gridCol w:w="1809"/>
        <w:gridCol w:w="3276"/>
        <w:gridCol w:w="3277"/>
      </w:tblGrid>
      <w:tr w:rsidR="00614652" w14:paraId="3E870C50" w14:textId="77777777" w:rsidTr="00614652">
        <w:tc>
          <w:tcPr>
            <w:tcW w:w="1809" w:type="dxa"/>
            <w:vAlign w:val="center"/>
          </w:tcPr>
          <w:p w14:paraId="5B791CDD" w14:textId="77777777" w:rsidR="00614652" w:rsidRDefault="00614652" w:rsidP="00614652">
            <w:pPr>
              <w:spacing w:line="360" w:lineRule="auto"/>
              <w:jc w:val="center"/>
              <w:rPr>
                <w:rFonts w:ascii="Times New Roman" w:eastAsia="標楷體" w:hAnsi="Times New Roman"/>
              </w:rPr>
            </w:pPr>
          </w:p>
        </w:tc>
        <w:tc>
          <w:tcPr>
            <w:tcW w:w="3276" w:type="dxa"/>
            <w:vAlign w:val="center"/>
          </w:tcPr>
          <w:p w14:paraId="50552805" w14:textId="3F66A49D" w:rsidR="00614652" w:rsidRDefault="00614652" w:rsidP="00614652">
            <w:pPr>
              <w:spacing w:line="360" w:lineRule="auto"/>
              <w:jc w:val="center"/>
              <w:rPr>
                <w:rFonts w:ascii="Times New Roman" w:eastAsia="標楷體" w:hAnsi="Times New Roman"/>
              </w:rPr>
            </w:pPr>
            <w:r>
              <w:rPr>
                <w:rFonts w:ascii="Times New Roman" w:eastAsia="標楷體" w:hAnsi="Times New Roman" w:hint="eastAsia"/>
              </w:rPr>
              <w:t>優點</w:t>
            </w:r>
          </w:p>
        </w:tc>
        <w:tc>
          <w:tcPr>
            <w:tcW w:w="3277" w:type="dxa"/>
            <w:vAlign w:val="center"/>
          </w:tcPr>
          <w:p w14:paraId="6DED2A92" w14:textId="72F04807" w:rsidR="00614652" w:rsidRDefault="00614652" w:rsidP="00614652">
            <w:pPr>
              <w:spacing w:line="360" w:lineRule="auto"/>
              <w:jc w:val="center"/>
              <w:rPr>
                <w:rFonts w:ascii="Times New Roman" w:eastAsia="標楷體" w:hAnsi="Times New Roman"/>
              </w:rPr>
            </w:pPr>
            <w:r>
              <w:rPr>
                <w:rFonts w:ascii="Times New Roman" w:eastAsia="標楷體" w:hAnsi="Times New Roman" w:hint="eastAsia"/>
              </w:rPr>
              <w:t>缺點</w:t>
            </w:r>
          </w:p>
        </w:tc>
      </w:tr>
      <w:tr w:rsidR="00614652" w14:paraId="79A0E79A" w14:textId="77777777" w:rsidTr="00614652">
        <w:tc>
          <w:tcPr>
            <w:tcW w:w="1809" w:type="dxa"/>
            <w:vAlign w:val="center"/>
          </w:tcPr>
          <w:p w14:paraId="5DF03AD8" w14:textId="11123296" w:rsidR="00614652" w:rsidRDefault="00614652" w:rsidP="00614652">
            <w:pPr>
              <w:spacing w:line="360" w:lineRule="auto"/>
              <w:jc w:val="center"/>
              <w:rPr>
                <w:rFonts w:ascii="Times New Roman" w:eastAsia="標楷體" w:hAnsi="Times New Roman"/>
              </w:rPr>
            </w:pPr>
            <w:proofErr w:type="gramStart"/>
            <w:r>
              <w:rPr>
                <w:rFonts w:ascii="Times New Roman" w:eastAsia="標楷體" w:hAnsi="Times New Roman" w:hint="eastAsia"/>
              </w:rPr>
              <w:t>分割式分群</w:t>
            </w:r>
            <w:proofErr w:type="gramEnd"/>
          </w:p>
        </w:tc>
        <w:tc>
          <w:tcPr>
            <w:tcW w:w="3276" w:type="dxa"/>
            <w:vAlign w:val="center"/>
          </w:tcPr>
          <w:p w14:paraId="640E4BE1" w14:textId="19499B46" w:rsidR="00614652" w:rsidRDefault="00614652" w:rsidP="00614652">
            <w:pPr>
              <w:spacing w:line="360" w:lineRule="auto"/>
              <w:jc w:val="both"/>
              <w:rPr>
                <w:rFonts w:ascii="Times New Roman" w:eastAsia="標楷體" w:hAnsi="Times New Roman"/>
              </w:rPr>
            </w:pPr>
            <w:r>
              <w:rPr>
                <w:rFonts w:ascii="Times New Roman" w:eastAsia="標楷體" w:hAnsi="Times New Roman" w:hint="eastAsia"/>
              </w:rPr>
              <w:t>運算成本低且適用於大量文件分群</w:t>
            </w:r>
          </w:p>
        </w:tc>
        <w:tc>
          <w:tcPr>
            <w:tcW w:w="3277" w:type="dxa"/>
            <w:vAlign w:val="center"/>
          </w:tcPr>
          <w:p w14:paraId="1381E7A9" w14:textId="5CA3921A" w:rsidR="00614652" w:rsidRDefault="00614652" w:rsidP="00614652">
            <w:pPr>
              <w:spacing w:line="360" w:lineRule="auto"/>
              <w:jc w:val="both"/>
              <w:rPr>
                <w:rFonts w:ascii="Times New Roman" w:eastAsia="標楷體" w:hAnsi="Times New Roman"/>
              </w:rPr>
            </w:pPr>
            <w:r>
              <w:rPr>
                <w:rFonts w:ascii="Times New Roman" w:eastAsia="標楷體" w:hAnsi="Times New Roman" w:hint="eastAsia"/>
              </w:rPr>
              <w:t>分群結果易</w:t>
            </w:r>
            <w:proofErr w:type="gramStart"/>
            <w:r>
              <w:rPr>
                <w:rFonts w:ascii="Times New Roman" w:eastAsia="標楷體" w:hAnsi="Times New Roman" w:hint="eastAsia"/>
              </w:rPr>
              <w:t>受初始群心</w:t>
            </w:r>
            <w:proofErr w:type="gramEnd"/>
            <w:r>
              <w:rPr>
                <w:rFonts w:ascii="Times New Roman" w:eastAsia="標楷體" w:hAnsi="Times New Roman" w:hint="eastAsia"/>
              </w:rPr>
              <w:t>以及離群值影響</w:t>
            </w:r>
          </w:p>
        </w:tc>
      </w:tr>
      <w:tr w:rsidR="00614652" w14:paraId="239DA719" w14:textId="77777777" w:rsidTr="00614652">
        <w:tc>
          <w:tcPr>
            <w:tcW w:w="1809" w:type="dxa"/>
            <w:vAlign w:val="center"/>
          </w:tcPr>
          <w:p w14:paraId="2CE1FB67" w14:textId="022B6AA1" w:rsidR="00614652" w:rsidRDefault="00614652" w:rsidP="00614652">
            <w:pPr>
              <w:spacing w:line="360" w:lineRule="auto"/>
              <w:jc w:val="center"/>
              <w:rPr>
                <w:rFonts w:ascii="Times New Roman" w:eastAsia="標楷體" w:hAnsi="Times New Roman"/>
              </w:rPr>
            </w:pPr>
            <w:proofErr w:type="gramStart"/>
            <w:r>
              <w:rPr>
                <w:rFonts w:ascii="Times New Roman" w:eastAsia="標楷體" w:hAnsi="Times New Roman" w:hint="eastAsia"/>
              </w:rPr>
              <w:t>階層式分群</w:t>
            </w:r>
            <w:proofErr w:type="gramEnd"/>
          </w:p>
        </w:tc>
        <w:tc>
          <w:tcPr>
            <w:tcW w:w="3276" w:type="dxa"/>
            <w:vAlign w:val="center"/>
          </w:tcPr>
          <w:p w14:paraId="74766D04" w14:textId="32DE2079" w:rsidR="00614652" w:rsidRDefault="00614652" w:rsidP="00614652">
            <w:pPr>
              <w:spacing w:line="360" w:lineRule="auto"/>
              <w:jc w:val="both"/>
              <w:rPr>
                <w:rFonts w:ascii="Times New Roman" w:eastAsia="標楷體" w:hAnsi="Times New Roman"/>
              </w:rPr>
            </w:pPr>
            <w:r>
              <w:rPr>
                <w:rFonts w:ascii="Times New Roman" w:eastAsia="標楷體" w:hAnsi="Times New Roman" w:hint="eastAsia"/>
              </w:rPr>
              <w:t>分群結果較其他方法為佳</w:t>
            </w:r>
          </w:p>
        </w:tc>
        <w:tc>
          <w:tcPr>
            <w:tcW w:w="3277" w:type="dxa"/>
            <w:vAlign w:val="center"/>
          </w:tcPr>
          <w:p w14:paraId="7E41210B" w14:textId="72C2CF40" w:rsidR="00614652" w:rsidRDefault="00614652" w:rsidP="00614652">
            <w:pPr>
              <w:spacing w:line="360" w:lineRule="auto"/>
              <w:jc w:val="both"/>
              <w:rPr>
                <w:rFonts w:ascii="Times New Roman" w:eastAsia="標楷體" w:hAnsi="Times New Roman"/>
              </w:rPr>
            </w:pPr>
            <w:r>
              <w:rPr>
                <w:rFonts w:ascii="Times New Roman" w:eastAsia="標楷體" w:hAnsi="Times New Roman" w:hint="eastAsia"/>
              </w:rPr>
              <w:t>分群結果易受到門檻值影響且運算時間長、成本高</w:t>
            </w:r>
          </w:p>
        </w:tc>
      </w:tr>
      <w:tr w:rsidR="00614652" w14:paraId="448DDF77" w14:textId="77777777" w:rsidTr="00614652">
        <w:tc>
          <w:tcPr>
            <w:tcW w:w="1809" w:type="dxa"/>
            <w:vAlign w:val="center"/>
          </w:tcPr>
          <w:p w14:paraId="7220268C" w14:textId="5008416E" w:rsidR="00614652" w:rsidRDefault="00614652" w:rsidP="00614652">
            <w:pPr>
              <w:spacing w:line="360" w:lineRule="auto"/>
              <w:jc w:val="center"/>
              <w:rPr>
                <w:rFonts w:ascii="Times New Roman" w:eastAsia="標楷體" w:hAnsi="Times New Roman"/>
              </w:rPr>
            </w:pPr>
            <w:proofErr w:type="gramStart"/>
            <w:r>
              <w:rPr>
                <w:rFonts w:ascii="Times New Roman" w:eastAsia="標楷體" w:hAnsi="Times New Roman" w:hint="eastAsia"/>
              </w:rPr>
              <w:t>密度式分群</w:t>
            </w:r>
            <w:proofErr w:type="gramEnd"/>
          </w:p>
        </w:tc>
        <w:tc>
          <w:tcPr>
            <w:tcW w:w="3276" w:type="dxa"/>
            <w:vAlign w:val="center"/>
          </w:tcPr>
          <w:p w14:paraId="5673B91A" w14:textId="6C7E1473" w:rsidR="00614652" w:rsidRDefault="00614652" w:rsidP="00614652">
            <w:pPr>
              <w:spacing w:line="360" w:lineRule="auto"/>
              <w:jc w:val="both"/>
              <w:rPr>
                <w:rFonts w:ascii="Times New Roman" w:eastAsia="標楷體" w:hAnsi="Times New Roman"/>
              </w:rPr>
            </w:pPr>
            <w:r>
              <w:rPr>
                <w:rFonts w:ascii="Times New Roman" w:eastAsia="標楷體" w:hAnsi="Times New Roman" w:hint="eastAsia"/>
              </w:rPr>
              <w:t>對於雜訊值的容忍度較高</w:t>
            </w:r>
          </w:p>
        </w:tc>
        <w:tc>
          <w:tcPr>
            <w:tcW w:w="3277" w:type="dxa"/>
            <w:vAlign w:val="center"/>
          </w:tcPr>
          <w:p w14:paraId="3090F82F" w14:textId="2318F8F0" w:rsidR="00614652" w:rsidRDefault="00614652" w:rsidP="00614652">
            <w:pPr>
              <w:spacing w:line="360" w:lineRule="auto"/>
              <w:jc w:val="both"/>
              <w:rPr>
                <w:rFonts w:ascii="Times New Roman" w:eastAsia="標楷體" w:hAnsi="Times New Roman"/>
              </w:rPr>
            </w:pPr>
            <w:r>
              <w:rPr>
                <w:rFonts w:ascii="Times New Roman" w:eastAsia="標楷體" w:hAnsi="Times New Roman" w:hint="eastAsia"/>
              </w:rPr>
              <w:t>不適用於大型資料集合</w:t>
            </w:r>
          </w:p>
        </w:tc>
      </w:tr>
      <w:tr w:rsidR="00614652" w14:paraId="0E574FCD" w14:textId="77777777" w:rsidTr="00614652">
        <w:tc>
          <w:tcPr>
            <w:tcW w:w="1809" w:type="dxa"/>
            <w:vAlign w:val="center"/>
          </w:tcPr>
          <w:p w14:paraId="11C2C182" w14:textId="21F2870B" w:rsidR="00614652" w:rsidRDefault="00614652" w:rsidP="00614652">
            <w:pPr>
              <w:spacing w:line="360" w:lineRule="auto"/>
              <w:jc w:val="center"/>
              <w:rPr>
                <w:rFonts w:ascii="Times New Roman" w:eastAsia="標楷體" w:hAnsi="Times New Roman"/>
              </w:rPr>
            </w:pPr>
            <w:r>
              <w:rPr>
                <w:rFonts w:ascii="Times New Roman" w:eastAsia="標楷體" w:hAnsi="Times New Roman" w:hint="eastAsia"/>
              </w:rPr>
              <w:t>網格式分群</w:t>
            </w:r>
          </w:p>
        </w:tc>
        <w:tc>
          <w:tcPr>
            <w:tcW w:w="3276" w:type="dxa"/>
            <w:vAlign w:val="center"/>
          </w:tcPr>
          <w:p w14:paraId="77865391" w14:textId="1E47E4D4" w:rsidR="00614652" w:rsidRDefault="00614652" w:rsidP="00614652">
            <w:pPr>
              <w:spacing w:line="360" w:lineRule="auto"/>
              <w:jc w:val="both"/>
              <w:rPr>
                <w:rFonts w:ascii="Times New Roman" w:eastAsia="標楷體" w:hAnsi="Times New Roman"/>
              </w:rPr>
            </w:pPr>
            <w:r>
              <w:rPr>
                <w:rFonts w:ascii="Times New Roman" w:eastAsia="標楷體" w:hAnsi="Times New Roman" w:hint="eastAsia"/>
              </w:rPr>
              <w:t>運算效率較好</w:t>
            </w:r>
          </w:p>
        </w:tc>
        <w:tc>
          <w:tcPr>
            <w:tcW w:w="3277" w:type="dxa"/>
            <w:vAlign w:val="center"/>
          </w:tcPr>
          <w:p w14:paraId="7740DC7B" w14:textId="111369ED" w:rsidR="00614652" w:rsidRDefault="00614652" w:rsidP="00614652">
            <w:pPr>
              <w:spacing w:line="360" w:lineRule="auto"/>
              <w:jc w:val="both"/>
              <w:rPr>
                <w:rFonts w:ascii="Times New Roman" w:eastAsia="標楷體" w:hAnsi="Times New Roman"/>
              </w:rPr>
            </w:pPr>
            <w:r>
              <w:rPr>
                <w:rFonts w:ascii="Times New Roman" w:eastAsia="標楷體" w:hAnsi="Times New Roman" w:hint="eastAsia"/>
              </w:rPr>
              <w:t>分群品質易受到邊界影響且複雜度高</w:t>
            </w:r>
          </w:p>
        </w:tc>
      </w:tr>
    </w:tbl>
    <w:p w14:paraId="2A2898A5" w14:textId="77777777" w:rsidR="004E16DE" w:rsidRDefault="004E16DE" w:rsidP="004E16DE">
      <w:pPr>
        <w:spacing w:line="360" w:lineRule="auto"/>
        <w:jc w:val="both"/>
        <w:rPr>
          <w:rFonts w:ascii="Times New Roman" w:eastAsia="標楷體" w:hAnsi="Times New Roman"/>
          <w:shd w:val="pct15" w:color="auto" w:fill="FFFFFF"/>
        </w:rPr>
      </w:pPr>
    </w:p>
    <w:p w14:paraId="1C2C56BE" w14:textId="66639321" w:rsidR="00951B2F" w:rsidRPr="007305A6" w:rsidRDefault="007305A6" w:rsidP="007305A6">
      <w:pPr>
        <w:spacing w:line="360" w:lineRule="auto"/>
        <w:jc w:val="both"/>
        <w:rPr>
          <w:rFonts w:ascii="Times New Roman" w:eastAsia="標楷體" w:hAnsi="Times New Roman"/>
        </w:rPr>
      </w:pPr>
      <w:r>
        <w:rPr>
          <w:rFonts w:ascii="Times New Roman" w:eastAsia="標楷體" w:hAnsi="Times New Roman" w:hint="eastAsia"/>
        </w:rPr>
        <w:lastRenderedPageBreak/>
        <w:t xml:space="preserve">    </w:t>
      </w:r>
      <w:proofErr w:type="gramStart"/>
      <w:r w:rsidRPr="007305A6">
        <w:rPr>
          <w:rFonts w:ascii="Times New Roman" w:eastAsia="標楷體" w:hAnsi="Times New Roman" w:hint="eastAsia"/>
        </w:rPr>
        <w:t>分割式分群</w:t>
      </w:r>
      <w:proofErr w:type="gramEnd"/>
      <w:r w:rsidR="004E16DE" w:rsidRPr="007305A6">
        <w:rPr>
          <w:rFonts w:ascii="Times New Roman" w:eastAsia="標楷體" w:hAnsi="Times New Roman" w:hint="eastAsia"/>
        </w:rPr>
        <w:t>做法為先指定欲分群</w:t>
      </w:r>
      <w:proofErr w:type="gramStart"/>
      <w:r w:rsidR="004E16DE" w:rsidRPr="007305A6">
        <w:rPr>
          <w:rFonts w:ascii="Times New Roman" w:eastAsia="標楷體" w:hAnsi="Times New Roman" w:hint="eastAsia"/>
        </w:rPr>
        <w:t>的群數</w:t>
      </w:r>
      <w:proofErr w:type="gramEnd"/>
      <w:r w:rsidR="004E16DE" w:rsidRPr="007305A6">
        <w:rPr>
          <w:rFonts w:ascii="Times New Roman" w:eastAsia="標楷體" w:hAnsi="Times New Roman" w:hint="eastAsia"/>
        </w:rPr>
        <w:t>，藉著</w:t>
      </w:r>
      <w:proofErr w:type="gramStart"/>
      <w:r w:rsidR="004E16DE" w:rsidRPr="007305A6">
        <w:rPr>
          <w:rFonts w:ascii="Times New Roman" w:eastAsia="標楷體" w:hAnsi="Times New Roman" w:hint="eastAsia"/>
        </w:rPr>
        <w:t>反覆疊代運算</w:t>
      </w:r>
      <w:proofErr w:type="gramEnd"/>
      <w:r w:rsidR="004E16DE" w:rsidRPr="007305A6">
        <w:rPr>
          <w:rFonts w:ascii="Times New Roman" w:eastAsia="標楷體" w:hAnsi="Times New Roman" w:hint="eastAsia"/>
        </w:rPr>
        <w:t>，降低誤差目標函數的值，直到目標函數不再變化，即達到分群的最後結果</w:t>
      </w:r>
      <w:r>
        <w:rPr>
          <w:rFonts w:ascii="Times New Roman" w:eastAsia="標楷體" w:hAnsi="Times New Roman" w:hint="eastAsia"/>
        </w:rPr>
        <w:t>；其中</w:t>
      </w:r>
      <w:r w:rsidR="004E16DE" w:rsidRPr="007305A6">
        <w:rPr>
          <w:rFonts w:ascii="Times New Roman" w:eastAsia="標楷體" w:hAnsi="Times New Roman" w:hint="eastAsia"/>
        </w:rPr>
        <w:t>K-means</w:t>
      </w:r>
      <w:proofErr w:type="gramStart"/>
      <w:r w:rsidR="004E16DE" w:rsidRPr="007305A6">
        <w:rPr>
          <w:rFonts w:ascii="Times New Roman" w:eastAsia="標楷體" w:hAnsi="Times New Roman" w:hint="eastAsia"/>
        </w:rPr>
        <w:t>分群法即</w:t>
      </w:r>
      <w:proofErr w:type="gramEnd"/>
      <w:r w:rsidR="004E16DE" w:rsidRPr="007305A6">
        <w:rPr>
          <w:rFonts w:ascii="Times New Roman" w:eastAsia="標楷體" w:hAnsi="Times New Roman" w:hint="eastAsia"/>
        </w:rPr>
        <w:t>是常見的分割</w:t>
      </w:r>
      <w:proofErr w:type="gramStart"/>
      <w:r w:rsidR="004E16DE" w:rsidRPr="007305A6">
        <w:rPr>
          <w:rFonts w:ascii="Times New Roman" w:eastAsia="標楷體" w:hAnsi="Times New Roman" w:hint="eastAsia"/>
        </w:rPr>
        <w:t>式分群法</w:t>
      </w:r>
      <w:proofErr w:type="gramEnd"/>
      <w:r>
        <w:rPr>
          <w:rFonts w:ascii="Times New Roman" w:eastAsia="標楷體" w:hAnsi="Times New Roman" w:hint="eastAsia"/>
        </w:rPr>
        <w:t>，</w:t>
      </w:r>
      <w:r w:rsidR="00DA535F" w:rsidRPr="007305A6">
        <w:rPr>
          <w:rFonts w:ascii="Times New Roman" w:eastAsia="標楷體" w:hAnsi="Times New Roman" w:hint="eastAsia"/>
        </w:rPr>
        <w:t>也是推薦系統中常用之</w:t>
      </w:r>
      <w:proofErr w:type="gramStart"/>
      <w:r w:rsidR="00DA535F" w:rsidRPr="007305A6">
        <w:rPr>
          <w:rFonts w:ascii="Times New Roman" w:eastAsia="標楷體" w:hAnsi="Times New Roman" w:hint="eastAsia"/>
        </w:rPr>
        <w:t>分群法</w:t>
      </w:r>
      <w:proofErr w:type="gramEnd"/>
      <w:r>
        <w:rPr>
          <w:rFonts w:ascii="Times New Roman" w:eastAsia="標楷體" w:hAnsi="Times New Roman"/>
        </w:rPr>
        <w:fldChar w:fldCharType="begin"/>
      </w:r>
      <w:r>
        <w:rPr>
          <w:rFonts w:ascii="Times New Roman" w:eastAsia="標楷體" w:hAnsi="Times New Roman"/>
        </w:rPr>
        <w:instrText xml:space="preserve"> ADDIN EN.CITE &lt;EndNote&gt;&lt;Cite&gt;&lt;Author&gt;Isinkaye&lt;/Author&gt;&lt;Year&gt;2016&lt;/Year&gt;&lt;RecNum&gt;27&lt;/RecNum&gt;&lt;DisplayText&gt;(Isinkaye et al., 2016)&lt;/DisplayText&gt;&lt;record&gt;&lt;rec-number&gt;27&lt;/rec-number&gt;&lt;foreign-keys&gt;&lt;key app="EN" db-id="wafwfer04twvxhersz6xr2019zsswfxrwfas"&gt;27&lt;/key&gt;&lt;/foreign-keys&gt;&lt;ref-type name="Journal Article"&gt;17&lt;/ref-type&gt;&lt;contributors&gt;&lt;authors&gt;&lt;author&gt;Isinkaye, F. O.&lt;/author&gt;&lt;author&gt;Folajimi, Y. O.&lt;/author&gt;&lt;author&gt;Ojokoh, B. A.&lt;/author&gt;&lt;/authors&gt;&lt;/contributors&gt;&lt;titles&gt;&lt;title&gt;Recommendation systems: Principles, methods and evaluation&lt;/title&gt;&lt;secondary-title&gt;Egyptian Informatics Journal&lt;/secondary-title&gt;&lt;/titles&gt;&lt;periodical&gt;&lt;full-title&gt;Egyptian Informatics Journal&lt;/full-title&gt;&lt;/periodical&gt;&lt;keywords&gt;&lt;keyword&gt;Collaborative filtering&lt;/keyword&gt;&lt;keyword&gt;Content-based filtering&lt;/keyword&gt;&lt;keyword&gt;Hybrid filtering technique&lt;/keyword&gt;&lt;keyword&gt;Recommendation systems&lt;/keyword&gt;&lt;keyword&gt;Evaluation&lt;/keyword&gt;&lt;/keywords&gt;&lt;dates&gt;&lt;year&gt;2016&lt;/year&gt;&lt;/dates&gt;&lt;isbn&gt;1110-8665&lt;/isbn&gt;&lt;urls&gt;&lt;related-urls&gt;&lt;url&gt;http://www.sciencedirect.com/science/article/pii/S1110866515000341&lt;/url&gt;&lt;/related-urls&gt;&lt;/urls&gt;&lt;electronic-resource-num&gt;http://dx.doi.org/10.1016/j.eij.2015.06.005&lt;/electronic-resource-num&gt;&lt;/record&gt;&lt;/Cite&gt;&lt;/EndNote&gt;</w:instrText>
      </w:r>
      <w:r>
        <w:rPr>
          <w:rFonts w:ascii="Times New Roman" w:eastAsia="標楷體" w:hAnsi="Times New Roman"/>
        </w:rPr>
        <w:fldChar w:fldCharType="separate"/>
      </w:r>
      <w:r>
        <w:rPr>
          <w:rFonts w:ascii="Times New Roman" w:eastAsia="標楷體" w:hAnsi="Times New Roman"/>
          <w:noProof/>
        </w:rPr>
        <w:t>(</w:t>
      </w:r>
      <w:hyperlink w:anchor="_ENREF_15" w:tooltip="Isinkaye, 2016 #27" w:history="1">
        <w:r w:rsidR="00BF6AFD">
          <w:rPr>
            <w:rFonts w:ascii="Times New Roman" w:eastAsia="標楷體" w:hAnsi="Times New Roman"/>
            <w:noProof/>
          </w:rPr>
          <w:t>Isinkaye et al., 2016</w:t>
        </w:r>
      </w:hyperlink>
      <w:r>
        <w:rPr>
          <w:rFonts w:ascii="Times New Roman" w:eastAsia="標楷體" w:hAnsi="Times New Roman"/>
          <w:noProof/>
        </w:rPr>
        <w:t>)</w:t>
      </w:r>
      <w:r>
        <w:rPr>
          <w:rFonts w:ascii="Times New Roman" w:eastAsia="標楷體" w:hAnsi="Times New Roman"/>
        </w:rPr>
        <w:fldChar w:fldCharType="end"/>
      </w:r>
      <w:r w:rsidR="00F94A94" w:rsidRPr="007305A6">
        <w:rPr>
          <w:rFonts w:hint="eastAsia"/>
        </w:rPr>
        <w:t>。</w:t>
      </w:r>
      <w:r w:rsidR="00DA535F" w:rsidRPr="00117AA6">
        <w:rPr>
          <w:rFonts w:ascii="Times New Roman" w:eastAsia="標楷體" w:hAnsi="Times New Roman" w:hint="eastAsia"/>
        </w:rPr>
        <w:t>以下將針對</w:t>
      </w:r>
      <w:r w:rsidR="00823807" w:rsidRPr="00117AA6">
        <w:rPr>
          <w:rFonts w:ascii="Times New Roman" w:eastAsia="標楷體" w:hAnsi="Times New Roman" w:hint="eastAsia"/>
        </w:rPr>
        <w:t>K</w:t>
      </w:r>
      <w:r w:rsidR="00823807" w:rsidRPr="00117AA6">
        <w:rPr>
          <w:rFonts w:ascii="Times New Roman" w:eastAsia="標楷體" w:hAnsi="Times New Roman"/>
        </w:rPr>
        <w:t>-means</w:t>
      </w:r>
      <w:proofErr w:type="gramStart"/>
      <w:r w:rsidR="00533159" w:rsidRPr="00117AA6">
        <w:rPr>
          <w:rFonts w:ascii="Times New Roman" w:eastAsia="標楷體" w:hAnsi="Times New Roman" w:hint="eastAsia"/>
        </w:rPr>
        <w:t>分群法</w:t>
      </w:r>
      <w:r w:rsidR="00DA535F" w:rsidRPr="00117AA6">
        <w:rPr>
          <w:rFonts w:ascii="Times New Roman" w:eastAsia="標楷體" w:hAnsi="Times New Roman" w:hint="eastAsia"/>
        </w:rPr>
        <w:t>進行</w:t>
      </w:r>
      <w:proofErr w:type="gramEnd"/>
      <w:r w:rsidR="00DA535F" w:rsidRPr="00117AA6">
        <w:rPr>
          <w:rFonts w:ascii="Times New Roman" w:eastAsia="標楷體" w:hAnsi="Times New Roman" w:hint="eastAsia"/>
        </w:rPr>
        <w:t>說明。</w:t>
      </w:r>
      <w:r w:rsidR="00533159" w:rsidRPr="00117AA6">
        <w:rPr>
          <w:rFonts w:ascii="Times New Roman" w:eastAsia="標楷體" w:hAnsi="Times New Roman" w:hint="eastAsia"/>
        </w:rPr>
        <w:t>其作法是先選定</w:t>
      </w:r>
      <w:r w:rsidR="00533159" w:rsidRPr="00117AA6">
        <w:rPr>
          <w:rFonts w:ascii="Times New Roman" w:eastAsia="標楷體" w:hAnsi="Times New Roman" w:hint="eastAsia"/>
        </w:rPr>
        <w:t>k</w:t>
      </w:r>
      <w:r w:rsidR="00533159" w:rsidRPr="00117AA6">
        <w:rPr>
          <w:rFonts w:ascii="Times New Roman" w:eastAsia="標楷體" w:hAnsi="Times New Roman" w:hint="eastAsia"/>
        </w:rPr>
        <w:t>筆資料作為</w:t>
      </w:r>
      <w:proofErr w:type="gramStart"/>
      <w:r w:rsidR="00533159" w:rsidRPr="00117AA6">
        <w:rPr>
          <w:rFonts w:ascii="Times New Roman" w:eastAsia="標楷體" w:hAnsi="Times New Roman" w:hint="eastAsia"/>
        </w:rPr>
        <w:t>起始群心</w:t>
      </w:r>
      <w:proofErr w:type="gramEnd"/>
      <w:r w:rsidR="00F238C2" w:rsidRPr="00117AA6">
        <w:rPr>
          <w:rFonts w:ascii="Times New Roman" w:eastAsia="標楷體" w:hAnsi="Times New Roman" w:hint="eastAsia"/>
        </w:rPr>
        <w:t>，再將每一筆資料</w:t>
      </w:r>
      <w:r w:rsidR="00285464" w:rsidRPr="00117AA6">
        <w:rPr>
          <w:rFonts w:ascii="Times New Roman" w:eastAsia="標楷體" w:hAnsi="Times New Roman" w:hint="eastAsia"/>
        </w:rPr>
        <w:t>劃</w:t>
      </w:r>
      <w:r w:rsidR="00CD10ED" w:rsidRPr="00117AA6">
        <w:rPr>
          <w:rFonts w:ascii="Times New Roman" w:eastAsia="標楷體" w:hAnsi="Times New Roman" w:hint="eastAsia"/>
        </w:rPr>
        <w:t>分到與其距離最近</w:t>
      </w:r>
      <w:proofErr w:type="gramStart"/>
      <w:r w:rsidR="00CD10ED" w:rsidRPr="00117AA6">
        <w:rPr>
          <w:rFonts w:ascii="Times New Roman" w:eastAsia="標楷體" w:hAnsi="Times New Roman" w:hint="eastAsia"/>
        </w:rPr>
        <w:t>的群心之</w:t>
      </w:r>
      <w:proofErr w:type="gramEnd"/>
      <w:r w:rsidR="00CD10ED" w:rsidRPr="00117AA6">
        <w:rPr>
          <w:rFonts w:ascii="Times New Roman" w:eastAsia="標楷體" w:hAnsi="Times New Roman" w:hint="eastAsia"/>
        </w:rPr>
        <w:t>群集，經過反覆運算後，將資料分割為</w:t>
      </w:r>
      <w:r w:rsidR="00CD10ED" w:rsidRPr="00117AA6">
        <w:rPr>
          <w:rFonts w:ascii="Times New Roman" w:eastAsia="標楷體" w:hAnsi="Times New Roman" w:hint="eastAsia"/>
        </w:rPr>
        <w:t>k</w:t>
      </w:r>
      <w:proofErr w:type="gramStart"/>
      <w:r w:rsidR="00CD10ED" w:rsidRPr="00117AA6">
        <w:rPr>
          <w:rFonts w:ascii="Times New Roman" w:eastAsia="標楷體" w:hAnsi="Times New Roman" w:hint="eastAsia"/>
        </w:rPr>
        <w:t>個</w:t>
      </w:r>
      <w:proofErr w:type="gramEnd"/>
      <w:r w:rsidR="00CD10ED" w:rsidRPr="00117AA6">
        <w:rPr>
          <w:rFonts w:ascii="Times New Roman" w:eastAsia="標楷體" w:hAnsi="Times New Roman" w:hint="eastAsia"/>
        </w:rPr>
        <w:t>群集</w:t>
      </w:r>
      <w:r w:rsidR="00DA535F" w:rsidRPr="00117AA6">
        <w:rPr>
          <w:rFonts w:ascii="Times New Roman" w:eastAsia="標楷體" w:hAnsi="Times New Roman" w:hint="eastAsia"/>
        </w:rPr>
        <w:t>，詳細步驟如下</w:t>
      </w:r>
      <w:r w:rsidR="002632ED" w:rsidRPr="00117AA6">
        <w:rPr>
          <w:rFonts w:ascii="Times New Roman" w:eastAsia="標楷體" w:hAnsi="Times New Roman"/>
        </w:rPr>
        <w:fldChar w:fldCharType="begin"/>
      </w:r>
      <w:r w:rsidR="00117AA6">
        <w:rPr>
          <w:rFonts w:ascii="Times New Roman" w:eastAsia="標楷體" w:hAnsi="Times New Roman"/>
        </w:rPr>
        <w:instrText xml:space="preserve"> ADDIN EN.CITE &lt;EndNote&gt;&lt;Cite&gt;&lt;Author&gt;Mahdavi&lt;/Author&gt;&lt;Year&gt;2008&lt;/Year&gt;&lt;RecNum&gt;50&lt;/RecNum&gt;&lt;DisplayText&gt;(Mahdavi et al., 2008)&lt;/DisplayText&gt;&lt;record&gt;&lt;rec-number&gt;50&lt;/rec-number&gt;&lt;foreign-keys&gt;&lt;key app="EN" db-id="wafwfer04twvxhersz6xr2019zsswfxrwfas"&gt;50&lt;/key&gt;&lt;/foreign-keys&gt;&lt;ref-type name="Journal Article"&gt;17&lt;/ref-type&gt;&lt;contributors&gt;&lt;authors&gt;&lt;author&gt;Mahdavi, M.&lt;/author&gt;&lt;author&gt;Chehreghani, M. Haghir&lt;/author&gt;&lt;author&gt;Abolhassani, H.&lt;/author&gt;&lt;author&gt;Forsati, R.&lt;/author&gt;&lt;/authors&gt;&lt;/contributors&gt;&lt;titles&gt;&lt;title&gt;Novel meta-heuristic algorithms for clustering web documents&lt;/title&gt;&lt;secondary-title&gt;Applied Mathematics and Computation&lt;/secondary-title&gt;&lt;/titles&gt;&lt;periodical&gt;&lt;full-title&gt;Applied Mathematics and Computation&lt;/full-title&gt;&lt;/periodical&gt;&lt;pages&gt;441-451&lt;/pages&gt;&lt;volume&gt;201&lt;/volume&gt;&lt;number&gt;1–2&lt;/number&gt;&lt;keywords&gt;&lt;keyword&gt;Document clustering&lt;/keyword&gt;&lt;keyword&gt;Harmony search&lt;/keyword&gt;&lt;keyword&gt;K-Means&lt;/keyword&gt;&lt;keyword&gt;Optimization&lt;/keyword&gt;&lt;keyword&gt;Hybridization&lt;/keyword&gt;&lt;/keywords&gt;&lt;dates&gt;&lt;year&gt;2008&lt;/year&gt;&lt;pub-dates&gt;&lt;date&gt;7/15/&lt;/date&gt;&lt;/pub-dates&gt;&lt;/dates&gt;&lt;isbn&gt;0096-3003&lt;/isbn&gt;&lt;urls&gt;&lt;related-urls&gt;&lt;url&gt;http://www.sciencedirect.com/science/article/pii/S0096300307012209&lt;/url&gt;&lt;/related-urls&gt;&lt;/urls&gt;&lt;electronic-resource-num&gt;http://dx.doi.org/10.1016/j.amc.2007.12.058&lt;/electronic-resource-num&gt;&lt;/record&gt;&lt;/Cite&gt;&lt;/EndNote&gt;</w:instrText>
      </w:r>
      <w:r w:rsidR="002632ED" w:rsidRPr="00117AA6">
        <w:rPr>
          <w:rFonts w:ascii="Times New Roman" w:eastAsia="標楷體" w:hAnsi="Times New Roman"/>
        </w:rPr>
        <w:fldChar w:fldCharType="separate"/>
      </w:r>
      <w:r w:rsidR="00117AA6">
        <w:rPr>
          <w:rFonts w:ascii="Times New Roman" w:eastAsia="標楷體" w:hAnsi="Times New Roman"/>
          <w:noProof/>
        </w:rPr>
        <w:t>(</w:t>
      </w:r>
      <w:hyperlink w:anchor="_ENREF_23" w:tooltip="Mahdavi, 2008 #50" w:history="1">
        <w:r w:rsidR="00BF6AFD">
          <w:rPr>
            <w:rFonts w:ascii="Times New Roman" w:eastAsia="標楷體" w:hAnsi="Times New Roman"/>
            <w:noProof/>
          </w:rPr>
          <w:t>Mahdavi et al., 2008</w:t>
        </w:r>
      </w:hyperlink>
      <w:r w:rsidR="00117AA6">
        <w:rPr>
          <w:rFonts w:ascii="Times New Roman" w:eastAsia="標楷體" w:hAnsi="Times New Roman"/>
          <w:noProof/>
        </w:rPr>
        <w:t>)</w:t>
      </w:r>
      <w:r w:rsidR="002632ED" w:rsidRPr="00117AA6">
        <w:rPr>
          <w:rFonts w:ascii="Times New Roman" w:eastAsia="標楷體" w:hAnsi="Times New Roman"/>
        </w:rPr>
        <w:fldChar w:fldCharType="end"/>
      </w:r>
      <w:r w:rsidR="00DA535F" w:rsidRPr="00117AA6">
        <w:rPr>
          <w:rFonts w:ascii="Times New Roman" w:eastAsia="標楷體" w:hAnsi="Times New Roman" w:hint="eastAsia"/>
        </w:rPr>
        <w:t>：</w:t>
      </w:r>
    </w:p>
    <w:p w14:paraId="7927408B" w14:textId="2BF87FD4" w:rsidR="002632ED" w:rsidRPr="007305A6" w:rsidRDefault="002632ED" w:rsidP="002632ED">
      <w:pPr>
        <w:pStyle w:val="a7"/>
        <w:numPr>
          <w:ilvl w:val="0"/>
          <w:numId w:val="16"/>
        </w:numPr>
        <w:spacing w:line="360" w:lineRule="auto"/>
        <w:ind w:leftChars="0"/>
        <w:rPr>
          <w:rFonts w:ascii="Times New Roman" w:eastAsia="標楷體" w:hAnsi="Times New Roman"/>
        </w:rPr>
      </w:pPr>
      <w:r w:rsidRPr="007305A6">
        <w:rPr>
          <w:rFonts w:ascii="Times New Roman" w:eastAsia="標楷體" w:hAnsi="Times New Roman" w:hint="eastAsia"/>
        </w:rPr>
        <w:t>從資料集中隨機挑選出</w:t>
      </w:r>
      <w:r w:rsidRPr="007305A6">
        <w:rPr>
          <w:rFonts w:ascii="Times New Roman" w:eastAsia="標楷體" w:hAnsi="Times New Roman" w:hint="eastAsia"/>
        </w:rPr>
        <w:t>k</w:t>
      </w:r>
      <w:r w:rsidRPr="007305A6">
        <w:rPr>
          <w:rFonts w:ascii="Times New Roman" w:eastAsia="標楷體" w:hAnsi="Times New Roman" w:hint="eastAsia"/>
        </w:rPr>
        <w:t>筆資料作為</w:t>
      </w:r>
      <w:proofErr w:type="gramStart"/>
      <w:r w:rsidRPr="007305A6">
        <w:rPr>
          <w:rFonts w:ascii="Times New Roman" w:eastAsia="標楷體" w:hAnsi="Times New Roman" w:hint="eastAsia"/>
        </w:rPr>
        <w:t>起始群心</w:t>
      </w:r>
      <w:proofErr w:type="gramEnd"/>
      <w:r w:rsidR="00ED73FE" w:rsidRPr="007305A6">
        <w:rPr>
          <w:rFonts w:ascii="Times New Roman" w:eastAsia="標楷體" w:hAnsi="Times New Roman" w:hint="eastAsia"/>
        </w:rPr>
        <w:t>。</w:t>
      </w:r>
    </w:p>
    <w:p w14:paraId="406096E6" w14:textId="5AFA1B2B" w:rsidR="002632ED" w:rsidRPr="007305A6" w:rsidRDefault="00ED73FE" w:rsidP="002632ED">
      <w:pPr>
        <w:pStyle w:val="a7"/>
        <w:numPr>
          <w:ilvl w:val="0"/>
          <w:numId w:val="16"/>
        </w:numPr>
        <w:spacing w:line="360" w:lineRule="auto"/>
        <w:ind w:leftChars="0"/>
        <w:rPr>
          <w:rFonts w:ascii="Times New Roman" w:eastAsia="標楷體" w:hAnsi="Times New Roman"/>
        </w:rPr>
      </w:pPr>
      <w:r w:rsidRPr="007305A6">
        <w:rPr>
          <w:rFonts w:ascii="Times New Roman" w:eastAsia="標楷體" w:hAnsi="Times New Roman" w:hint="eastAsia"/>
        </w:rPr>
        <w:t>計算</w:t>
      </w:r>
      <w:r w:rsidR="002632ED" w:rsidRPr="007305A6">
        <w:rPr>
          <w:rFonts w:ascii="Times New Roman" w:eastAsia="標楷體" w:hAnsi="Times New Roman" w:hint="eastAsia"/>
        </w:rPr>
        <w:t>每一筆資料</w:t>
      </w:r>
      <w:r w:rsidRPr="007305A6">
        <w:rPr>
          <w:rFonts w:ascii="Times New Roman" w:eastAsia="標楷體" w:hAnsi="Times New Roman" w:hint="eastAsia"/>
        </w:rPr>
        <w:t>與剛剛所挑出來之</w:t>
      </w:r>
      <w:r w:rsidRPr="007305A6">
        <w:rPr>
          <w:rFonts w:ascii="Times New Roman" w:eastAsia="標楷體" w:hAnsi="Times New Roman" w:hint="eastAsia"/>
        </w:rPr>
        <w:t>k</w:t>
      </w:r>
      <w:proofErr w:type="gramStart"/>
      <w:r w:rsidRPr="007305A6">
        <w:rPr>
          <w:rFonts w:ascii="Times New Roman" w:eastAsia="標楷體" w:hAnsi="Times New Roman" w:hint="eastAsia"/>
        </w:rPr>
        <w:t>個起始群心的</w:t>
      </w:r>
      <w:proofErr w:type="gramEnd"/>
      <w:r w:rsidRPr="007305A6">
        <w:rPr>
          <w:rFonts w:ascii="Times New Roman" w:eastAsia="標楷體" w:hAnsi="Times New Roman" w:hint="eastAsia"/>
        </w:rPr>
        <w:t>距離，找出距離最近</w:t>
      </w:r>
      <w:proofErr w:type="gramStart"/>
      <w:r w:rsidRPr="007305A6">
        <w:rPr>
          <w:rFonts w:ascii="Times New Roman" w:eastAsia="標楷體" w:hAnsi="Times New Roman" w:hint="eastAsia"/>
        </w:rPr>
        <w:t>的群心</w:t>
      </w:r>
      <w:proofErr w:type="gramEnd"/>
      <w:r w:rsidRPr="007305A6">
        <w:rPr>
          <w:rFonts w:ascii="Times New Roman" w:eastAsia="標楷體" w:hAnsi="Times New Roman" w:hint="eastAsia"/>
        </w:rPr>
        <w:t>，並將此筆資料劃分到</w:t>
      </w:r>
      <w:proofErr w:type="gramStart"/>
      <w:r w:rsidRPr="007305A6">
        <w:rPr>
          <w:rFonts w:ascii="Times New Roman" w:eastAsia="標楷體" w:hAnsi="Times New Roman" w:hint="eastAsia"/>
        </w:rPr>
        <w:t>該群心所屬</w:t>
      </w:r>
      <w:proofErr w:type="gramEnd"/>
      <w:r w:rsidRPr="007305A6">
        <w:rPr>
          <w:rFonts w:ascii="Times New Roman" w:eastAsia="標楷體" w:hAnsi="Times New Roman" w:hint="eastAsia"/>
        </w:rPr>
        <w:t>的群集中。</w:t>
      </w:r>
    </w:p>
    <w:p w14:paraId="47F1222D" w14:textId="2AEBC3DC" w:rsidR="00ED73FE" w:rsidRPr="007305A6" w:rsidRDefault="00ED73FE" w:rsidP="002632ED">
      <w:pPr>
        <w:pStyle w:val="a7"/>
        <w:numPr>
          <w:ilvl w:val="0"/>
          <w:numId w:val="16"/>
        </w:numPr>
        <w:spacing w:line="360" w:lineRule="auto"/>
        <w:ind w:leftChars="0"/>
        <w:rPr>
          <w:rFonts w:ascii="Times New Roman" w:eastAsia="標楷體" w:hAnsi="Times New Roman"/>
        </w:rPr>
      </w:pPr>
      <w:r w:rsidRPr="007305A6">
        <w:rPr>
          <w:rFonts w:ascii="Times New Roman" w:eastAsia="標楷體" w:hAnsi="Times New Roman" w:hint="eastAsia"/>
        </w:rPr>
        <w:t>全部的資料點都分群完畢後，</w:t>
      </w:r>
      <w:r w:rsidR="00FC38E5" w:rsidRPr="007305A6">
        <w:rPr>
          <w:rFonts w:ascii="Times New Roman" w:eastAsia="標楷體" w:hAnsi="Times New Roman" w:hint="eastAsia"/>
        </w:rPr>
        <w:t>再使用</w:t>
      </w:r>
      <w:r w:rsidRPr="007305A6">
        <w:rPr>
          <w:rFonts w:ascii="Times New Roman" w:eastAsia="標楷體" w:hAnsi="Times New Roman" w:hint="eastAsia"/>
        </w:rPr>
        <w:t>每一群中資料點重新計算各群集的</w:t>
      </w:r>
      <w:proofErr w:type="gramStart"/>
      <w:r w:rsidRPr="007305A6">
        <w:rPr>
          <w:rFonts w:ascii="Times New Roman" w:eastAsia="標楷體" w:hAnsi="Times New Roman" w:hint="eastAsia"/>
        </w:rPr>
        <w:t>新群心</w:t>
      </w:r>
      <w:proofErr w:type="gramEnd"/>
      <w:r w:rsidRPr="007305A6">
        <w:rPr>
          <w:rFonts w:ascii="Times New Roman" w:eastAsia="標楷體" w:hAnsi="Times New Roman" w:hint="eastAsia"/>
        </w:rPr>
        <w:t>。</w:t>
      </w:r>
    </w:p>
    <w:p w14:paraId="2448C72F" w14:textId="6ABE4D12" w:rsidR="00ED73FE" w:rsidRPr="007305A6" w:rsidRDefault="00ED73FE" w:rsidP="00ED73FE">
      <w:pPr>
        <w:pStyle w:val="a7"/>
        <w:numPr>
          <w:ilvl w:val="0"/>
          <w:numId w:val="16"/>
        </w:numPr>
        <w:spacing w:line="360" w:lineRule="auto"/>
        <w:ind w:leftChars="0"/>
        <w:rPr>
          <w:rFonts w:ascii="Times New Roman" w:eastAsia="標楷體" w:hAnsi="Times New Roman"/>
        </w:rPr>
      </w:pPr>
      <w:r w:rsidRPr="007305A6">
        <w:rPr>
          <w:rFonts w:ascii="Times New Roman" w:eastAsia="標楷體" w:hAnsi="Times New Roman" w:hint="eastAsia"/>
        </w:rPr>
        <w:t>找到</w:t>
      </w:r>
      <w:proofErr w:type="gramStart"/>
      <w:r w:rsidRPr="007305A6">
        <w:rPr>
          <w:rFonts w:ascii="Times New Roman" w:eastAsia="標楷體" w:hAnsi="Times New Roman" w:hint="eastAsia"/>
        </w:rPr>
        <w:t>新群心後</w:t>
      </w:r>
      <w:proofErr w:type="gramEnd"/>
      <w:r w:rsidRPr="007305A6">
        <w:rPr>
          <w:rFonts w:ascii="Times New Roman" w:eastAsia="標楷體" w:hAnsi="Times New Roman" w:hint="eastAsia"/>
        </w:rPr>
        <w:t>，重複步驟</w:t>
      </w:r>
      <w:r w:rsidR="00FC38E5" w:rsidRPr="007305A6">
        <w:rPr>
          <w:rFonts w:ascii="Times New Roman" w:eastAsia="標楷體" w:hAnsi="Times New Roman" w:hint="eastAsia"/>
        </w:rPr>
        <w:t>2.</w:t>
      </w:r>
      <w:r w:rsidRPr="007305A6">
        <w:rPr>
          <w:rFonts w:ascii="Times New Roman" w:eastAsia="標楷體" w:hAnsi="Times New Roman" w:hint="eastAsia"/>
        </w:rPr>
        <w:t>和</w:t>
      </w:r>
      <w:r w:rsidR="00FC38E5" w:rsidRPr="007305A6">
        <w:rPr>
          <w:rFonts w:ascii="Times New Roman" w:eastAsia="標楷體" w:hAnsi="Times New Roman" w:hint="eastAsia"/>
        </w:rPr>
        <w:t>3.</w:t>
      </w:r>
      <w:r w:rsidRPr="007305A6">
        <w:rPr>
          <w:rFonts w:ascii="Times New Roman" w:eastAsia="標楷體" w:hAnsi="Times New Roman" w:hint="eastAsia"/>
        </w:rPr>
        <w:t>，直到</w:t>
      </w:r>
      <w:r w:rsidR="00FC38E5" w:rsidRPr="007305A6">
        <w:rPr>
          <w:rFonts w:ascii="Times New Roman" w:eastAsia="標楷體" w:hAnsi="Times New Roman" w:hint="eastAsia"/>
        </w:rPr>
        <w:t>符合</w:t>
      </w:r>
      <w:r w:rsidRPr="007305A6">
        <w:rPr>
          <w:rFonts w:ascii="Times New Roman" w:eastAsia="標楷體" w:hAnsi="Times New Roman" w:hint="eastAsia"/>
        </w:rPr>
        <w:t>終止條件為止。</w:t>
      </w:r>
    </w:p>
    <w:p w14:paraId="59AFA729" w14:textId="533413D5" w:rsidR="000A5DF0" w:rsidRDefault="00FC38E5" w:rsidP="00C92FE6">
      <w:pPr>
        <w:spacing w:line="360" w:lineRule="auto"/>
        <w:rPr>
          <w:rFonts w:ascii="Times New Roman" w:eastAsia="標楷體" w:hAnsi="Times New Roman"/>
        </w:rPr>
      </w:pPr>
      <w:r w:rsidRPr="007305A6">
        <w:rPr>
          <w:rFonts w:ascii="Times New Roman" w:eastAsia="標楷體" w:hAnsi="Times New Roman" w:hint="eastAsia"/>
        </w:rPr>
        <w:t xml:space="preserve">    </w:t>
      </w:r>
      <w:r w:rsidR="007305A6">
        <w:rPr>
          <w:rFonts w:ascii="Times New Roman" w:eastAsia="標楷體" w:hAnsi="Times New Roman" w:hint="eastAsia"/>
        </w:rPr>
        <w:t>儘管</w:t>
      </w:r>
      <w:r w:rsidR="007305A6" w:rsidRPr="007305A6">
        <w:rPr>
          <w:rFonts w:ascii="Times New Roman" w:eastAsia="標楷體" w:hAnsi="Times New Roman" w:hint="eastAsia"/>
        </w:rPr>
        <w:t>K-means</w:t>
      </w:r>
      <w:r w:rsidR="007305A6">
        <w:rPr>
          <w:rFonts w:ascii="Times New Roman" w:eastAsia="標楷體" w:hAnsi="Times New Roman" w:hint="eastAsia"/>
        </w:rPr>
        <w:t>演算法為最常被使用的分群手法，</w:t>
      </w:r>
      <w:r w:rsidR="00590B10">
        <w:rPr>
          <w:rFonts w:ascii="Times New Roman" w:eastAsia="標楷體" w:hAnsi="Times New Roman" w:hint="eastAsia"/>
        </w:rPr>
        <w:t>但其分群結果易受到</w:t>
      </w:r>
      <w:proofErr w:type="gramStart"/>
      <w:r w:rsidR="00590B10">
        <w:rPr>
          <w:rFonts w:ascii="Times New Roman" w:eastAsia="標楷體" w:hAnsi="Times New Roman" w:hint="eastAsia"/>
        </w:rPr>
        <w:t>起始群心以及分群數目的</w:t>
      </w:r>
      <w:proofErr w:type="gramEnd"/>
      <w:r w:rsidR="00590B10">
        <w:rPr>
          <w:rFonts w:ascii="Times New Roman" w:eastAsia="標楷體" w:hAnsi="Times New Roman" w:hint="eastAsia"/>
        </w:rPr>
        <w:t>影響，也容易受到資料集內雜訊與離群值影響而導致分群品質不佳</w:t>
      </w:r>
      <w:r w:rsidR="00590B10">
        <w:rPr>
          <w:rFonts w:ascii="Times New Roman" w:eastAsia="標楷體" w:hAnsi="Times New Roman"/>
        </w:rPr>
        <w:fldChar w:fldCharType="begin"/>
      </w:r>
      <w:r w:rsidR="00590B10">
        <w:rPr>
          <w:rFonts w:ascii="Times New Roman" w:eastAsia="標楷體" w:hAnsi="Times New Roman"/>
        </w:rPr>
        <w:instrText xml:space="preserve"> ADDIN EN.CITE &lt;EndNote&gt;&lt;Cite&gt;&lt;Author&gt;Karol&lt;/Author&gt;&lt;Year&gt;2013&lt;/Year&gt;&lt;RecNum&gt;58&lt;/RecNum&gt;&lt;DisplayText&gt;(Karol &amp;amp; Mangat, 2013)&lt;/DisplayText&gt;&lt;record&gt;&lt;rec-number&gt;58&lt;/rec-number&gt;&lt;foreign-keys&gt;&lt;key app="EN" db-id="wafwfer04twvxhersz6xr2019zsswfxrwfas"&gt;58&lt;/key&gt;&lt;/foreign-keys&gt;&lt;ref-type name="Journal Article"&gt;17&lt;/ref-type&gt;&lt;contributors&gt;&lt;authors&gt;&lt;author&gt;Karol, Stuti&lt;/author&gt;&lt;author&gt;Mangat, Veenu&lt;/author&gt;&lt;/authors&gt;&lt;/contributors&gt;&lt;titles&gt;&lt;title&gt;Evaluation of text document clustering approach based on particle swarm optimization&lt;/title&gt;&lt;secondary-title&gt;Central European Journal of Computer Science&lt;/secondary-title&gt;&lt;alt-title&gt;centr.eur.j.comp.sci.&lt;/alt-title&gt;&lt;/titles&gt;&lt;periodical&gt;&lt;full-title&gt;Central European Journal of Computer Science&lt;/full-title&gt;&lt;abbr-1&gt;centr.eur.j.comp.sci.&lt;/abbr-1&gt;&lt;/periodical&gt;&lt;alt-periodical&gt;&lt;full-title&gt;Central European Journal of Computer Science&lt;/full-title&gt;&lt;abbr-1&gt;centr.eur.j.comp.sci.&lt;/abbr-1&gt;&lt;/alt-periodical&gt;&lt;pages&gt;69-90&lt;/pages&gt;&lt;volume&gt;3&lt;/volume&gt;&lt;number&gt;2&lt;/number&gt;&lt;keywords&gt;&lt;keyword&gt;clustering analysis&lt;/keyword&gt;&lt;keyword&gt;optimization&lt;/keyword&gt;&lt;keyword&gt;swarm intelligence&lt;/keyword&gt;&lt;keyword&gt;K-means clustering&lt;/keyword&gt;&lt;keyword&gt;fuzzy C-means clustering&lt;/keyword&gt;&lt;keyword&gt;particle swarm optimization&lt;/keyword&gt;&lt;keyword&gt;text document clustering&lt;/keyword&gt;&lt;/keywords&gt;&lt;dates&gt;&lt;year&gt;2013&lt;/year&gt;&lt;pub-dates&gt;&lt;date&gt;2013/06/01&lt;/date&gt;&lt;/pub-dates&gt;&lt;/dates&gt;&lt;publisher&gt;SP Versita&lt;/publisher&gt;&lt;isbn&gt;1896-1533&lt;/isbn&gt;&lt;urls&gt;&lt;related-urls&gt;&lt;url&gt;http://dx.doi.org/10.2478/s13537-013-0104-2&lt;/url&gt;&lt;/related-urls&gt;&lt;/urls&gt;&lt;electronic-resource-num&gt;10.2478/s13537-013-0104-2&lt;/electronic-resource-num&gt;&lt;language&gt;English&lt;/language&gt;&lt;/record&gt;&lt;/Cite&gt;&lt;/EndNote&gt;</w:instrText>
      </w:r>
      <w:r w:rsidR="00590B10">
        <w:rPr>
          <w:rFonts w:ascii="Times New Roman" w:eastAsia="標楷體" w:hAnsi="Times New Roman"/>
        </w:rPr>
        <w:fldChar w:fldCharType="separate"/>
      </w:r>
      <w:r w:rsidR="00590B10">
        <w:rPr>
          <w:rFonts w:ascii="Times New Roman" w:eastAsia="標楷體" w:hAnsi="Times New Roman"/>
          <w:noProof/>
        </w:rPr>
        <w:t>(</w:t>
      </w:r>
      <w:hyperlink w:anchor="_ENREF_16" w:tooltip="Karol, 2013 #58" w:history="1">
        <w:r w:rsidR="00BF6AFD">
          <w:rPr>
            <w:rFonts w:ascii="Times New Roman" w:eastAsia="標楷體" w:hAnsi="Times New Roman"/>
            <w:noProof/>
          </w:rPr>
          <w:t>Karol &amp; Mangat, 2013</w:t>
        </w:r>
      </w:hyperlink>
      <w:r w:rsidR="00590B10">
        <w:rPr>
          <w:rFonts w:ascii="Times New Roman" w:eastAsia="標楷體" w:hAnsi="Times New Roman"/>
          <w:noProof/>
        </w:rPr>
        <w:t>)</w:t>
      </w:r>
      <w:r w:rsidR="00590B10">
        <w:rPr>
          <w:rFonts w:ascii="Times New Roman" w:eastAsia="標楷體" w:hAnsi="Times New Roman"/>
        </w:rPr>
        <w:fldChar w:fldCharType="end"/>
      </w:r>
      <w:r w:rsidR="00CD10ED" w:rsidRPr="007305A6">
        <w:rPr>
          <w:rFonts w:ascii="Times New Roman" w:eastAsia="標楷體" w:hAnsi="Times New Roman" w:hint="eastAsia"/>
        </w:rPr>
        <w:t>。</w:t>
      </w:r>
      <w:r w:rsidR="00590B10">
        <w:rPr>
          <w:rFonts w:ascii="Times New Roman" w:eastAsia="標楷體" w:hAnsi="Times New Roman" w:hint="eastAsia"/>
        </w:rPr>
        <w:t>過去</w:t>
      </w:r>
      <w:r w:rsidR="008E5C81">
        <w:rPr>
          <w:rFonts w:ascii="Times New Roman" w:eastAsia="標楷體" w:hAnsi="Times New Roman" w:hint="eastAsia"/>
        </w:rPr>
        <w:t>也</w:t>
      </w:r>
      <w:r w:rsidR="00590B10">
        <w:rPr>
          <w:rFonts w:ascii="Times New Roman" w:eastAsia="標楷體" w:hAnsi="Times New Roman" w:hint="eastAsia"/>
        </w:rPr>
        <w:t>有學者在進行分群研究時採用</w:t>
      </w:r>
      <w:r w:rsidR="00590B10" w:rsidRPr="00590B10">
        <w:rPr>
          <w:rFonts w:ascii="Times New Roman" w:eastAsia="標楷體" w:hAnsi="Times New Roman"/>
        </w:rPr>
        <w:t>K-</w:t>
      </w:r>
      <w:proofErr w:type="spellStart"/>
      <w:r w:rsidR="00590B10" w:rsidRPr="00590B10">
        <w:rPr>
          <w:rFonts w:ascii="Times New Roman" w:eastAsia="標楷體" w:hAnsi="Times New Roman"/>
        </w:rPr>
        <w:t>Medoids</w:t>
      </w:r>
      <w:proofErr w:type="spellEnd"/>
      <w:proofErr w:type="gramStart"/>
      <w:r w:rsidR="00590B10">
        <w:rPr>
          <w:rFonts w:ascii="Times New Roman" w:eastAsia="標楷體" w:hAnsi="Times New Roman" w:hint="eastAsia"/>
        </w:rPr>
        <w:t>分群法</w:t>
      </w:r>
      <w:proofErr w:type="gramEnd"/>
      <w:r w:rsidR="001F5603">
        <w:rPr>
          <w:rFonts w:ascii="Times New Roman" w:eastAsia="標楷體" w:hAnsi="Times New Roman"/>
        </w:rPr>
        <w:fldChar w:fldCharType="begin"/>
      </w:r>
      <w:r w:rsidR="001F5603">
        <w:rPr>
          <w:rFonts w:ascii="Times New Roman" w:eastAsia="標楷體" w:hAnsi="Times New Roman" w:hint="eastAsia"/>
        </w:rPr>
        <w:instrText xml:space="preserve"> ADDIN EN.CITE &lt;EndNote&gt;&lt;Cite&gt;&lt;Author&gt;</w:instrText>
      </w:r>
      <w:r w:rsidR="001F5603">
        <w:rPr>
          <w:rFonts w:ascii="Times New Roman" w:eastAsia="標楷體" w:hAnsi="Times New Roman" w:hint="eastAsia"/>
        </w:rPr>
        <w:instrText>林宜瑩</w:instrText>
      </w:r>
      <w:r w:rsidR="001F5603">
        <w:rPr>
          <w:rFonts w:ascii="Times New Roman" w:eastAsia="標楷體" w:hAnsi="Times New Roman" w:hint="eastAsia"/>
        </w:rPr>
        <w:instrText>&lt;/Author&gt;&lt;Year&gt;2010&lt;/Year&gt;&lt;RecNum&gt;19&lt;/RecNum&gt;&lt;DisplayText&gt;(</w:instrText>
      </w:r>
      <w:r w:rsidR="001F5603">
        <w:rPr>
          <w:rFonts w:ascii="Times New Roman" w:eastAsia="標楷體" w:hAnsi="Times New Roman" w:hint="eastAsia"/>
        </w:rPr>
        <w:instrText>林宜瑩</w:instrText>
      </w:r>
      <w:r w:rsidR="001F5603">
        <w:rPr>
          <w:rFonts w:ascii="Times New Roman" w:eastAsia="標楷體" w:hAnsi="Times New Roman" w:hint="eastAsia"/>
        </w:rPr>
        <w:instrText>, 2010)&lt;/DisplayText&gt;&lt;record&gt;&lt;rec-number&gt;19&lt;/rec-number&gt;&lt;foreign-keys&gt;&lt;key app="EN" db-id="wafwfer04twvxhersz6xr2019zsswfxrwfas"&gt;19&lt;/key&gt;&lt;/foreign-keys&gt;&lt;ref-type name="Journal Article"&gt;17&lt;/ref-type&gt;&lt;contributors&gt;&lt;authors&gt;&lt;author&gt;&lt;style face="normal" font="default" charset="136" size="100%"&gt;</w:instrText>
      </w:r>
      <w:r w:rsidR="001F5603">
        <w:rPr>
          <w:rFonts w:ascii="Times New Roman" w:eastAsia="標楷體" w:hAnsi="Times New Roman" w:hint="eastAsia"/>
        </w:rPr>
        <w:instrText>林宜瑩</w:instrText>
      </w:r>
      <w:r w:rsidR="001F5603">
        <w:rPr>
          <w:rFonts w:ascii="Times New Roman" w:eastAsia="標楷體" w:hAnsi="Times New Roman" w:hint="eastAsia"/>
        </w:rPr>
        <w:instrText>&lt;/style&gt;&lt;/author&gt;&lt;/authors&gt;&lt;/contributors&gt;&lt;titles&gt;&lt;title&gt;&lt;style face="normal" font="default" charset="136" size="100%"&gt;</w:instrText>
      </w:r>
      <w:r w:rsidR="001F5603">
        <w:rPr>
          <w:rFonts w:ascii="Times New Roman" w:eastAsia="標楷體" w:hAnsi="Times New Roman" w:hint="eastAsia"/>
        </w:rPr>
        <w:instrText>利用時間因子與名詞片語之文獻主題追蹤法</w:instrText>
      </w:r>
      <w:r w:rsidR="001F5603">
        <w:rPr>
          <w:rFonts w:ascii="Times New Roman" w:eastAsia="標楷體" w:hAnsi="Times New Roman" w:hint="eastAsia"/>
        </w:rPr>
        <w:instrText>&lt;/style&gt;&lt;/title&gt;&lt;secondary-title&gt;&lt;style face="normal" font="default" charset="136" size="100%"&gt;</w:instrText>
      </w:r>
      <w:r w:rsidR="001F5603">
        <w:rPr>
          <w:rFonts w:ascii="Times New Roman" w:eastAsia="標楷體" w:hAnsi="Times New Roman" w:hint="eastAsia"/>
        </w:rPr>
        <w:instrText>國立成功大學</w:instrText>
      </w:r>
      <w:r w:rsidR="001F5603">
        <w:rPr>
          <w:rFonts w:ascii="Times New Roman" w:eastAsia="標楷體" w:hAnsi="Times New Roman" w:hint="eastAsia"/>
        </w:rPr>
        <w:instrText>&lt;/style&gt;&lt;/secondary-title&gt;&lt;/titles&gt;&lt;periodical&gt;&lt;full-title&gt;</w:instrText>
      </w:r>
      <w:r w:rsidR="001F5603">
        <w:rPr>
          <w:rFonts w:ascii="Times New Roman" w:eastAsia="標楷體" w:hAnsi="Times New Roman" w:hint="eastAsia"/>
        </w:rPr>
        <w:instrText>國立成功大學</w:instrText>
      </w:r>
      <w:r w:rsidR="001F5603">
        <w:rPr>
          <w:rFonts w:ascii="Times New Roman" w:eastAsia="標楷體" w:hAnsi="Times New Roman" w:hint="eastAsia"/>
        </w:rPr>
        <w:instrText>&lt;/full-title&gt;&lt;/periodical&gt;&lt;dates&gt;&lt;year&gt;2010&lt;/year&gt;&lt;/dates&gt;&lt;orig-pub&gt;&lt;style face="normal" font="default" charset="136" size="100%"&gt;</w:instrText>
      </w:r>
      <w:r w:rsidR="001F5603">
        <w:rPr>
          <w:rFonts w:ascii="Times New Roman" w:eastAsia="標楷體" w:hAnsi="Times New Roman" w:hint="eastAsia"/>
        </w:rPr>
        <w:instrText>國立成功大學</w:instrText>
      </w:r>
      <w:r w:rsidR="001F5603">
        <w:rPr>
          <w:rFonts w:ascii="Times New Roman" w:eastAsia="標楷體" w:hAnsi="Times New Roman" w:hint="eastAsia"/>
        </w:rPr>
        <w:instrText>&lt;/style&gt;&lt;/orig-pub&gt;&lt;urls&gt;&lt;/urls&gt;&lt;/record&gt;&lt;/Cite&gt;&lt;/EndNote&gt;</w:instrText>
      </w:r>
      <w:r w:rsidR="001F5603">
        <w:rPr>
          <w:rFonts w:ascii="Times New Roman" w:eastAsia="標楷體" w:hAnsi="Times New Roman"/>
        </w:rPr>
        <w:fldChar w:fldCharType="separate"/>
      </w:r>
      <w:r w:rsidR="001F5603">
        <w:rPr>
          <w:rFonts w:ascii="Times New Roman" w:eastAsia="標楷體" w:hAnsi="Times New Roman" w:hint="eastAsia"/>
          <w:noProof/>
        </w:rPr>
        <w:t>(</w:t>
      </w:r>
      <w:hyperlink w:anchor="_ENREF_41" w:tooltip="林宜瑩, 2010 #19" w:history="1">
        <w:r w:rsidR="00BF6AFD">
          <w:rPr>
            <w:rFonts w:ascii="Times New Roman" w:eastAsia="標楷體" w:hAnsi="Times New Roman" w:hint="eastAsia"/>
            <w:noProof/>
          </w:rPr>
          <w:t>林宜瑩</w:t>
        </w:r>
        <w:r w:rsidR="00BF6AFD">
          <w:rPr>
            <w:rFonts w:ascii="Times New Roman" w:eastAsia="標楷體" w:hAnsi="Times New Roman" w:hint="eastAsia"/>
            <w:noProof/>
          </w:rPr>
          <w:t>, 2010</w:t>
        </w:r>
      </w:hyperlink>
      <w:r w:rsidR="001F5603">
        <w:rPr>
          <w:rFonts w:ascii="Times New Roman" w:eastAsia="標楷體" w:hAnsi="Times New Roman" w:hint="eastAsia"/>
          <w:noProof/>
        </w:rPr>
        <w:t>)</w:t>
      </w:r>
      <w:r w:rsidR="001F5603">
        <w:rPr>
          <w:rFonts w:ascii="Times New Roman" w:eastAsia="標楷體" w:hAnsi="Times New Roman"/>
        </w:rPr>
        <w:fldChar w:fldCharType="end"/>
      </w:r>
      <w:r w:rsidR="00590B10">
        <w:rPr>
          <w:rFonts w:ascii="Times New Roman" w:eastAsia="標楷體" w:hAnsi="Times New Roman" w:hint="eastAsia"/>
        </w:rPr>
        <w:t>，其概念與</w:t>
      </w:r>
      <w:r w:rsidR="00590B10" w:rsidRPr="007305A6">
        <w:rPr>
          <w:rFonts w:ascii="Times New Roman" w:eastAsia="標楷體" w:hAnsi="Times New Roman" w:hint="eastAsia"/>
        </w:rPr>
        <w:t>K-means</w:t>
      </w:r>
      <w:r w:rsidR="00590B10">
        <w:rPr>
          <w:rFonts w:ascii="Times New Roman" w:eastAsia="標楷體" w:hAnsi="Times New Roman" w:hint="eastAsia"/>
        </w:rPr>
        <w:t>十分相似，但</w:t>
      </w:r>
      <w:proofErr w:type="gramStart"/>
      <w:r w:rsidR="00590B10">
        <w:rPr>
          <w:rFonts w:ascii="Times New Roman" w:eastAsia="標楷體" w:hAnsi="Times New Roman" w:hint="eastAsia"/>
        </w:rPr>
        <w:t>在群心選擇</w:t>
      </w:r>
      <w:proofErr w:type="gramEnd"/>
      <w:r w:rsidR="00590B10">
        <w:rPr>
          <w:rFonts w:ascii="Times New Roman" w:eastAsia="標楷體" w:hAnsi="Times New Roman" w:hint="eastAsia"/>
        </w:rPr>
        <w:t>上，</w:t>
      </w:r>
      <w:r w:rsidR="00590B10" w:rsidRPr="00590B10">
        <w:rPr>
          <w:rFonts w:ascii="Times New Roman" w:eastAsia="標楷體" w:hAnsi="Times New Roman"/>
        </w:rPr>
        <w:t>K-</w:t>
      </w:r>
      <w:proofErr w:type="spellStart"/>
      <w:r w:rsidR="00590B10" w:rsidRPr="00590B10">
        <w:rPr>
          <w:rFonts w:ascii="Times New Roman" w:eastAsia="標楷體" w:hAnsi="Times New Roman"/>
        </w:rPr>
        <w:t>Medoids</w:t>
      </w:r>
      <w:proofErr w:type="spellEnd"/>
      <w:r w:rsidR="00590B10">
        <w:rPr>
          <w:rFonts w:ascii="Times New Roman" w:eastAsia="標楷體" w:hAnsi="Times New Roman" w:hint="eastAsia"/>
        </w:rPr>
        <w:t>採用群集中最接近中心的資料點作為群心</w:t>
      </w:r>
      <w:r w:rsidR="001F5603">
        <w:rPr>
          <w:rFonts w:ascii="Times New Roman" w:eastAsia="標楷體" w:hAnsi="Times New Roman" w:hint="eastAsia"/>
        </w:rPr>
        <w:t>，與</w:t>
      </w:r>
      <w:r w:rsidR="001F5603" w:rsidRPr="007305A6">
        <w:rPr>
          <w:rFonts w:ascii="Times New Roman" w:eastAsia="標楷體" w:hAnsi="Times New Roman" w:hint="eastAsia"/>
        </w:rPr>
        <w:t>K-means</w:t>
      </w:r>
      <w:r w:rsidR="001F5603">
        <w:rPr>
          <w:rFonts w:ascii="Times New Roman" w:eastAsia="標楷體" w:hAnsi="Times New Roman" w:hint="eastAsia"/>
        </w:rPr>
        <w:t>採用群集中各資料的平均值作為中心點不同，但分群方式差異不大。</w:t>
      </w:r>
    </w:p>
    <w:p w14:paraId="512D94C9" w14:textId="46FD1D7F" w:rsidR="000A5DF0" w:rsidRPr="000A5DF0" w:rsidRDefault="008E11C5" w:rsidP="00C92FE6">
      <w:pPr>
        <w:spacing w:line="360" w:lineRule="auto"/>
        <w:rPr>
          <w:rFonts w:ascii="Times New Roman" w:eastAsia="標楷體" w:hAnsi="Times New Roman"/>
        </w:rPr>
      </w:pPr>
      <w:r>
        <w:rPr>
          <w:rFonts w:ascii="Times New Roman" w:eastAsia="標楷體" w:hAnsi="Times New Roman" w:hint="eastAsia"/>
        </w:rPr>
        <w:t xml:space="preserve">    </w:t>
      </w:r>
      <w:r w:rsidR="000A5DF0">
        <w:rPr>
          <w:rFonts w:ascii="Times New Roman" w:eastAsia="標楷體" w:hAnsi="Times New Roman" w:hint="eastAsia"/>
        </w:rPr>
        <w:t>總結上述，分割</w:t>
      </w:r>
      <w:proofErr w:type="gramStart"/>
      <w:r w:rsidR="000A5DF0">
        <w:rPr>
          <w:rFonts w:ascii="Times New Roman" w:eastAsia="標楷體" w:hAnsi="Times New Roman" w:hint="eastAsia"/>
        </w:rPr>
        <w:t>式分群法</w:t>
      </w:r>
      <w:proofErr w:type="gramEnd"/>
      <w:r w:rsidR="000A5DF0">
        <w:rPr>
          <w:rFonts w:ascii="Times New Roman" w:eastAsia="標楷體" w:hAnsi="Times New Roman" w:hint="eastAsia"/>
        </w:rPr>
        <w:t>的成本較其他方法低，且分割</w:t>
      </w:r>
      <w:proofErr w:type="gramStart"/>
      <w:r w:rsidR="000A5DF0">
        <w:rPr>
          <w:rFonts w:ascii="Times New Roman" w:eastAsia="標楷體" w:hAnsi="Times New Roman" w:hint="eastAsia"/>
        </w:rPr>
        <w:t>式分群法</w:t>
      </w:r>
      <w:proofErr w:type="gramEnd"/>
      <w:r w:rsidR="000A5DF0">
        <w:rPr>
          <w:rFonts w:ascii="Times New Roman" w:eastAsia="標楷體" w:hAnsi="Times New Roman" w:hint="eastAsia"/>
        </w:rPr>
        <w:t>為目前最廣泛使用，也被視為最適用於大量文件分群的方法，又</w:t>
      </w:r>
      <w:r w:rsidR="00665750">
        <w:fldChar w:fldCharType="begin"/>
      </w:r>
      <w:r w:rsidR="00665750">
        <w:instrText xml:space="preserve"> HYPERLINK \l "_ENREF_22" \o "Madhulatha, 2011 #60" </w:instrText>
      </w:r>
      <w:r w:rsidR="00665750">
        <w:fldChar w:fldCharType="separate"/>
      </w:r>
      <w:r w:rsidR="00BF6AFD">
        <w:rPr>
          <w:rFonts w:ascii="Times New Roman" w:eastAsia="標楷體" w:hAnsi="Times New Roman"/>
        </w:rPr>
        <w:fldChar w:fldCharType="begin"/>
      </w:r>
      <w:r w:rsidR="00BF6AFD">
        <w:rPr>
          <w:rFonts w:ascii="Times New Roman" w:eastAsia="標楷體" w:hAnsi="Times New Roman"/>
        </w:rPr>
        <w:instrText xml:space="preserve"> ADDIN EN.CITE &lt;EndNote&gt;&lt;Cite AuthorYear="1"&gt;&lt;Author&gt;Madhulatha&lt;/Author&gt;&lt;Year&gt;2011&lt;/Year&gt;&lt;RecNum&gt;60&lt;/RecNum&gt;&lt;DisplayText&gt;Madhulatha (2011)&lt;/DisplayText&gt;&lt;record&gt;&lt;rec-number&gt;60&lt;/rec-number&gt;&lt;foreign-keys&gt;&lt;key app="EN" db-id="wafwfer04twvxhersz6xr2019zsswfxrwfas"&gt;60&lt;/key&gt;&lt;/foreign-keys&gt;&lt;ref-type name="Book Section"&gt;5&lt;/ref-type&gt;&lt;contributors&gt;&lt;authors&gt;&lt;author&gt;Madhulatha, TagaramSoni&lt;/author&gt;&lt;/authors&gt;&lt;secondary-authors&gt;&lt;author&gt;Wyld, DavidC&lt;/author&gt;&lt;author&gt;Wozniak, Michal&lt;/author&gt;&lt;author&gt;Chaki, Nabendu&lt;/author&gt;&lt;author&gt;Meghanathan, Natarajan&lt;/author&gt;&lt;author&gt;Nagamalai, Dhinaharan&lt;/author&gt;&lt;/secondary-authors&gt;&lt;/contributors&gt;&lt;titles&gt;&lt;title&gt;Comparison between K-Means and K-Medoids Clustering Algorithms&lt;/title&gt;&lt;secondary-title&gt;Advances in Computing and Information Technology&lt;/secondary-title&gt;&lt;tertiary-title&gt;Communications in Computer and Information Science&lt;/tertiary-title&gt;&lt;/titles&gt;&lt;pages&gt;472-481&lt;/pages&gt;&lt;volume&gt;198&lt;/volume&gt;&lt;section&gt;48&lt;/section&gt;&lt;keywords&gt;&lt;keyword&gt;Clustering&lt;/keyword&gt;&lt;keyword&gt;partitional algorithm&lt;/keyword&gt;&lt;keyword&gt;K-mean&lt;/keyword&gt;&lt;keyword&gt;K-medoid&lt;/keyword&gt;&lt;keyword&gt;distance measure&lt;/keyword&gt;&lt;/keywords&gt;&lt;dates&gt;&lt;year&gt;2011&lt;/year&gt;&lt;pub-dates&gt;&lt;date&gt;2011/01/01&lt;/date&gt;&lt;/pub-dates&gt;&lt;/dates&gt;&lt;publisher&gt;Springer Berlin Heidelberg&lt;/publisher&gt;&lt;isbn&gt;978-3-642-22554-3&lt;/isbn&gt;&lt;urls&gt;&lt;related-urls&gt;&lt;url&gt;http://dx.doi.org/10.1007/978-3-642-22555-0_48&lt;/url&gt;&lt;/related-urls&gt;&lt;/urls&gt;&lt;electronic-resource-num&gt;10.1007/978-3-642-22555-0_48&lt;/electronic-resource-num&gt;&lt;language&gt;English&lt;/language&gt;&lt;/record&gt;&lt;/Cite&gt;&lt;/EndNote&gt;</w:instrText>
      </w:r>
      <w:r w:rsidR="00BF6AFD">
        <w:rPr>
          <w:rFonts w:ascii="Times New Roman" w:eastAsia="標楷體" w:hAnsi="Times New Roman"/>
        </w:rPr>
        <w:fldChar w:fldCharType="separate"/>
      </w:r>
      <w:r w:rsidR="00BF6AFD">
        <w:rPr>
          <w:rFonts w:ascii="Times New Roman" w:eastAsia="標楷體" w:hAnsi="Times New Roman"/>
          <w:noProof/>
        </w:rPr>
        <w:t>Madhulatha (2011)</w:t>
      </w:r>
      <w:r w:rsidR="00BF6AFD">
        <w:rPr>
          <w:rFonts w:ascii="Times New Roman" w:eastAsia="標楷體" w:hAnsi="Times New Roman"/>
        </w:rPr>
        <w:fldChar w:fldCharType="end"/>
      </w:r>
      <w:r w:rsidR="00665750">
        <w:rPr>
          <w:rFonts w:ascii="Times New Roman" w:eastAsia="標楷體" w:hAnsi="Times New Roman"/>
        </w:rPr>
        <w:fldChar w:fldCharType="end"/>
      </w:r>
      <w:r w:rsidR="001F5603">
        <w:rPr>
          <w:rFonts w:ascii="Times New Roman" w:eastAsia="標楷體" w:hAnsi="Times New Roman" w:hint="eastAsia"/>
        </w:rPr>
        <w:t>將</w:t>
      </w:r>
      <w:r w:rsidR="001F5603">
        <w:rPr>
          <w:rFonts w:ascii="Times New Roman" w:eastAsia="標楷體" w:hAnsi="Times New Roman" w:hint="eastAsia"/>
        </w:rPr>
        <w:t>K-means</w:t>
      </w:r>
      <w:r w:rsidR="001F5603">
        <w:rPr>
          <w:rFonts w:ascii="Times New Roman" w:eastAsia="標楷體" w:hAnsi="Times New Roman" w:hint="eastAsia"/>
        </w:rPr>
        <w:t>與</w:t>
      </w:r>
      <w:r w:rsidR="001F5603" w:rsidRPr="00590B10">
        <w:rPr>
          <w:rFonts w:ascii="Times New Roman" w:eastAsia="標楷體" w:hAnsi="Times New Roman"/>
        </w:rPr>
        <w:t>K-</w:t>
      </w:r>
      <w:proofErr w:type="spellStart"/>
      <w:r w:rsidR="001F5603" w:rsidRPr="00590B10">
        <w:rPr>
          <w:rFonts w:ascii="Times New Roman" w:eastAsia="標楷體" w:hAnsi="Times New Roman"/>
        </w:rPr>
        <w:t>Medoids</w:t>
      </w:r>
      <w:proofErr w:type="spellEnd"/>
      <w:r w:rsidR="001F5603">
        <w:rPr>
          <w:rFonts w:ascii="Times New Roman" w:eastAsia="標楷體" w:hAnsi="Times New Roman" w:hint="eastAsia"/>
        </w:rPr>
        <w:t>方法進行比較後得到結果發現：</w:t>
      </w:r>
      <w:r w:rsidR="001F5603">
        <w:rPr>
          <w:rFonts w:ascii="Times New Roman" w:eastAsia="標楷體" w:hAnsi="Times New Roman" w:hint="eastAsia"/>
        </w:rPr>
        <w:t>K-means</w:t>
      </w:r>
      <w:r w:rsidR="000A5DF0">
        <w:rPr>
          <w:rFonts w:ascii="Times New Roman" w:eastAsia="標楷體" w:hAnsi="Times New Roman" w:hint="eastAsia"/>
        </w:rPr>
        <w:t>的優點在於其運算時間較短，但使用者必須事先</w:t>
      </w:r>
      <w:proofErr w:type="gramStart"/>
      <w:r w:rsidR="000A5DF0">
        <w:rPr>
          <w:rFonts w:ascii="Times New Roman" w:eastAsia="標楷體" w:hAnsi="Times New Roman" w:hint="eastAsia"/>
        </w:rPr>
        <w:t>定義群數</w:t>
      </w:r>
      <w:proofErr w:type="gramEnd"/>
      <w:r w:rsidR="000A5DF0">
        <w:rPr>
          <w:rFonts w:ascii="Times New Roman" w:eastAsia="標楷體" w:hAnsi="Times New Roman" w:hint="eastAsia"/>
        </w:rPr>
        <w:t>，且在大資料集上的表現不如</w:t>
      </w:r>
      <w:r w:rsidR="000A5DF0" w:rsidRPr="00590B10">
        <w:rPr>
          <w:rFonts w:ascii="Times New Roman" w:eastAsia="標楷體" w:hAnsi="Times New Roman"/>
        </w:rPr>
        <w:t>K-</w:t>
      </w:r>
      <w:proofErr w:type="spellStart"/>
      <w:r w:rsidR="000A5DF0" w:rsidRPr="00590B10">
        <w:rPr>
          <w:rFonts w:ascii="Times New Roman" w:eastAsia="標楷體" w:hAnsi="Times New Roman"/>
        </w:rPr>
        <w:t>Medoids</w:t>
      </w:r>
      <w:proofErr w:type="spellEnd"/>
      <w:r w:rsidR="000A5DF0">
        <w:rPr>
          <w:rFonts w:ascii="Times New Roman" w:eastAsia="標楷體" w:hAnsi="Times New Roman" w:hint="eastAsia"/>
        </w:rPr>
        <w:t>好，故本研究將採用</w:t>
      </w:r>
      <w:commentRangeStart w:id="36"/>
      <w:r w:rsidR="000A5DF0" w:rsidRPr="00590B10">
        <w:rPr>
          <w:rFonts w:ascii="Times New Roman" w:eastAsia="標楷體" w:hAnsi="Times New Roman"/>
        </w:rPr>
        <w:t>K-</w:t>
      </w:r>
      <w:proofErr w:type="spellStart"/>
      <w:r w:rsidR="000A5DF0" w:rsidRPr="00590B10">
        <w:rPr>
          <w:rFonts w:ascii="Times New Roman" w:eastAsia="標楷體" w:hAnsi="Times New Roman"/>
        </w:rPr>
        <w:t>Medoids</w:t>
      </w:r>
      <w:proofErr w:type="spellEnd"/>
      <w:r w:rsidR="000A5DF0">
        <w:rPr>
          <w:rFonts w:ascii="Times New Roman" w:eastAsia="標楷體" w:hAnsi="Times New Roman" w:hint="eastAsia"/>
        </w:rPr>
        <w:t>作為</w:t>
      </w:r>
      <w:proofErr w:type="gramStart"/>
      <w:r w:rsidR="000A5DF0">
        <w:rPr>
          <w:rFonts w:ascii="Times New Roman" w:eastAsia="標楷體" w:hAnsi="Times New Roman" w:hint="eastAsia"/>
        </w:rPr>
        <w:t>分群法</w:t>
      </w:r>
      <w:proofErr w:type="gramEnd"/>
      <w:r w:rsidR="000A5DF0">
        <w:rPr>
          <w:rFonts w:ascii="Times New Roman" w:eastAsia="標楷體" w:hAnsi="Times New Roman" w:hint="eastAsia"/>
        </w:rPr>
        <w:t>。</w:t>
      </w:r>
      <w:commentRangeEnd w:id="36"/>
      <w:r w:rsidR="00665750">
        <w:rPr>
          <w:rStyle w:val="a3"/>
          <w:rFonts w:ascii="Calibri" w:eastAsia="新細明體" w:hAnsi="Calibri" w:cs="Times New Roman"/>
        </w:rPr>
        <w:commentReference w:id="36"/>
      </w:r>
    </w:p>
    <w:p w14:paraId="28E8A2F1" w14:textId="72651E55" w:rsidR="004E3E84" w:rsidRDefault="004E3E84" w:rsidP="001C3D61">
      <w:pPr>
        <w:pStyle w:val="2"/>
        <w:spacing w:line="360" w:lineRule="auto"/>
        <w:rPr>
          <w:rFonts w:ascii="Times New Roman" w:eastAsia="標楷體" w:hAnsi="Times New Roman"/>
          <w:sz w:val="28"/>
        </w:rPr>
      </w:pPr>
      <w:bookmarkStart w:id="37" w:name="_Toc448679299"/>
      <w:r w:rsidRPr="002306A2">
        <w:rPr>
          <w:rFonts w:ascii="Times New Roman" w:eastAsia="標楷體" w:hAnsi="Times New Roman" w:hint="eastAsia"/>
          <w:sz w:val="28"/>
        </w:rPr>
        <w:t>推薦系統</w:t>
      </w:r>
      <w:bookmarkEnd w:id="37"/>
    </w:p>
    <w:p w14:paraId="7FBFC373" w14:textId="653063C7" w:rsidR="004E3E84" w:rsidRPr="002306A2" w:rsidRDefault="001C4C8D" w:rsidP="00D35673">
      <w:pPr>
        <w:spacing w:line="360" w:lineRule="auto"/>
        <w:jc w:val="both"/>
        <w:rPr>
          <w:rFonts w:ascii="Times New Roman" w:eastAsia="標楷體" w:hAnsi="Times New Roman"/>
        </w:rPr>
      </w:pPr>
      <w:r>
        <w:rPr>
          <w:rFonts w:ascii="Times New Roman" w:eastAsia="標楷體" w:hAnsi="Times New Roman" w:hint="eastAsia"/>
        </w:rPr>
        <w:t xml:space="preserve">    </w:t>
      </w:r>
      <w:r w:rsidR="00076588">
        <w:rPr>
          <w:rFonts w:ascii="Times New Roman" w:eastAsia="標楷體" w:hAnsi="Times New Roman" w:hint="eastAsia"/>
        </w:rPr>
        <w:t>網路的蓬勃發展使得資訊量</w:t>
      </w:r>
      <w:r w:rsidR="00FC38E5">
        <w:rPr>
          <w:rFonts w:ascii="Times New Roman" w:eastAsia="標楷體" w:hAnsi="Times New Roman" w:hint="eastAsia"/>
        </w:rPr>
        <w:t>快速成長。</w:t>
      </w:r>
      <w:r w:rsidR="004E3E84" w:rsidRPr="002306A2">
        <w:rPr>
          <w:rFonts w:ascii="Times New Roman" w:eastAsia="標楷體" w:hAnsi="Times New Roman" w:hint="eastAsia"/>
        </w:rPr>
        <w:t>對使用者</w:t>
      </w:r>
      <w:r w:rsidR="00FC38E5">
        <w:rPr>
          <w:rFonts w:ascii="Times New Roman" w:eastAsia="標楷體" w:hAnsi="Times New Roman" w:hint="eastAsia"/>
        </w:rPr>
        <w:t>而言</w:t>
      </w:r>
      <w:r w:rsidR="004E3E84" w:rsidRPr="002306A2">
        <w:rPr>
          <w:rFonts w:ascii="Times New Roman" w:eastAsia="標楷體" w:hAnsi="Times New Roman" w:hint="eastAsia"/>
        </w:rPr>
        <w:t>，</w:t>
      </w:r>
      <w:r w:rsidR="00FC38E5">
        <w:rPr>
          <w:rFonts w:ascii="Times New Roman" w:eastAsia="標楷體" w:hAnsi="Times New Roman" w:hint="eastAsia"/>
        </w:rPr>
        <w:t>儘管</w:t>
      </w:r>
      <w:r w:rsidR="004E3E84" w:rsidRPr="002306A2">
        <w:rPr>
          <w:rFonts w:ascii="Times New Roman" w:eastAsia="標楷體" w:hAnsi="Times New Roman" w:hint="eastAsia"/>
        </w:rPr>
        <w:t>資訊量大、豐富</w:t>
      </w:r>
      <w:r w:rsidR="004E3E84" w:rsidRPr="002306A2">
        <w:rPr>
          <w:rFonts w:ascii="Times New Roman" w:eastAsia="標楷體" w:hAnsi="Times New Roman" w:hint="eastAsia"/>
        </w:rPr>
        <w:lastRenderedPageBreak/>
        <w:t>度高，</w:t>
      </w:r>
      <w:r w:rsidR="00FC38E5">
        <w:rPr>
          <w:rFonts w:ascii="Times New Roman" w:eastAsia="標楷體" w:hAnsi="Times New Roman" w:hint="eastAsia"/>
        </w:rPr>
        <w:t>但</w:t>
      </w:r>
      <w:r w:rsidR="004E3E84" w:rsidRPr="002306A2">
        <w:rPr>
          <w:rFonts w:ascii="Times New Roman" w:eastAsia="標楷體" w:hAnsi="Times New Roman" w:hint="eastAsia"/>
        </w:rPr>
        <w:t>在搜尋資料時卻不容易找到符合需求的資料</w:t>
      </w:r>
      <w:r w:rsidR="00FC38E5">
        <w:rPr>
          <w:rFonts w:ascii="Times New Roman" w:eastAsia="標楷體" w:hAnsi="Times New Roman" w:hint="eastAsia"/>
        </w:rPr>
        <w:t>，且</w:t>
      </w:r>
      <w:r w:rsidR="004E3E84" w:rsidRPr="002306A2">
        <w:rPr>
          <w:rFonts w:ascii="Times New Roman" w:eastAsia="標楷體" w:hAnsi="Times New Roman" w:hint="eastAsia"/>
        </w:rPr>
        <w:t>雖然搜尋引擎</w:t>
      </w:r>
      <w:r w:rsidR="00FC38E5">
        <w:rPr>
          <w:rFonts w:ascii="Times New Roman" w:eastAsia="標楷體" w:hAnsi="Times New Roman" w:hint="eastAsia"/>
        </w:rPr>
        <w:t>具</w:t>
      </w:r>
      <w:r w:rsidR="004E3E84" w:rsidRPr="002306A2">
        <w:rPr>
          <w:rFonts w:ascii="Times New Roman" w:eastAsia="標楷體" w:hAnsi="Times New Roman" w:hint="eastAsia"/>
        </w:rPr>
        <w:t>有過濾</w:t>
      </w:r>
      <w:r w:rsidR="00FC38E5">
        <w:rPr>
          <w:rFonts w:ascii="Times New Roman" w:eastAsia="標楷體" w:hAnsi="Times New Roman" w:hint="eastAsia"/>
        </w:rPr>
        <w:t>資訊</w:t>
      </w:r>
      <w:r w:rsidR="004E3E84" w:rsidRPr="002306A2">
        <w:rPr>
          <w:rFonts w:ascii="Times New Roman" w:eastAsia="標楷體" w:hAnsi="Times New Roman" w:hint="eastAsia"/>
        </w:rPr>
        <w:t>的功能，但</w:t>
      </w:r>
      <w:r w:rsidR="00FC38E5">
        <w:rPr>
          <w:rFonts w:ascii="Times New Roman" w:eastAsia="標楷體" w:hAnsi="Times New Roman" w:hint="eastAsia"/>
        </w:rPr>
        <w:t>往往搜尋</w:t>
      </w:r>
      <w:r w:rsidR="004E3E84" w:rsidRPr="002306A2">
        <w:rPr>
          <w:rFonts w:ascii="Times New Roman" w:eastAsia="標楷體" w:hAnsi="Times New Roman" w:hint="eastAsia"/>
        </w:rPr>
        <w:t>結果仍是相當可觀的資料筆數，使用者</w:t>
      </w:r>
      <w:r w:rsidR="00FC38E5">
        <w:rPr>
          <w:rFonts w:ascii="Times New Roman" w:eastAsia="標楷體" w:hAnsi="Times New Roman" w:hint="eastAsia"/>
        </w:rPr>
        <w:t>依</w:t>
      </w:r>
      <w:r w:rsidR="004E3E84" w:rsidRPr="002306A2">
        <w:rPr>
          <w:rFonts w:ascii="Times New Roman" w:eastAsia="標楷體" w:hAnsi="Times New Roman" w:hint="eastAsia"/>
        </w:rPr>
        <w:t>然需要自行過濾或篩選</w:t>
      </w:r>
      <w:r w:rsidR="00FC38E5">
        <w:rPr>
          <w:rFonts w:ascii="Times New Roman" w:eastAsia="標楷體" w:hAnsi="Times New Roman" w:hint="eastAsia"/>
        </w:rPr>
        <w:t>出需要</w:t>
      </w:r>
      <w:r w:rsidR="004E3E84" w:rsidRPr="002306A2">
        <w:rPr>
          <w:rFonts w:ascii="Times New Roman" w:eastAsia="標楷體" w:hAnsi="Times New Roman" w:hint="eastAsia"/>
        </w:rPr>
        <w:t>的資訊，因此</w:t>
      </w:r>
      <w:r w:rsidR="00FC38E5" w:rsidRPr="00FC38E5">
        <w:rPr>
          <w:rFonts w:ascii="Times New Roman" w:eastAsia="標楷體" w:hAnsi="Times New Roman" w:hint="eastAsia"/>
        </w:rPr>
        <w:t>推薦系統應運而生</w:t>
      </w:r>
      <w:r w:rsidR="00CE63BB">
        <w:rPr>
          <w:rFonts w:ascii="Times New Roman" w:eastAsia="標楷體" w:hAnsi="Times New Roman" w:hint="eastAsia"/>
        </w:rPr>
        <w:t>。</w:t>
      </w:r>
      <w:r w:rsidR="004E3E84" w:rsidRPr="002306A2">
        <w:rPr>
          <w:rFonts w:ascii="Times New Roman" w:eastAsia="標楷體" w:hAnsi="Times New Roman" w:hint="eastAsia"/>
        </w:rPr>
        <w:t>推薦系統</w:t>
      </w:r>
      <w:r w:rsidR="00FC38E5">
        <w:rPr>
          <w:rFonts w:ascii="Times New Roman" w:eastAsia="標楷體" w:hAnsi="Times New Roman" w:hint="eastAsia"/>
        </w:rPr>
        <w:t>為</w:t>
      </w:r>
      <w:r w:rsidR="004E3E84" w:rsidRPr="002306A2">
        <w:rPr>
          <w:rFonts w:ascii="Times New Roman" w:eastAsia="標楷體" w:hAnsi="Times New Roman" w:hint="eastAsia"/>
        </w:rPr>
        <w:t>利用使用</w:t>
      </w:r>
      <w:r w:rsidR="00FC38E5">
        <w:rPr>
          <w:rFonts w:ascii="Times New Roman" w:eastAsia="標楷體" w:hAnsi="Times New Roman" w:hint="eastAsia"/>
        </w:rPr>
        <w:t>者過去的使用習慣或喜好來主動發掘使用者可能會有興趣的主題或資源並</w:t>
      </w:r>
      <w:r w:rsidR="004E3E84" w:rsidRPr="002306A2">
        <w:rPr>
          <w:rFonts w:ascii="Times New Roman" w:eastAsia="標楷體" w:hAnsi="Times New Roman" w:hint="eastAsia"/>
        </w:rPr>
        <w:t>推薦給使用者，如此一來便可以減少使用者自行</w:t>
      </w:r>
      <w:r w:rsidR="00FC38E5">
        <w:rPr>
          <w:rFonts w:ascii="Times New Roman" w:eastAsia="標楷體" w:hAnsi="Times New Roman" w:hint="eastAsia"/>
        </w:rPr>
        <w:t>搜</w:t>
      </w:r>
      <w:r w:rsidR="004E3E84" w:rsidRPr="002306A2">
        <w:rPr>
          <w:rFonts w:ascii="Times New Roman" w:eastAsia="標楷體" w:hAnsi="Times New Roman" w:hint="eastAsia"/>
        </w:rPr>
        <w:t>尋並過濾資料的時間成本</w:t>
      </w:r>
      <w:r w:rsidR="004E3E84" w:rsidRPr="002306A2">
        <w:rPr>
          <w:rFonts w:ascii="Times New Roman" w:eastAsia="標楷體" w:hAnsi="Times New Roman"/>
        </w:rPr>
        <w:fldChar w:fldCharType="begin">
          <w:fldData xml:space="preserve">PEVuZE5vdGU+PENpdGU+PEF1dGhvcj5MaWFuZzwvQXV0aG9yPjxZZWFyPjIwMDg8L1llYXI+PFJl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</w:fldData>
        </w:fldChar>
      </w:r>
      <w:r w:rsidR="005475F2">
        <w:rPr>
          <w:rFonts w:ascii="Times New Roman" w:eastAsia="標楷體" w:hAnsi="Times New Roman"/>
        </w:rPr>
        <w:instrText xml:space="preserve"> ADDIN EN.CITE </w:instrText>
      </w:r>
      <w:r w:rsidR="005475F2">
        <w:rPr>
          <w:rFonts w:ascii="Times New Roman" w:eastAsia="標楷體" w:hAnsi="Times New Roman"/>
        </w:rPr>
        <w:fldChar w:fldCharType="begin">
          <w:fldData xml:space="preserve">PEVuZE5vdGU+PENpdGU+PEF1dGhvcj5MaWFuZzwvQXV0aG9yPjxZZWFyPjIwMDg8L1llYXI+PFJl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</w:fldData>
        </w:fldChar>
      </w:r>
      <w:r w:rsidR="005475F2">
        <w:rPr>
          <w:rFonts w:ascii="Times New Roman" w:eastAsia="標楷體" w:hAnsi="Times New Roman"/>
        </w:rPr>
        <w:instrText xml:space="preserve"> ADDIN EN.CITE.DATA </w:instrText>
      </w:r>
      <w:r w:rsidR="005475F2">
        <w:rPr>
          <w:rFonts w:ascii="Times New Roman" w:eastAsia="標楷體" w:hAnsi="Times New Roman"/>
        </w:rPr>
      </w:r>
      <w:r w:rsidR="005475F2">
        <w:rPr>
          <w:rFonts w:ascii="Times New Roman" w:eastAsia="標楷體" w:hAnsi="Times New Roman"/>
        </w:rPr>
        <w:fldChar w:fldCharType="end"/>
      </w:r>
      <w:r w:rsidR="004E3E84" w:rsidRPr="002306A2">
        <w:rPr>
          <w:rFonts w:ascii="Times New Roman" w:eastAsia="標楷體" w:hAnsi="Times New Roman"/>
        </w:rPr>
      </w:r>
      <w:r w:rsidR="004E3E84" w:rsidRPr="002306A2">
        <w:rPr>
          <w:rFonts w:ascii="Times New Roman" w:eastAsia="標楷體" w:hAnsi="Times New Roman"/>
        </w:rPr>
        <w:fldChar w:fldCharType="separate"/>
      </w:r>
      <w:r w:rsidR="005475F2">
        <w:rPr>
          <w:rFonts w:ascii="Times New Roman" w:eastAsia="標楷體" w:hAnsi="Times New Roman"/>
          <w:noProof/>
        </w:rPr>
        <w:t>(</w:t>
      </w:r>
      <w:hyperlink w:anchor="_ENREF_8" w:tooltip="Chiang, 2015 #4" w:history="1">
        <w:r w:rsidR="00BF6AFD">
          <w:rPr>
            <w:rFonts w:ascii="Times New Roman" w:eastAsia="標楷體" w:hAnsi="Times New Roman"/>
            <w:noProof/>
          </w:rPr>
          <w:t>Chiang &amp; Huang, 2015</w:t>
        </w:r>
      </w:hyperlink>
      <w:r w:rsidR="005475F2">
        <w:rPr>
          <w:rFonts w:ascii="Times New Roman" w:eastAsia="標楷體" w:hAnsi="Times New Roman"/>
          <w:noProof/>
        </w:rPr>
        <w:t xml:space="preserve">; </w:t>
      </w:r>
      <w:hyperlink w:anchor="_ENREF_19" w:tooltip="Liang, 2008 #7" w:history="1">
        <w:r w:rsidR="00BF6AFD">
          <w:rPr>
            <w:rFonts w:ascii="Times New Roman" w:eastAsia="標楷體" w:hAnsi="Times New Roman"/>
            <w:noProof/>
          </w:rPr>
          <w:t>Liang, Yang, Chen, &amp; Ku, 2008</w:t>
        </w:r>
      </w:hyperlink>
      <w:r w:rsidR="005475F2">
        <w:rPr>
          <w:rFonts w:ascii="Times New Roman" w:eastAsia="標楷體" w:hAnsi="Times New Roman"/>
          <w:noProof/>
        </w:rPr>
        <w:t xml:space="preserve">; </w:t>
      </w:r>
      <w:hyperlink w:anchor="_ENREF_37" w:tooltip="Zahra, 2015 #23" w:history="1">
        <w:r w:rsidR="00BF6AFD">
          <w:rPr>
            <w:rFonts w:ascii="Times New Roman" w:eastAsia="標楷體" w:hAnsi="Times New Roman"/>
            <w:noProof/>
          </w:rPr>
          <w:t>Zahra et al., 2015</w:t>
        </w:r>
      </w:hyperlink>
      <w:r w:rsidR="005475F2">
        <w:rPr>
          <w:rFonts w:ascii="Times New Roman" w:eastAsia="標楷體" w:hAnsi="Times New Roman"/>
          <w:noProof/>
        </w:rPr>
        <w:t>)</w:t>
      </w:r>
      <w:r w:rsidR="004E3E84" w:rsidRPr="002306A2">
        <w:rPr>
          <w:rFonts w:ascii="Times New Roman" w:eastAsia="標楷體" w:hAnsi="Times New Roman"/>
        </w:rPr>
        <w:fldChar w:fldCharType="end"/>
      </w:r>
      <w:r w:rsidR="004E3E84" w:rsidRPr="002306A2">
        <w:rPr>
          <w:rFonts w:ascii="Times New Roman" w:eastAsia="標楷體" w:hAnsi="Times New Roman" w:hint="eastAsia"/>
        </w:rPr>
        <w:t>。</w:t>
      </w:r>
    </w:p>
    <w:p w14:paraId="7ABA130D" w14:textId="28EA51F7" w:rsidR="004E3E84" w:rsidRDefault="004E3E84" w:rsidP="004457C3">
      <w:pPr>
        <w:tabs>
          <w:tab w:val="left" w:pos="426"/>
          <w:tab w:val="left" w:pos="709"/>
        </w:tabs>
        <w:spacing w:line="360" w:lineRule="auto"/>
        <w:jc w:val="both"/>
        <w:rPr>
          <w:rFonts w:ascii="Times New Roman" w:eastAsia="標楷體" w:hAnsi="Times New Roman"/>
        </w:rPr>
      </w:pPr>
      <w:r w:rsidRPr="002306A2">
        <w:rPr>
          <w:rFonts w:ascii="Times New Roman" w:eastAsia="標楷體" w:hAnsi="Times New Roman" w:hint="eastAsia"/>
        </w:rPr>
        <w:t xml:space="preserve">    </w:t>
      </w:r>
      <w:hyperlink w:anchor="_ENREF_19" w:tooltip="Liang, 2008 #7" w:history="1">
        <w:r w:rsidR="00BF6AFD" w:rsidRPr="002306A2">
          <w:rPr>
            <w:rFonts w:ascii="Times New Roman" w:eastAsia="標楷體" w:hAnsi="Times New Roman"/>
          </w:rPr>
          <w:fldChar w:fldCharType="begin"/>
        </w:r>
        <w:r w:rsidR="00BF6AFD">
          <w:rPr>
            <w:rFonts w:ascii="Times New Roman" w:eastAsia="標楷體" w:hAnsi="Times New Roman"/>
          </w:rPr>
          <w:instrText xml:space="preserve"> ADDIN EN.CITE &lt;EndNote&gt;&lt;Cite AuthorYear="1"&gt;&lt;Author&gt;Liang&lt;/Author&gt;&lt;Year&gt;2008&lt;/Year&gt;&lt;RecNum&gt;7&lt;/RecNum&gt;&lt;DisplayText&gt;Liang et al. (2008)&lt;/DisplayText&gt;&lt;record&gt;&lt;rec-number&gt;7&lt;/rec-number&gt;&lt;foreign-keys&gt;&lt;key app="EN" db-id="wafwfer04twvxhersz6xr2019zsswfxrwfas"&gt;7&lt;/key&gt;&lt;/foreign-keys&gt;&lt;ref-type name="Journal Article"&gt;17&lt;/ref-type&gt;&lt;contributors&gt;&lt;authors&gt;&lt;author&gt;Liang, Ting-Peng&lt;/author&gt;&lt;author&gt;Yang, Yung-Fang&lt;/author&gt;&lt;author&gt;Chen, Deng-Neng&lt;/author&gt;&lt;author&gt;Ku, Yi-Cheng&lt;/author&gt;&lt;/authors&gt;&lt;/contributors&gt;&lt;titles&gt;&lt;title&gt;A semantic-expansion approach to personalized knowledge recommendation&lt;/title&gt;&lt;secondary-title&gt;Decision Support Systems&lt;/secondary-title&gt;&lt;/titles&gt;&lt;periodical&gt;&lt;full-title&gt;Decision Support Systems&lt;/full-title&gt;&lt;/periodical&gt;&lt;pages&gt;401-412&lt;/pages&gt;&lt;volume&gt;45&lt;/volume&gt;&lt;number&gt;3&lt;/number&gt;&lt;keywords&gt;&lt;keyword&gt;Personalization&lt;/keyword&gt;&lt;keyword&gt;Customization knowledge management&lt;/keyword&gt;&lt;keyword&gt;Internet recommendation systems&lt;/keyword&gt;&lt;keyword&gt;Semantic-expansion method&lt;/keyword&gt;&lt;keyword&gt;Electronic commerce&lt;/keyword&gt;&lt;/keywords&gt;&lt;dates&gt;&lt;year&gt;2008&lt;/year&gt;&lt;pub-dates&gt;&lt;date&gt;6//&lt;/date&gt;&lt;/pub-dates&gt;&lt;/dates&gt;&lt;isbn&gt;0167-9236&lt;/isbn&gt;&lt;urls&gt;&lt;related-urls&gt;&lt;url&gt;http://www.sciencedirect.com/science/article/pii/S0167923607000814&lt;/url&gt;&lt;/related-urls&gt;&lt;/urls&gt;&lt;electronic-resource-num&gt;http://dx.doi.org/10.1016/j.dss.2007.05.004&lt;/electronic-resource-num&gt;&lt;/record&gt;&lt;/Cite&gt;&lt;/EndNote&gt;</w:instrText>
        </w:r>
        <w:r w:rsidR="00BF6AFD" w:rsidRPr="002306A2">
          <w:rPr>
            <w:rFonts w:ascii="Times New Roman" w:eastAsia="標楷體" w:hAnsi="Times New Roman"/>
          </w:rPr>
          <w:fldChar w:fldCharType="separate"/>
        </w:r>
        <w:r w:rsidR="00BF6AFD" w:rsidRPr="002306A2">
          <w:rPr>
            <w:rFonts w:ascii="Times New Roman" w:eastAsia="標楷體" w:hAnsi="Times New Roman"/>
            <w:noProof/>
          </w:rPr>
          <w:t>Liang et al. (2008)</w:t>
        </w:r>
        <w:r w:rsidR="00BF6AFD" w:rsidRPr="002306A2">
          <w:rPr>
            <w:rFonts w:ascii="Times New Roman" w:eastAsia="標楷體" w:hAnsi="Times New Roman"/>
          </w:rPr>
          <w:fldChar w:fldCharType="end"/>
        </w:r>
      </w:hyperlink>
      <w:r w:rsidRPr="002306A2">
        <w:rPr>
          <w:rFonts w:ascii="Times New Roman" w:eastAsia="標楷體" w:hAnsi="Times New Roman" w:hint="eastAsia"/>
        </w:rPr>
        <w:t>及</w:t>
      </w:r>
      <w:r w:rsidR="00BF6AFD">
        <w:rPr>
          <w:rFonts w:ascii="Times New Roman" w:eastAsia="標楷體" w:hAnsi="Times New Roman"/>
        </w:rPr>
        <w:fldChar w:fldCharType="begin"/>
      </w:r>
      <w:r w:rsidR="00BF6AFD">
        <w:rPr>
          <w:rFonts w:ascii="Times New Roman" w:eastAsia="標楷體" w:hAnsi="Times New Roman"/>
        </w:rPr>
        <w:instrText xml:space="preserve"> </w:instrText>
      </w:r>
      <w:r w:rsidR="00BF6AFD">
        <w:rPr>
          <w:rFonts w:ascii="Times New Roman" w:eastAsia="標楷體" w:hAnsi="Times New Roman" w:hint="eastAsia"/>
        </w:rPr>
        <w:instrText>HYPERLINK \l "_ENREF_8" \o "Chiang, 2015 #4"</w:instrText>
      </w:r>
      <w:r w:rsidR="00BF6AFD">
        <w:rPr>
          <w:rFonts w:ascii="Times New Roman" w:eastAsia="標楷體" w:hAnsi="Times New Roman"/>
        </w:rPr>
        <w:instrText xml:space="preserve"> </w:instrText>
      </w:r>
      <w:r w:rsidR="00BF6AFD">
        <w:rPr>
          <w:rFonts w:ascii="Times New Roman" w:eastAsia="標楷體" w:hAnsi="Times New Roman"/>
        </w:rPr>
        <w:fldChar w:fldCharType="separate"/>
      </w:r>
      <w:r w:rsidR="00BF6AFD" w:rsidRPr="002306A2">
        <w:rPr>
          <w:rFonts w:ascii="Times New Roman" w:eastAsia="標楷體" w:hAnsi="Times New Roman"/>
        </w:rPr>
        <w:fldChar w:fldCharType="begin"/>
      </w:r>
      <w:r w:rsidR="00BF6AFD">
        <w:rPr>
          <w:rFonts w:ascii="Times New Roman" w:eastAsia="標楷體" w:hAnsi="Times New Roman"/>
        </w:rPr>
        <w:instrText xml:space="preserve"> ADDIN EN.CITE &lt;EndNote&gt;&lt;Cite AuthorYear="1"&gt;&lt;Author&gt;Chiang&lt;/Author&gt;&lt;Year&gt;2015&lt;/Year&gt;&lt;RecNum&gt;4&lt;/RecNum&gt;&lt;DisplayText&gt;Chiang and Huang (2015)&lt;/DisplayText&gt;&lt;record&gt;&lt;rec-number&gt;4&lt;/rec-number&gt;&lt;foreign-keys&gt;&lt;key app="EN" db-id="wafwfer04twvxhersz6xr2019zsswfxrwfas"&gt;4&lt;/key&gt;&lt;/foreign-keys&gt;&lt;ref-type name="Journal Article"&gt;17&lt;/ref-type&gt;&lt;contributors&gt;&lt;authors&gt;&lt;author&gt;Chiang, Hsiu-Sen&lt;/author&gt;&lt;author&gt;Huang, Tien-Chi&lt;/author&gt;&lt;/authors&gt;&lt;/contributors&gt;&lt;titles&gt;&lt;title&gt;User-adapted travel planning system for personalized schedule recommendation&lt;/title&gt;&lt;secondary-title&gt;Information Fusion&lt;/secondary-title&gt;&lt;/titles&gt;&lt;periodical&gt;&lt;full-title&gt;Information Fusion&lt;/full-title&gt;&lt;/periodical&gt;&lt;pages&gt;3-17&lt;/pages&gt;&lt;volume&gt;21&lt;/volume&gt;&lt;keywords&gt;&lt;keyword&gt;Personalization&lt;/keyword&gt;&lt;keyword&gt;e-Tourism&lt;/keyword&gt;&lt;keyword&gt;Recommendation system&lt;/keyword&gt;&lt;keyword&gt;Travel planning&lt;/keyword&gt;&lt;/keywords&gt;&lt;dates&gt;&lt;year&gt;2015&lt;/year&gt;&lt;pub-dates&gt;&lt;date&gt;1//&lt;/date&gt;&lt;/pub-dates&gt;&lt;/dates&gt;&lt;isbn&gt;1566-2535&lt;/isbn&gt;&lt;urls&gt;&lt;related-urls&gt;&lt;url&gt;http://www.sciencedirect.com/science/article/pii/S1566253513000705&lt;/url&gt;&lt;/related-urls&gt;&lt;/urls&gt;&lt;electronic-resource-num&gt;http://dx.doi.org/10.1016/j.inffus.2013.05.011&lt;/electronic-resource-num&gt;&lt;/record&gt;&lt;/Cite&gt;&lt;/EndNote&gt;</w:instrText>
      </w:r>
      <w:r w:rsidR="00BF6AFD" w:rsidRPr="002306A2">
        <w:rPr>
          <w:rFonts w:ascii="Times New Roman" w:eastAsia="標楷體" w:hAnsi="Times New Roman"/>
        </w:rPr>
        <w:fldChar w:fldCharType="separate"/>
      </w:r>
      <w:r w:rsidR="00BF6AFD" w:rsidRPr="002306A2">
        <w:rPr>
          <w:rFonts w:ascii="Times New Roman" w:eastAsia="標楷體" w:hAnsi="Times New Roman"/>
          <w:noProof/>
        </w:rPr>
        <w:t>Chiang and Huang (2015)</w:t>
      </w:r>
      <w:r w:rsidR="00BF6AFD" w:rsidRPr="002306A2">
        <w:rPr>
          <w:rFonts w:ascii="Times New Roman" w:eastAsia="標楷體" w:hAnsi="Times New Roman"/>
        </w:rPr>
        <w:fldChar w:fldCharType="end"/>
      </w:r>
      <w:r w:rsidR="00BF6AFD">
        <w:rPr>
          <w:rFonts w:ascii="Times New Roman" w:eastAsia="標楷體" w:hAnsi="Times New Roman"/>
        </w:rPr>
        <w:fldChar w:fldCharType="end"/>
      </w:r>
      <w:r w:rsidR="00FC38E5">
        <w:rPr>
          <w:rFonts w:ascii="Times New Roman" w:eastAsia="標楷體" w:hAnsi="Times New Roman" w:hint="eastAsia"/>
        </w:rPr>
        <w:t>的研究皆指出</w:t>
      </w:r>
      <w:r w:rsidRPr="002306A2">
        <w:rPr>
          <w:rFonts w:ascii="Times New Roman" w:eastAsia="標楷體" w:hAnsi="Times New Roman" w:hint="eastAsia"/>
        </w:rPr>
        <w:t>推薦系統所使用的資料過濾方法主要分為四種，分別為：基於規則的過濾技術</w:t>
      </w:r>
      <w:r w:rsidR="00D61B4E">
        <w:rPr>
          <w:rFonts w:ascii="Times New Roman" w:eastAsia="標楷體" w:hAnsi="Times New Roman" w:hint="eastAsia"/>
        </w:rPr>
        <w:t>(</w:t>
      </w:r>
      <w:r w:rsidR="00445A97">
        <w:rPr>
          <w:rFonts w:ascii="Times New Roman" w:eastAsia="標楷體" w:hAnsi="Times New Roman"/>
        </w:rPr>
        <w:t>r</w:t>
      </w:r>
      <w:r w:rsidRPr="002306A2">
        <w:rPr>
          <w:rFonts w:ascii="Times New Roman" w:eastAsia="標楷體" w:hAnsi="Times New Roman"/>
        </w:rPr>
        <w:t xml:space="preserve">ule-based </w:t>
      </w:r>
      <w:r w:rsidR="00445A97">
        <w:rPr>
          <w:rFonts w:ascii="Times New Roman" w:eastAsia="標楷體" w:hAnsi="Times New Roman"/>
        </w:rPr>
        <w:t>f</w:t>
      </w:r>
      <w:r w:rsidRPr="002306A2">
        <w:rPr>
          <w:rFonts w:ascii="Times New Roman" w:eastAsia="標楷體" w:hAnsi="Times New Roman"/>
        </w:rPr>
        <w:t>iltering</w:t>
      </w:r>
      <w:r w:rsidR="00D61B4E">
        <w:rPr>
          <w:rFonts w:ascii="Times New Roman" w:eastAsia="標楷體" w:hAnsi="Times New Roman" w:hint="eastAsia"/>
        </w:rPr>
        <w:t>)</w:t>
      </w:r>
      <w:r w:rsidRPr="002306A2">
        <w:rPr>
          <w:rFonts w:ascii="Times New Roman" w:eastAsia="標楷體" w:hAnsi="Times New Roman" w:hint="eastAsia"/>
        </w:rPr>
        <w:t>、基於內容的過濾技術</w:t>
      </w:r>
      <w:r w:rsidR="00D61B4E">
        <w:rPr>
          <w:rFonts w:ascii="Times New Roman" w:eastAsia="標楷體" w:hAnsi="Times New Roman" w:hint="eastAsia"/>
        </w:rPr>
        <w:t>(</w:t>
      </w:r>
      <w:r w:rsidR="00445A97">
        <w:rPr>
          <w:rFonts w:ascii="Times New Roman" w:eastAsia="標楷體" w:hAnsi="Times New Roman"/>
        </w:rPr>
        <w:t>c</w:t>
      </w:r>
      <w:r w:rsidRPr="002306A2">
        <w:rPr>
          <w:rFonts w:ascii="Times New Roman" w:eastAsia="標楷體" w:hAnsi="Times New Roman" w:hint="eastAsia"/>
        </w:rPr>
        <w:t xml:space="preserve">ontent-based </w:t>
      </w:r>
      <w:r w:rsidR="00445A97">
        <w:rPr>
          <w:rFonts w:ascii="Times New Roman" w:eastAsia="標楷體" w:hAnsi="Times New Roman"/>
        </w:rPr>
        <w:t>f</w:t>
      </w:r>
      <w:r w:rsidRPr="002306A2">
        <w:rPr>
          <w:rFonts w:ascii="Times New Roman" w:eastAsia="標楷體" w:hAnsi="Times New Roman" w:hint="eastAsia"/>
        </w:rPr>
        <w:t>iltering</w:t>
      </w:r>
      <w:r w:rsidR="00D61B4E">
        <w:rPr>
          <w:rFonts w:ascii="Times New Roman" w:eastAsia="標楷體" w:hAnsi="Times New Roman" w:hint="eastAsia"/>
        </w:rPr>
        <w:t>)</w:t>
      </w:r>
      <w:r w:rsidRPr="002306A2">
        <w:rPr>
          <w:rFonts w:ascii="Times New Roman" w:eastAsia="標楷體" w:hAnsi="Times New Roman" w:hint="eastAsia"/>
        </w:rPr>
        <w:t>、協同過濾技術</w:t>
      </w:r>
      <w:r w:rsidR="00D61B4E">
        <w:rPr>
          <w:rFonts w:ascii="Times New Roman" w:eastAsia="標楷體" w:hAnsi="Times New Roman" w:hint="eastAsia"/>
        </w:rPr>
        <w:t>(</w:t>
      </w:r>
      <w:r w:rsidR="00445A97">
        <w:rPr>
          <w:rFonts w:ascii="Times New Roman" w:eastAsia="標楷體" w:hAnsi="Times New Roman"/>
        </w:rPr>
        <w:t>c</w:t>
      </w:r>
      <w:r w:rsidRPr="002306A2">
        <w:rPr>
          <w:rFonts w:ascii="Times New Roman" w:eastAsia="標楷體" w:hAnsi="Times New Roman"/>
        </w:rPr>
        <w:t xml:space="preserve">ollaborative </w:t>
      </w:r>
      <w:r w:rsidR="00445A97">
        <w:rPr>
          <w:rFonts w:ascii="Times New Roman" w:eastAsia="標楷體" w:hAnsi="Times New Roman"/>
        </w:rPr>
        <w:t>f</w:t>
      </w:r>
      <w:r w:rsidRPr="002306A2">
        <w:rPr>
          <w:rFonts w:ascii="Times New Roman" w:eastAsia="標楷體" w:hAnsi="Times New Roman"/>
        </w:rPr>
        <w:t>iltering</w:t>
      </w:r>
      <w:r w:rsidR="00D61B4E">
        <w:rPr>
          <w:rFonts w:ascii="Times New Roman" w:eastAsia="標楷體" w:hAnsi="Times New Roman" w:hint="eastAsia"/>
        </w:rPr>
        <w:t>)</w:t>
      </w:r>
      <w:r w:rsidRPr="002306A2">
        <w:rPr>
          <w:rFonts w:ascii="Times New Roman" w:eastAsia="標楷體" w:hAnsi="Times New Roman" w:hint="eastAsia"/>
        </w:rPr>
        <w:t>以及混合式過濾技術</w:t>
      </w:r>
      <w:r w:rsidR="00D61B4E">
        <w:rPr>
          <w:rFonts w:ascii="Times New Roman" w:eastAsia="標楷體" w:hAnsi="Times New Roman" w:hint="eastAsia"/>
        </w:rPr>
        <w:t>(</w:t>
      </w:r>
      <w:r w:rsidR="00445A97">
        <w:rPr>
          <w:rFonts w:ascii="Times New Roman" w:eastAsia="標楷體" w:hAnsi="Times New Roman"/>
        </w:rPr>
        <w:t>h</w:t>
      </w:r>
      <w:r w:rsidRPr="002306A2">
        <w:rPr>
          <w:rFonts w:ascii="Times New Roman" w:eastAsia="標楷體" w:hAnsi="Times New Roman" w:hint="eastAsia"/>
        </w:rPr>
        <w:t xml:space="preserve">ybrid </w:t>
      </w:r>
      <w:r w:rsidR="00445A97">
        <w:rPr>
          <w:rFonts w:ascii="Times New Roman" w:eastAsia="標楷體" w:hAnsi="Times New Roman"/>
        </w:rPr>
        <w:t>f</w:t>
      </w:r>
      <w:r w:rsidRPr="002306A2">
        <w:rPr>
          <w:rFonts w:ascii="Times New Roman" w:eastAsia="標楷體" w:hAnsi="Times New Roman" w:hint="eastAsia"/>
        </w:rPr>
        <w:t>iltering</w:t>
      </w:r>
      <w:r w:rsidR="00D61B4E">
        <w:rPr>
          <w:rFonts w:ascii="Times New Roman" w:eastAsia="標楷體" w:hAnsi="Times New Roman" w:hint="eastAsia"/>
        </w:rPr>
        <w:t>)</w:t>
      </w:r>
      <w:r w:rsidRPr="002306A2">
        <w:rPr>
          <w:rFonts w:ascii="Times New Roman" w:eastAsia="標楷體" w:hAnsi="Times New Roman" w:hint="eastAsia"/>
        </w:rPr>
        <w:t>，</w:t>
      </w:r>
      <w:r w:rsidR="00FC38E5">
        <w:rPr>
          <w:rFonts w:ascii="Times New Roman" w:eastAsia="標楷體" w:hAnsi="Times New Roman" w:hint="eastAsia"/>
        </w:rPr>
        <w:t>分類如</w:t>
      </w:r>
      <w:r w:rsidR="00117AA6">
        <w:rPr>
          <w:rFonts w:ascii="Times New Roman" w:eastAsia="標楷體" w:hAnsi="Times New Roman"/>
        </w:rPr>
        <w:fldChar w:fldCharType="begin"/>
      </w:r>
      <w:r w:rsidR="00117AA6">
        <w:rPr>
          <w:rFonts w:ascii="Times New Roman" w:eastAsia="標楷體" w:hAnsi="Times New Roman"/>
        </w:rPr>
        <w:instrText xml:space="preserve"> </w:instrText>
      </w:r>
      <w:r w:rsidR="00117AA6">
        <w:rPr>
          <w:rFonts w:ascii="Times New Roman" w:eastAsia="標楷體" w:hAnsi="Times New Roman" w:hint="eastAsia"/>
        </w:rPr>
        <w:instrText>REF _Ref436609405 \h</w:instrText>
      </w:r>
      <w:r w:rsidR="00117AA6">
        <w:rPr>
          <w:rFonts w:ascii="Times New Roman" w:eastAsia="標楷體" w:hAnsi="Times New Roman"/>
        </w:rPr>
        <w:instrText xml:space="preserve"> </w:instrText>
      </w:r>
      <w:r w:rsidR="00117AA6">
        <w:rPr>
          <w:rFonts w:ascii="Times New Roman" w:eastAsia="標楷體" w:hAnsi="Times New Roman"/>
        </w:rPr>
      </w:r>
      <w:r w:rsidR="00117AA6">
        <w:rPr>
          <w:rFonts w:ascii="Times New Roman" w:eastAsia="標楷體" w:hAnsi="Times New Roman"/>
        </w:rPr>
        <w:fldChar w:fldCharType="separate"/>
      </w:r>
      <w:r w:rsidR="000E103D" w:rsidRPr="00E2746B">
        <w:rPr>
          <w:rFonts w:ascii="Times New Roman" w:eastAsia="標楷體" w:hAnsi="Times New Roman" w:hint="eastAsia"/>
          <w:szCs w:val="24"/>
        </w:rPr>
        <w:t>圖</w:t>
      </w:r>
      <w:r w:rsidR="000E103D" w:rsidRPr="00E2746B">
        <w:rPr>
          <w:rFonts w:ascii="Times New Roman" w:eastAsia="標楷體" w:hAnsi="Times New Roman" w:hint="eastAsia"/>
          <w:szCs w:val="24"/>
        </w:rPr>
        <w:t xml:space="preserve"> </w:t>
      </w:r>
      <w:r w:rsidR="000E103D">
        <w:rPr>
          <w:rFonts w:ascii="Times New Roman" w:eastAsia="標楷體" w:hAnsi="Times New Roman"/>
          <w:noProof/>
          <w:szCs w:val="24"/>
        </w:rPr>
        <w:t>2</w:t>
      </w:r>
      <w:r w:rsidR="000E103D">
        <w:rPr>
          <w:rFonts w:ascii="Times New Roman" w:eastAsia="標楷體" w:hAnsi="Times New Roman"/>
          <w:szCs w:val="24"/>
        </w:rPr>
        <w:noBreakHyphen/>
      </w:r>
      <w:r w:rsidR="000E103D">
        <w:rPr>
          <w:rFonts w:ascii="Times New Roman" w:eastAsia="標楷體" w:hAnsi="Times New Roman"/>
          <w:noProof/>
          <w:szCs w:val="24"/>
        </w:rPr>
        <w:t>4</w:t>
      </w:r>
      <w:r w:rsidR="00117AA6">
        <w:rPr>
          <w:rFonts w:ascii="Times New Roman" w:eastAsia="標楷體" w:hAnsi="Times New Roman"/>
        </w:rPr>
        <w:fldChar w:fldCharType="end"/>
      </w:r>
      <w:r w:rsidR="00117AA6">
        <w:rPr>
          <w:rFonts w:ascii="Times New Roman" w:eastAsia="標楷體" w:hAnsi="Times New Roman" w:hint="eastAsia"/>
        </w:rPr>
        <w:t>所</w:t>
      </w:r>
      <w:r w:rsidR="00FC38E5">
        <w:rPr>
          <w:rFonts w:ascii="Times New Roman" w:eastAsia="標楷體" w:hAnsi="Times New Roman" w:hint="eastAsia"/>
        </w:rPr>
        <w:t>示。</w:t>
      </w:r>
      <w:r w:rsidRPr="002306A2">
        <w:rPr>
          <w:rFonts w:ascii="Times New Roman" w:eastAsia="標楷體" w:hAnsi="Times New Roman" w:hint="eastAsia"/>
        </w:rPr>
        <w:t>以下將簡單介紹這四種方法：</w:t>
      </w:r>
    </w:p>
    <w:p w14:paraId="06565467" w14:textId="77777777" w:rsidR="00E2746B" w:rsidRDefault="00E2746B" w:rsidP="004457C3">
      <w:pPr>
        <w:tabs>
          <w:tab w:val="left" w:pos="426"/>
          <w:tab w:val="left" w:pos="709"/>
        </w:tabs>
        <w:spacing w:line="360" w:lineRule="auto"/>
        <w:jc w:val="both"/>
        <w:rPr>
          <w:rFonts w:ascii="Times New Roman" w:eastAsia="標楷體" w:hAnsi="Times New Roman"/>
        </w:rPr>
      </w:pPr>
    </w:p>
    <w:p w14:paraId="5463C168" w14:textId="38839D69" w:rsidR="00E2746B" w:rsidRDefault="00206D2D" w:rsidP="00E2746B">
      <w:pPr>
        <w:keepNext/>
        <w:tabs>
          <w:tab w:val="left" w:pos="426"/>
          <w:tab w:val="left" w:pos="709"/>
        </w:tabs>
        <w:spacing w:line="360" w:lineRule="auto"/>
        <w:jc w:val="center"/>
      </w:pPr>
      <w:r>
        <w:rPr>
          <w:noProof/>
        </w:rPr>
        <w:drawing>
          <wp:inline distT="0" distB="0" distL="0" distR="0" wp14:anchorId="5E0076A1" wp14:editId="20102E2D">
            <wp:extent cx="5577342" cy="2328773"/>
            <wp:effectExtent l="0" t="0" r="444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30" t="13477" r="-23" b="13669"/>
                    <a:stretch/>
                  </pic:blipFill>
                  <pic:spPr bwMode="auto">
                    <a:xfrm>
                      <a:off x="0" y="0"/>
                      <a:ext cx="5597002" cy="2336982"/>
                    </a:xfrm>
                    <a:prstGeom prst="rect">
                      <a:avLst/>
                    </a:prstGeom>
                    <a:noFill/>
                    <a:ln>
                      <a:noFill/>
                    </a:ln>
                    <a:extLst>
                      <a:ext uri="{53640926-AAD7-44D8-BBD7-CCE9431645EC}">
                        <a14:shadowObscured xmlns:a14="http://schemas.microsoft.com/office/drawing/2010/main"/>
                      </a:ext>
                    </a:extLst>
                  </pic:spPr>
                </pic:pic>
              </a:graphicData>
            </a:graphic>
          </wp:inline>
        </w:drawing>
      </w:r>
    </w:p>
    <w:p w14:paraId="6F4FA167" w14:textId="6886D8EC" w:rsidR="001C3C88" w:rsidRPr="00E2746B" w:rsidRDefault="00E2746B" w:rsidP="00E2746B">
      <w:pPr>
        <w:pStyle w:val="a6"/>
        <w:jc w:val="center"/>
        <w:rPr>
          <w:rFonts w:ascii="Times New Roman" w:eastAsia="標楷體" w:hAnsi="Times New Roman"/>
          <w:sz w:val="24"/>
          <w:szCs w:val="24"/>
        </w:rPr>
      </w:pPr>
      <w:bookmarkStart w:id="38" w:name="_Ref436609405"/>
      <w:bookmarkStart w:id="39" w:name="_Toc449108444"/>
      <w:r w:rsidRPr="00E2746B">
        <w:rPr>
          <w:rFonts w:ascii="Times New Roman" w:eastAsia="標楷體" w:hAnsi="Times New Roman" w:hint="eastAsia"/>
          <w:sz w:val="24"/>
          <w:szCs w:val="24"/>
        </w:rPr>
        <w:t>圖</w:t>
      </w:r>
      <w:r w:rsidRPr="00E2746B">
        <w:rPr>
          <w:rFonts w:ascii="Times New Roman" w:eastAsia="標楷體" w:hAnsi="Times New Roman" w:hint="eastAsia"/>
          <w:sz w:val="24"/>
          <w:szCs w:val="24"/>
        </w:rPr>
        <w:t xml:space="preserve"> </w:t>
      </w:r>
      <w:r w:rsidR="003F22AB">
        <w:rPr>
          <w:rFonts w:ascii="Times New Roman" w:eastAsia="標楷體" w:hAnsi="Times New Roman"/>
          <w:sz w:val="24"/>
          <w:szCs w:val="24"/>
        </w:rPr>
        <w:fldChar w:fldCharType="begin"/>
      </w:r>
      <w:r w:rsidR="003F22AB">
        <w:rPr>
          <w:rFonts w:ascii="Times New Roman" w:eastAsia="標楷體" w:hAnsi="Times New Roman"/>
          <w:sz w:val="24"/>
          <w:szCs w:val="24"/>
        </w:rPr>
        <w:instrText xml:space="preserve"> </w:instrText>
      </w:r>
      <w:r w:rsidR="003F22AB">
        <w:rPr>
          <w:rFonts w:ascii="Times New Roman" w:eastAsia="標楷體" w:hAnsi="Times New Roman" w:hint="eastAsia"/>
          <w:sz w:val="24"/>
          <w:szCs w:val="24"/>
        </w:rPr>
        <w:instrText>STYLEREF 1 \s</w:instrText>
      </w:r>
      <w:r w:rsidR="003F22AB">
        <w:rPr>
          <w:rFonts w:ascii="Times New Roman" w:eastAsia="標楷體" w:hAnsi="Times New Roman"/>
          <w:sz w:val="24"/>
          <w:szCs w:val="24"/>
        </w:rPr>
        <w:instrText xml:space="preserve"> </w:instrText>
      </w:r>
      <w:r w:rsidR="003F22AB">
        <w:rPr>
          <w:rFonts w:ascii="Times New Roman" w:eastAsia="標楷體" w:hAnsi="Times New Roman"/>
          <w:sz w:val="24"/>
          <w:szCs w:val="24"/>
        </w:rPr>
        <w:fldChar w:fldCharType="separate"/>
      </w:r>
      <w:r w:rsidR="003F22AB">
        <w:rPr>
          <w:rFonts w:ascii="Times New Roman" w:eastAsia="標楷體" w:hAnsi="Times New Roman"/>
          <w:noProof/>
          <w:sz w:val="24"/>
          <w:szCs w:val="24"/>
        </w:rPr>
        <w:t>2</w:t>
      </w:r>
      <w:r w:rsidR="003F22AB">
        <w:rPr>
          <w:rFonts w:ascii="Times New Roman" w:eastAsia="標楷體" w:hAnsi="Times New Roman"/>
          <w:sz w:val="24"/>
          <w:szCs w:val="24"/>
        </w:rPr>
        <w:fldChar w:fldCharType="end"/>
      </w:r>
      <w:r w:rsidR="003F22AB">
        <w:rPr>
          <w:rFonts w:ascii="Times New Roman" w:eastAsia="標楷體" w:hAnsi="Times New Roman"/>
          <w:sz w:val="24"/>
          <w:szCs w:val="24"/>
        </w:rPr>
        <w:noBreakHyphen/>
      </w:r>
      <w:r w:rsidR="003F22AB">
        <w:rPr>
          <w:rFonts w:ascii="Times New Roman" w:eastAsia="標楷體" w:hAnsi="Times New Roman"/>
          <w:sz w:val="24"/>
          <w:szCs w:val="24"/>
        </w:rPr>
        <w:fldChar w:fldCharType="begin"/>
      </w:r>
      <w:r w:rsidR="003F22AB">
        <w:rPr>
          <w:rFonts w:ascii="Times New Roman" w:eastAsia="標楷體" w:hAnsi="Times New Roman"/>
          <w:sz w:val="24"/>
          <w:szCs w:val="24"/>
        </w:rPr>
        <w:instrText xml:space="preserve"> </w:instrText>
      </w:r>
      <w:r w:rsidR="003F22AB">
        <w:rPr>
          <w:rFonts w:ascii="Times New Roman" w:eastAsia="標楷體" w:hAnsi="Times New Roman" w:hint="eastAsia"/>
          <w:sz w:val="24"/>
          <w:szCs w:val="24"/>
        </w:rPr>
        <w:instrText xml:space="preserve">SEQ </w:instrText>
      </w:r>
      <w:r w:rsidR="003F22AB">
        <w:rPr>
          <w:rFonts w:ascii="Times New Roman" w:eastAsia="標楷體" w:hAnsi="Times New Roman" w:hint="eastAsia"/>
          <w:sz w:val="24"/>
          <w:szCs w:val="24"/>
        </w:rPr>
        <w:instrText>圖</w:instrText>
      </w:r>
      <w:r w:rsidR="003F22AB">
        <w:rPr>
          <w:rFonts w:ascii="Times New Roman" w:eastAsia="標楷體" w:hAnsi="Times New Roman" w:hint="eastAsia"/>
          <w:sz w:val="24"/>
          <w:szCs w:val="24"/>
        </w:rPr>
        <w:instrText xml:space="preserve"> \* ARABIC \s 1</w:instrText>
      </w:r>
      <w:r w:rsidR="003F22AB">
        <w:rPr>
          <w:rFonts w:ascii="Times New Roman" w:eastAsia="標楷體" w:hAnsi="Times New Roman"/>
          <w:sz w:val="24"/>
          <w:szCs w:val="24"/>
        </w:rPr>
        <w:instrText xml:space="preserve"> </w:instrText>
      </w:r>
      <w:r w:rsidR="003F22AB">
        <w:rPr>
          <w:rFonts w:ascii="Times New Roman" w:eastAsia="標楷體" w:hAnsi="Times New Roman"/>
          <w:sz w:val="24"/>
          <w:szCs w:val="24"/>
        </w:rPr>
        <w:fldChar w:fldCharType="separate"/>
      </w:r>
      <w:r w:rsidR="003F22AB">
        <w:rPr>
          <w:rFonts w:ascii="Times New Roman" w:eastAsia="標楷體" w:hAnsi="Times New Roman"/>
          <w:noProof/>
          <w:sz w:val="24"/>
          <w:szCs w:val="24"/>
        </w:rPr>
        <w:t>4</w:t>
      </w:r>
      <w:r w:rsidR="003F22AB">
        <w:rPr>
          <w:rFonts w:ascii="Times New Roman" w:eastAsia="標楷體" w:hAnsi="Times New Roman"/>
          <w:sz w:val="24"/>
          <w:szCs w:val="24"/>
        </w:rPr>
        <w:fldChar w:fldCharType="end"/>
      </w:r>
      <w:bookmarkEnd w:id="38"/>
      <w:r w:rsidR="00F775EF">
        <w:rPr>
          <w:rFonts w:ascii="Times New Roman" w:eastAsia="標楷體" w:hAnsi="Times New Roman" w:hint="eastAsia"/>
          <w:sz w:val="24"/>
          <w:szCs w:val="24"/>
        </w:rPr>
        <w:t xml:space="preserve"> </w:t>
      </w:r>
      <w:r w:rsidRPr="00E2746B">
        <w:rPr>
          <w:rFonts w:ascii="Times New Roman" w:eastAsia="標楷體" w:hAnsi="Times New Roman" w:hint="eastAsia"/>
          <w:sz w:val="24"/>
          <w:szCs w:val="24"/>
        </w:rPr>
        <w:t>推薦系統的種類</w:t>
      </w:r>
      <w:r w:rsidR="00206D2D">
        <w:rPr>
          <w:rFonts w:ascii="Times New Roman" w:eastAsia="標楷體" w:hAnsi="Times New Roman"/>
          <w:sz w:val="24"/>
          <w:szCs w:val="24"/>
        </w:rPr>
        <w:fldChar w:fldCharType="begin"/>
      </w:r>
      <w:r w:rsidR="00206D2D">
        <w:rPr>
          <w:rFonts w:ascii="Times New Roman" w:eastAsia="標楷體" w:hAnsi="Times New Roman"/>
          <w:sz w:val="24"/>
          <w:szCs w:val="24"/>
        </w:rPr>
        <w:instrText xml:space="preserve"> ADDIN EN.CITE &lt;EndNote&gt;&lt;Cite&gt;&lt;Author&gt;Isinkaye&lt;/Author&gt;&lt;Year&gt;2016&lt;/Year&gt;&lt;RecNum&gt;27&lt;/RecNum&gt;&lt;DisplayText&gt;(Isinkaye et al., 2016)&lt;/DisplayText&gt;&lt;record&gt;&lt;rec-number&gt;27&lt;/rec-number&gt;&lt;foreign-keys&gt;&lt;key app="EN" db-id="wafwfer04twvxhersz6xr2019zsswfxrwfas"&gt;27&lt;/key&gt;&lt;/foreign-keys&gt;&lt;ref-type name="Journal Article"&gt;17&lt;/ref-type&gt;&lt;contributors&gt;&lt;authors&gt;&lt;author&gt;Isinkaye, F. O.&lt;/author&gt;&lt;author&gt;Folajimi, Y. O.&lt;/author&gt;&lt;author&gt;Ojokoh, B. A.&lt;/author&gt;&lt;/authors&gt;&lt;/contributors&gt;&lt;titles&gt;&lt;title&gt;Recommendation systems: Principles, methods and evaluation&lt;/title&gt;&lt;secondary-title&gt;Egyptian Informatics Journal&lt;/secondary-title&gt;&lt;/titles&gt;&lt;periodical&gt;&lt;full-title&gt;Egyptian Informatics Journal&lt;/full-title&gt;&lt;/periodical&gt;&lt;keywords&gt;&lt;keyword&gt;Collaborative filtering&lt;/keyword&gt;&lt;keyword&gt;Content-based filtering&lt;/keyword&gt;&lt;keyword&gt;Hybrid filtering technique&lt;/keyword&gt;&lt;keyword&gt;Recommendation systems&lt;/keyword&gt;&lt;keyword&gt;Evaluation&lt;/keyword&gt;&lt;/keywords&gt;&lt;dates&gt;&lt;year&gt;2016&lt;/year&gt;&lt;/dates&gt;&lt;isbn&gt;1110-8665&lt;/isbn&gt;&lt;urls&gt;&lt;related-urls&gt;&lt;url&gt;http://www.sciencedirect.com/science/article/pii/S1110866515000341&lt;/url&gt;&lt;/related-urls&gt;&lt;/urls&gt;&lt;electronic-resource-num&gt;http://dx.doi.org/10.1016/j.eij.2015.06.005&lt;/electronic-resource-num&gt;&lt;/record&gt;&lt;/Cite&gt;&lt;/EndNote&gt;</w:instrText>
      </w:r>
      <w:r w:rsidR="00206D2D">
        <w:rPr>
          <w:rFonts w:ascii="Times New Roman" w:eastAsia="標楷體" w:hAnsi="Times New Roman"/>
          <w:sz w:val="24"/>
          <w:szCs w:val="24"/>
        </w:rPr>
        <w:fldChar w:fldCharType="separate"/>
      </w:r>
      <w:r w:rsidR="00206D2D">
        <w:rPr>
          <w:rFonts w:ascii="Times New Roman" w:eastAsia="標楷體" w:hAnsi="Times New Roman"/>
          <w:noProof/>
          <w:sz w:val="24"/>
          <w:szCs w:val="24"/>
        </w:rPr>
        <w:t>(</w:t>
      </w:r>
      <w:hyperlink w:anchor="_ENREF_15" w:tooltip="Isinkaye, 2016 #27" w:history="1">
        <w:r w:rsidR="00BF6AFD">
          <w:rPr>
            <w:rFonts w:ascii="Times New Roman" w:eastAsia="標楷體" w:hAnsi="Times New Roman"/>
            <w:noProof/>
            <w:sz w:val="24"/>
            <w:szCs w:val="24"/>
          </w:rPr>
          <w:t>Isinkaye et al., 2016</w:t>
        </w:r>
      </w:hyperlink>
      <w:r w:rsidR="00206D2D">
        <w:rPr>
          <w:rFonts w:ascii="Times New Roman" w:eastAsia="標楷體" w:hAnsi="Times New Roman"/>
          <w:noProof/>
          <w:sz w:val="24"/>
          <w:szCs w:val="24"/>
        </w:rPr>
        <w:t>)</w:t>
      </w:r>
      <w:bookmarkEnd w:id="39"/>
      <w:r w:rsidR="00206D2D">
        <w:rPr>
          <w:rFonts w:ascii="Times New Roman" w:eastAsia="標楷體" w:hAnsi="Times New Roman"/>
          <w:sz w:val="24"/>
          <w:szCs w:val="24"/>
        </w:rPr>
        <w:fldChar w:fldCharType="end"/>
      </w:r>
    </w:p>
    <w:p w14:paraId="38F0974F" w14:textId="77777777" w:rsidR="00E2746B" w:rsidRPr="002306A2" w:rsidRDefault="00E2746B" w:rsidP="001C3C88">
      <w:pPr>
        <w:tabs>
          <w:tab w:val="left" w:pos="426"/>
          <w:tab w:val="left" w:pos="709"/>
        </w:tabs>
        <w:spacing w:line="360" w:lineRule="auto"/>
        <w:jc w:val="center"/>
        <w:rPr>
          <w:rFonts w:ascii="Times New Roman" w:eastAsia="標楷體" w:hAnsi="Times New Roman"/>
        </w:rPr>
      </w:pPr>
    </w:p>
    <w:p w14:paraId="4F79D8BA" w14:textId="0FC373CF" w:rsidR="004E3E84" w:rsidRDefault="004E3E84" w:rsidP="003356C0">
      <w:pPr>
        <w:pStyle w:val="a7"/>
        <w:numPr>
          <w:ilvl w:val="0"/>
          <w:numId w:val="4"/>
        </w:numPr>
        <w:spacing w:line="360" w:lineRule="auto"/>
        <w:ind w:leftChars="0"/>
        <w:jc w:val="both"/>
        <w:rPr>
          <w:rFonts w:ascii="Times New Roman" w:eastAsia="標楷體" w:hAnsi="Times New Roman"/>
        </w:rPr>
      </w:pPr>
      <w:r w:rsidRPr="00D6185C">
        <w:rPr>
          <w:rFonts w:ascii="Times New Roman" w:eastAsia="標楷體" w:hAnsi="Times New Roman" w:hint="eastAsia"/>
        </w:rPr>
        <w:t>基於規則的過濾技術</w:t>
      </w:r>
      <w:r w:rsidR="00D61B4E">
        <w:rPr>
          <w:rFonts w:ascii="Times New Roman" w:eastAsia="標楷體" w:hAnsi="Times New Roman" w:hint="eastAsia"/>
        </w:rPr>
        <w:t>(</w:t>
      </w:r>
      <w:r w:rsidR="008349ED">
        <w:rPr>
          <w:rFonts w:ascii="Times New Roman" w:eastAsia="標楷體" w:hAnsi="Times New Roman"/>
        </w:rPr>
        <w:t>r</w:t>
      </w:r>
      <w:r w:rsidRPr="00D6185C">
        <w:rPr>
          <w:rFonts w:ascii="Times New Roman" w:eastAsia="標楷體" w:hAnsi="Times New Roman"/>
        </w:rPr>
        <w:t xml:space="preserve">ule-based </w:t>
      </w:r>
      <w:r w:rsidR="008349ED">
        <w:rPr>
          <w:rFonts w:ascii="Times New Roman" w:eastAsia="標楷體" w:hAnsi="Times New Roman"/>
        </w:rPr>
        <w:t>f</w:t>
      </w:r>
      <w:r w:rsidRPr="00D6185C">
        <w:rPr>
          <w:rFonts w:ascii="Times New Roman" w:eastAsia="標楷體" w:hAnsi="Times New Roman"/>
        </w:rPr>
        <w:t>iltering</w:t>
      </w:r>
      <w:r w:rsidR="00D61B4E">
        <w:rPr>
          <w:rFonts w:ascii="Times New Roman" w:eastAsia="標楷體" w:hAnsi="Times New Roman" w:hint="eastAsia"/>
        </w:rPr>
        <w:t>)</w:t>
      </w:r>
      <w:r w:rsidRPr="00D6185C">
        <w:rPr>
          <w:rFonts w:ascii="Times New Roman" w:eastAsia="標楷體" w:hAnsi="Times New Roman" w:hint="eastAsia"/>
        </w:rPr>
        <w:t>：基於規則的過濾技術主要是利用</w:t>
      </w:r>
      <w:r w:rsidR="00B64B11">
        <w:rPr>
          <w:rFonts w:ascii="Times New Roman" w:eastAsia="標楷體" w:hAnsi="Times New Roman" w:hint="eastAsia"/>
        </w:rPr>
        <w:t>事</w:t>
      </w:r>
      <w:r w:rsidRPr="00D6185C">
        <w:rPr>
          <w:rFonts w:ascii="Times New Roman" w:eastAsia="標楷體" w:hAnsi="Times New Roman" w:hint="eastAsia"/>
        </w:rPr>
        <w:t>先定義好的規則</w:t>
      </w:r>
      <w:r w:rsidR="00D61B4E">
        <w:rPr>
          <w:rFonts w:ascii="Times New Roman" w:eastAsia="標楷體" w:hAnsi="Times New Roman" w:hint="eastAsia"/>
        </w:rPr>
        <w:t>(</w:t>
      </w:r>
      <w:r w:rsidRPr="00D6185C">
        <w:rPr>
          <w:rFonts w:ascii="Times New Roman" w:eastAsia="標楷體" w:hAnsi="Times New Roman" w:hint="eastAsia"/>
        </w:rPr>
        <w:t>if-then</w:t>
      </w:r>
      <w:r w:rsidR="00D61B4E">
        <w:rPr>
          <w:rFonts w:ascii="Times New Roman" w:eastAsia="標楷體" w:hAnsi="Times New Roman" w:hint="eastAsia"/>
        </w:rPr>
        <w:t>)</w:t>
      </w:r>
      <w:r w:rsidRPr="00D6185C">
        <w:rPr>
          <w:rFonts w:ascii="Times New Roman" w:eastAsia="標楷體" w:hAnsi="Times New Roman" w:hint="eastAsia"/>
        </w:rPr>
        <w:t>以選出相關的資訊進行推薦，如此一來便可以過濾掉不相關的資訊。</w:t>
      </w:r>
    </w:p>
    <w:p w14:paraId="107C2CEB" w14:textId="7AEDE370" w:rsidR="004E3E84" w:rsidRDefault="004E3E84" w:rsidP="003356C0">
      <w:pPr>
        <w:pStyle w:val="a7"/>
        <w:numPr>
          <w:ilvl w:val="0"/>
          <w:numId w:val="4"/>
        </w:numPr>
        <w:spacing w:line="360" w:lineRule="auto"/>
        <w:ind w:leftChars="0"/>
        <w:jc w:val="both"/>
        <w:rPr>
          <w:rFonts w:ascii="Times New Roman" w:eastAsia="標楷體" w:hAnsi="Times New Roman"/>
        </w:rPr>
      </w:pPr>
      <w:r w:rsidRPr="00D6185C">
        <w:rPr>
          <w:rFonts w:ascii="Times New Roman" w:eastAsia="標楷體" w:hAnsi="Times New Roman" w:hint="eastAsia"/>
        </w:rPr>
        <w:t>基於內容的過濾技術</w:t>
      </w:r>
      <w:r w:rsidR="00D61B4E">
        <w:rPr>
          <w:rFonts w:ascii="Times New Roman" w:eastAsia="標楷體" w:hAnsi="Times New Roman" w:hint="eastAsia"/>
        </w:rPr>
        <w:t>(</w:t>
      </w:r>
      <w:r w:rsidR="008349ED">
        <w:rPr>
          <w:rFonts w:ascii="Times New Roman" w:eastAsia="標楷體" w:hAnsi="Times New Roman"/>
        </w:rPr>
        <w:t>c</w:t>
      </w:r>
      <w:r w:rsidRPr="00D6185C">
        <w:rPr>
          <w:rFonts w:ascii="Times New Roman" w:eastAsia="標楷體" w:hAnsi="Times New Roman" w:hint="eastAsia"/>
        </w:rPr>
        <w:t xml:space="preserve">ontent-based </w:t>
      </w:r>
      <w:r w:rsidR="008349ED">
        <w:rPr>
          <w:rFonts w:ascii="Times New Roman" w:eastAsia="標楷體" w:hAnsi="Times New Roman"/>
        </w:rPr>
        <w:t>f</w:t>
      </w:r>
      <w:r w:rsidRPr="00D6185C">
        <w:rPr>
          <w:rFonts w:ascii="Times New Roman" w:eastAsia="標楷體" w:hAnsi="Times New Roman" w:hint="eastAsia"/>
        </w:rPr>
        <w:t>iltering</w:t>
      </w:r>
      <w:r w:rsidR="00D61B4E">
        <w:rPr>
          <w:rFonts w:ascii="Times New Roman" w:eastAsia="標楷體" w:hAnsi="Times New Roman" w:hint="eastAsia"/>
        </w:rPr>
        <w:t>)</w:t>
      </w:r>
      <w:r w:rsidRPr="00D6185C">
        <w:rPr>
          <w:rFonts w:ascii="Times New Roman" w:eastAsia="標楷體" w:hAnsi="Times New Roman" w:hint="eastAsia"/>
        </w:rPr>
        <w:t>：基於內容的過濾技術則是根據使用者過去的習慣或偏好，建立出使用者的資料輪廓，再透過資料輪廓找出</w:t>
      </w:r>
      <w:r w:rsidRPr="00D6185C">
        <w:rPr>
          <w:rFonts w:ascii="Times New Roman" w:eastAsia="標楷體" w:hAnsi="Times New Roman" w:hint="eastAsia"/>
        </w:rPr>
        <w:lastRenderedPageBreak/>
        <w:t>相似的項目以進行推薦</w:t>
      </w:r>
      <w:r w:rsidR="009513ED">
        <w:rPr>
          <w:rFonts w:ascii="Times New Roman" w:eastAsia="標楷體" w:hAnsi="Times New Roman"/>
        </w:rPr>
        <w:fldChar w:fldCharType="begin"/>
      </w:r>
      <w:r w:rsidR="009513ED">
        <w:rPr>
          <w:rFonts w:ascii="Times New Roman" w:eastAsia="標楷體" w:hAnsi="Times New Roman"/>
        </w:rPr>
        <w:instrText xml:space="preserve"> ADDIN EN.CITE &lt;EndNote&gt;&lt;Cite&gt;&lt;Author&gt;Isinkaye&lt;/Author&gt;&lt;Year&gt;2016&lt;/Year&gt;&lt;RecNum&gt;27&lt;/RecNum&gt;&lt;DisplayText&gt;(Isinkaye et al., 2016)&lt;/DisplayText&gt;&lt;record&gt;&lt;rec-number&gt;27&lt;/rec-number&gt;&lt;foreign-keys&gt;&lt;key app="EN" db-id="wafwfer04twvxhersz6xr2019zsswfxrwfas"&gt;27&lt;/key&gt;&lt;/foreign-keys&gt;&lt;ref-type name="Journal Article"&gt;17&lt;/ref-type&gt;&lt;contributors&gt;&lt;authors&gt;&lt;author&gt;Isinkaye, F. O.&lt;/author&gt;&lt;author&gt;Folajimi, Y. O.&lt;/author&gt;&lt;author&gt;Ojokoh, B. A.&lt;/author&gt;&lt;/authors&gt;&lt;/contributors&gt;&lt;titles&gt;&lt;title&gt;Recommendation systems: Principles, methods and evaluation&lt;/title&gt;&lt;secondary-title&gt;Egyptian Informatics Journal&lt;/secondary-title&gt;&lt;/titles&gt;&lt;periodical&gt;&lt;full-title&gt;Egyptian Informatics Journal&lt;/full-title&gt;&lt;/periodical&gt;&lt;keywords&gt;&lt;keyword&gt;Collaborative filtering&lt;/keyword&gt;&lt;keyword&gt;Content-based filtering&lt;/keyword&gt;&lt;keyword&gt;Hybrid filtering technique&lt;/keyword&gt;&lt;keyword&gt;Recommendation systems&lt;/keyword&gt;&lt;keyword&gt;Evaluation&lt;/keyword&gt;&lt;/keywords&gt;&lt;dates&gt;&lt;year&gt;2016&lt;/year&gt;&lt;/dates&gt;&lt;isbn&gt;1110-8665&lt;/isbn&gt;&lt;urls&gt;&lt;related-urls&gt;&lt;url&gt;http://www.sciencedirect.com/science/article/pii/S1110866515000341&lt;/url&gt;&lt;/related-urls&gt;&lt;/urls&gt;&lt;electronic-resource-num&gt;http://dx.doi.org/10.1016/j.eij.2015.06.005&lt;/electronic-resource-num&gt;&lt;/record&gt;&lt;/Cite&gt;&lt;/EndNote&gt;</w:instrText>
      </w:r>
      <w:r w:rsidR="009513ED">
        <w:rPr>
          <w:rFonts w:ascii="Times New Roman" w:eastAsia="標楷體" w:hAnsi="Times New Roman"/>
        </w:rPr>
        <w:fldChar w:fldCharType="separate"/>
      </w:r>
      <w:r w:rsidR="009513ED">
        <w:rPr>
          <w:rFonts w:ascii="Times New Roman" w:eastAsia="標楷體" w:hAnsi="Times New Roman"/>
          <w:noProof/>
        </w:rPr>
        <w:t>(</w:t>
      </w:r>
      <w:hyperlink w:anchor="_ENREF_15" w:tooltip="Isinkaye, 2016 #27" w:history="1">
        <w:r w:rsidR="00BF6AFD">
          <w:rPr>
            <w:rFonts w:ascii="Times New Roman" w:eastAsia="標楷體" w:hAnsi="Times New Roman"/>
            <w:noProof/>
          </w:rPr>
          <w:t>Isinkaye et al., 2016</w:t>
        </w:r>
      </w:hyperlink>
      <w:r w:rsidR="009513ED">
        <w:rPr>
          <w:rFonts w:ascii="Times New Roman" w:eastAsia="標楷體" w:hAnsi="Times New Roman"/>
          <w:noProof/>
        </w:rPr>
        <w:t>)</w:t>
      </w:r>
      <w:r w:rsidR="009513ED">
        <w:rPr>
          <w:rFonts w:ascii="Times New Roman" w:eastAsia="標楷體" w:hAnsi="Times New Roman"/>
        </w:rPr>
        <w:fldChar w:fldCharType="end"/>
      </w:r>
      <w:r w:rsidRPr="00D6185C">
        <w:rPr>
          <w:rFonts w:ascii="Times New Roman" w:eastAsia="標楷體" w:hAnsi="Times New Roman" w:hint="eastAsia"/>
        </w:rPr>
        <w:t>。</w:t>
      </w:r>
    </w:p>
    <w:p w14:paraId="06D3E294" w14:textId="75411435" w:rsidR="004E3E84" w:rsidRDefault="004E3E84" w:rsidP="003356C0">
      <w:pPr>
        <w:pStyle w:val="a7"/>
        <w:numPr>
          <w:ilvl w:val="0"/>
          <w:numId w:val="4"/>
        </w:numPr>
        <w:spacing w:line="360" w:lineRule="auto"/>
        <w:ind w:leftChars="0"/>
        <w:jc w:val="both"/>
        <w:rPr>
          <w:rFonts w:ascii="Times New Roman" w:eastAsia="標楷體" w:hAnsi="Times New Roman"/>
        </w:rPr>
      </w:pPr>
      <w:r w:rsidRPr="00D6185C">
        <w:rPr>
          <w:rFonts w:ascii="Times New Roman" w:eastAsia="標楷體" w:hAnsi="Times New Roman" w:hint="eastAsia"/>
        </w:rPr>
        <w:t>協同過濾技術</w:t>
      </w:r>
      <w:r w:rsidR="00D61B4E">
        <w:rPr>
          <w:rFonts w:ascii="Times New Roman" w:eastAsia="標楷體" w:hAnsi="Times New Roman" w:hint="eastAsia"/>
        </w:rPr>
        <w:t>(</w:t>
      </w:r>
      <w:r w:rsidR="008349ED">
        <w:rPr>
          <w:rFonts w:ascii="Times New Roman" w:eastAsia="標楷體" w:hAnsi="Times New Roman"/>
        </w:rPr>
        <w:t>c</w:t>
      </w:r>
      <w:r w:rsidRPr="00D6185C">
        <w:rPr>
          <w:rFonts w:ascii="Times New Roman" w:eastAsia="標楷體" w:hAnsi="Times New Roman"/>
        </w:rPr>
        <w:t xml:space="preserve">ollaborative </w:t>
      </w:r>
      <w:r w:rsidR="008349ED">
        <w:rPr>
          <w:rFonts w:ascii="Times New Roman" w:eastAsia="標楷體" w:hAnsi="Times New Roman"/>
        </w:rPr>
        <w:t>f</w:t>
      </w:r>
      <w:r w:rsidRPr="00D6185C">
        <w:rPr>
          <w:rFonts w:ascii="Times New Roman" w:eastAsia="標楷體" w:hAnsi="Times New Roman"/>
        </w:rPr>
        <w:t>iltering</w:t>
      </w:r>
      <w:r w:rsidR="00D61B4E">
        <w:rPr>
          <w:rFonts w:ascii="Times New Roman" w:eastAsia="標楷體" w:hAnsi="Times New Roman" w:hint="eastAsia"/>
        </w:rPr>
        <w:t>)</w:t>
      </w:r>
      <w:r w:rsidRPr="00D6185C">
        <w:rPr>
          <w:rFonts w:ascii="Times New Roman" w:eastAsia="標楷體" w:hAnsi="Times New Roman" w:hint="eastAsia"/>
        </w:rPr>
        <w:t>：此方法的概念是先分析使用者的興趣或偏好，然後再從其他使用者中找到擁有類似興趣或偏好的群體，利用這些群體對</w:t>
      </w:r>
      <w:r w:rsidR="00FC38E5">
        <w:rPr>
          <w:rFonts w:ascii="Times New Roman" w:eastAsia="標楷體" w:hAnsi="Times New Roman" w:hint="eastAsia"/>
        </w:rPr>
        <w:t>某一新增加項目的偏好</w:t>
      </w:r>
      <w:r w:rsidRPr="00D6185C">
        <w:rPr>
          <w:rFonts w:ascii="Times New Roman" w:eastAsia="標楷體" w:hAnsi="Times New Roman" w:hint="eastAsia"/>
        </w:rPr>
        <w:t>對目前尚未表現出興趣或偏好的使用者進行預測</w:t>
      </w:r>
      <w:r w:rsidRPr="00D6185C">
        <w:rPr>
          <w:rFonts w:ascii="Times New Roman" w:eastAsia="標楷體" w:hAnsi="Times New Roman"/>
        </w:rPr>
        <w:fldChar w:fldCharType="begin"/>
      </w:r>
      <w:r w:rsidRPr="00D6185C">
        <w:rPr>
          <w:rFonts w:ascii="Times New Roman" w:eastAsia="標楷體" w:hAnsi="Times New Roman"/>
        </w:rPr>
        <w:instrText xml:space="preserve"> ADDIN EN.CITE &lt;EndNote&gt;&lt;Cite&gt;&lt;Author&gt;Barragáns-Martínez&lt;/Author&gt;&lt;Year&gt;2010&lt;/Year&gt;&lt;RecNum&gt;2&lt;/RecNum&gt;&lt;DisplayText&gt;(Barragáns-Martínez et al., 2010)&lt;/DisplayText&gt;&lt;record&gt;&lt;rec-number&gt;2&lt;/rec-number&gt;&lt;foreign-keys&gt;&lt;key app="EN" db-id="wafwfer04twvxhersz6xr2019zsswfxrwfas"&gt;2&lt;/key&gt;&lt;/foreign-keys&gt;&lt;ref-type name="Journal Article"&gt;17&lt;/ref-type&gt;&lt;contributors&gt;&lt;authors&gt;&lt;author&gt;Barragáns-Martínez, Ana Belén&lt;/author&gt;&lt;author&gt;Costa-Montenegro, Enrique&lt;/author&gt;&lt;author&gt;Burguillo, Juan C.&lt;/author&gt;&lt;author&gt;Rey-López, Marta&lt;/author&gt;&lt;author&gt;Mikic-Fonte, Fernando A.&lt;/author&gt;&lt;author&gt;Peleteiro, Ana&lt;/author&gt;&lt;/authors&gt;&lt;/contributors&gt;&lt;titles&gt;&lt;title&gt;A hybrid content-based and item-based collaborative filtering approach to recommend TV programs enhanced with singular value decomposition&lt;/title&gt;&lt;secondary-title&gt;Information Sciences&lt;/secondary-title&gt;&lt;/titles&gt;&lt;periodical&gt;&lt;full-title&gt;Information Sciences&lt;/full-title&gt;&lt;/periodical&gt;&lt;pages&gt;4290-4311&lt;/pages&gt;&lt;volume&gt;180&lt;/volume&gt;&lt;number&gt;22&lt;/number&gt;&lt;keywords&gt;&lt;keyword&gt;Recommender systems&lt;/keyword&gt;&lt;keyword&gt;Contents personalization&lt;/keyword&gt;&lt;keyword&gt;Collaborative filtering&lt;/keyword&gt;&lt;keyword&gt;SVD&lt;/keyword&gt;&lt;keyword&gt;Web 2.0&lt;/keyword&gt;&lt;/keywords&gt;&lt;dates&gt;&lt;year&gt;2010&lt;/year&gt;&lt;pub-dates&gt;&lt;date&gt;11/15/&lt;/date&gt;&lt;/pub-dates&gt;&lt;/dates&gt;&lt;isbn&gt;0020-0255&lt;/isbn&gt;&lt;urls&gt;&lt;related-urls&gt;&lt;url&gt;http://www.sciencedirect.com/science/article/pii/S0020025510003427&lt;/url&gt;&lt;/related-urls&gt;&lt;/urls&gt;&lt;electronic-resource-num&gt;http://dx.doi.org/10.1016/j.ins.2010.07.024&lt;/electronic-resource-num&gt;&lt;/record&gt;&lt;/Cite&gt;&lt;/EndNote&gt;</w:instrText>
      </w:r>
      <w:r w:rsidRPr="00D6185C">
        <w:rPr>
          <w:rFonts w:ascii="Times New Roman" w:eastAsia="標楷體" w:hAnsi="Times New Roman"/>
        </w:rPr>
        <w:fldChar w:fldCharType="separate"/>
      </w:r>
      <w:r w:rsidRPr="00D6185C">
        <w:rPr>
          <w:rFonts w:ascii="Times New Roman" w:eastAsia="標楷體" w:hAnsi="Times New Roman"/>
          <w:noProof/>
        </w:rPr>
        <w:t>(</w:t>
      </w:r>
      <w:hyperlink w:anchor="_ENREF_2" w:tooltip="Barragáns-Martínez, 2010 #2" w:history="1">
        <w:r w:rsidR="00BF6AFD" w:rsidRPr="00D6185C">
          <w:rPr>
            <w:rFonts w:ascii="Times New Roman" w:eastAsia="標楷體" w:hAnsi="Times New Roman"/>
            <w:noProof/>
          </w:rPr>
          <w:t>Barragáns-Martínez et al., 2010</w:t>
        </w:r>
      </w:hyperlink>
      <w:r w:rsidRPr="00D6185C">
        <w:rPr>
          <w:rFonts w:ascii="Times New Roman" w:eastAsia="標楷體" w:hAnsi="Times New Roman"/>
          <w:noProof/>
        </w:rPr>
        <w:t>)</w:t>
      </w:r>
      <w:r w:rsidRPr="00D6185C">
        <w:rPr>
          <w:rFonts w:ascii="Times New Roman" w:eastAsia="標楷體" w:hAnsi="Times New Roman"/>
        </w:rPr>
        <w:fldChar w:fldCharType="end"/>
      </w:r>
      <w:r w:rsidRPr="00D6185C">
        <w:rPr>
          <w:rFonts w:ascii="Times New Roman" w:eastAsia="標楷體" w:hAnsi="Times New Roman" w:hint="eastAsia"/>
        </w:rPr>
        <w:t>。</w:t>
      </w:r>
    </w:p>
    <w:p w14:paraId="0EDC6E7D" w14:textId="16BB239D" w:rsidR="004E6398" w:rsidRPr="008330D7" w:rsidRDefault="004E3E84" w:rsidP="008330D7">
      <w:pPr>
        <w:pStyle w:val="a7"/>
        <w:numPr>
          <w:ilvl w:val="0"/>
          <w:numId w:val="4"/>
        </w:numPr>
        <w:spacing w:line="360" w:lineRule="auto"/>
        <w:ind w:leftChars="0"/>
        <w:jc w:val="both"/>
        <w:rPr>
          <w:rFonts w:ascii="Times New Roman" w:eastAsia="標楷體" w:hAnsi="Times New Roman"/>
        </w:rPr>
      </w:pPr>
      <w:r w:rsidRPr="004E3E84">
        <w:rPr>
          <w:rFonts w:ascii="Times New Roman" w:eastAsia="標楷體" w:hAnsi="Times New Roman" w:hint="eastAsia"/>
        </w:rPr>
        <w:t>混合式過濾技術</w:t>
      </w:r>
      <w:r w:rsidR="00D61B4E">
        <w:rPr>
          <w:rFonts w:ascii="Times New Roman" w:eastAsia="標楷體" w:hAnsi="Times New Roman" w:hint="eastAsia"/>
        </w:rPr>
        <w:t>(</w:t>
      </w:r>
      <w:r w:rsidR="008349ED">
        <w:rPr>
          <w:rFonts w:ascii="Times New Roman" w:eastAsia="標楷體" w:hAnsi="Times New Roman"/>
        </w:rPr>
        <w:t>h</w:t>
      </w:r>
      <w:r w:rsidRPr="004E3E84">
        <w:rPr>
          <w:rFonts w:ascii="Times New Roman" w:eastAsia="標楷體" w:hAnsi="Times New Roman" w:hint="eastAsia"/>
        </w:rPr>
        <w:t xml:space="preserve">ybrid </w:t>
      </w:r>
      <w:r w:rsidR="008349ED">
        <w:rPr>
          <w:rFonts w:ascii="Times New Roman" w:eastAsia="標楷體" w:hAnsi="Times New Roman"/>
        </w:rPr>
        <w:t>f</w:t>
      </w:r>
      <w:r w:rsidRPr="004E3E84">
        <w:rPr>
          <w:rFonts w:ascii="Times New Roman" w:eastAsia="標楷體" w:hAnsi="Times New Roman" w:hint="eastAsia"/>
        </w:rPr>
        <w:t>iltering</w:t>
      </w:r>
      <w:r w:rsidR="00D61B4E">
        <w:rPr>
          <w:rFonts w:ascii="Times New Roman" w:eastAsia="標楷體" w:hAnsi="Times New Roman" w:hint="eastAsia"/>
        </w:rPr>
        <w:t>)</w:t>
      </w:r>
      <w:r w:rsidRPr="004E3E84">
        <w:rPr>
          <w:rFonts w:ascii="Times New Roman" w:eastAsia="標楷體" w:hAnsi="Times New Roman" w:hint="eastAsia"/>
        </w:rPr>
        <w:t>：此方法是結合基於內容的過濾技術以及</w:t>
      </w:r>
      <w:r w:rsidR="00445A97" w:rsidRPr="004E3E84">
        <w:rPr>
          <w:rFonts w:ascii="Times New Roman" w:eastAsia="標楷體" w:hAnsi="Times New Roman" w:hint="eastAsia"/>
        </w:rPr>
        <w:t>基於</w:t>
      </w:r>
      <w:r w:rsidR="00445A97">
        <w:rPr>
          <w:rFonts w:ascii="Times New Roman" w:eastAsia="標楷體" w:hAnsi="Times New Roman" w:hint="eastAsia"/>
        </w:rPr>
        <w:t>使用者</w:t>
      </w:r>
      <w:r w:rsidR="00445A97" w:rsidRPr="004E3E84">
        <w:rPr>
          <w:rFonts w:ascii="Times New Roman" w:eastAsia="標楷體" w:hAnsi="Times New Roman" w:hint="eastAsia"/>
        </w:rPr>
        <w:t>的</w:t>
      </w:r>
      <w:r w:rsidRPr="004E3E84">
        <w:rPr>
          <w:rFonts w:ascii="Times New Roman" w:eastAsia="標楷體" w:hAnsi="Times New Roman" w:hint="eastAsia"/>
        </w:rPr>
        <w:t>協同過濾技術的特性而成。基於內容的過濾法在考量使用使用者的偏好及興趣時，會只針對項目內容中最重要的特徵值，而造成推薦上的限制；而</w:t>
      </w:r>
      <w:r w:rsidR="00445A97" w:rsidRPr="004E3E84">
        <w:rPr>
          <w:rFonts w:ascii="Times New Roman" w:eastAsia="標楷體" w:hAnsi="Times New Roman" w:hint="eastAsia"/>
        </w:rPr>
        <w:t>基於</w:t>
      </w:r>
      <w:r w:rsidR="00445A97">
        <w:rPr>
          <w:rFonts w:ascii="Times New Roman" w:eastAsia="標楷體" w:hAnsi="Times New Roman" w:hint="eastAsia"/>
        </w:rPr>
        <w:t>使用者</w:t>
      </w:r>
      <w:r w:rsidR="00445A97" w:rsidRPr="004E3E84">
        <w:rPr>
          <w:rFonts w:ascii="Times New Roman" w:eastAsia="標楷體" w:hAnsi="Times New Roman" w:hint="eastAsia"/>
        </w:rPr>
        <w:t>的</w:t>
      </w:r>
      <w:r w:rsidRPr="004E3E84">
        <w:rPr>
          <w:rFonts w:ascii="Times New Roman" w:eastAsia="標楷體" w:hAnsi="Times New Roman" w:hint="eastAsia"/>
        </w:rPr>
        <w:t>協同過濾技術則是會忽略項目的內容，</w:t>
      </w:r>
      <w:r w:rsidR="00FC38E5">
        <w:rPr>
          <w:rFonts w:ascii="Times New Roman" w:eastAsia="標楷體" w:hAnsi="Times New Roman" w:hint="eastAsia"/>
        </w:rPr>
        <w:t>只</w:t>
      </w:r>
      <w:r w:rsidRPr="004E3E84">
        <w:rPr>
          <w:rFonts w:ascii="Times New Roman" w:eastAsia="標楷體" w:hAnsi="Times New Roman" w:hint="eastAsia"/>
        </w:rPr>
        <w:t>針對相似使用者的偏好來進行推薦，</w:t>
      </w:r>
      <w:r w:rsidR="00FC38E5">
        <w:rPr>
          <w:rFonts w:ascii="Times New Roman" w:eastAsia="標楷體" w:hAnsi="Times New Roman" w:hint="eastAsia"/>
        </w:rPr>
        <w:t>因此會產生</w:t>
      </w:r>
      <w:r w:rsidRPr="004E3E84">
        <w:rPr>
          <w:rFonts w:ascii="Times New Roman" w:eastAsia="標楷體" w:hAnsi="Times New Roman" w:hint="eastAsia"/>
        </w:rPr>
        <w:t>推薦正確性降低的風險。</w:t>
      </w:r>
      <w:r w:rsidR="00FC38E5">
        <w:rPr>
          <w:rFonts w:ascii="Times New Roman" w:eastAsia="標楷體" w:hAnsi="Times New Roman" w:hint="eastAsia"/>
        </w:rPr>
        <w:t>由於</w:t>
      </w:r>
      <w:r w:rsidRPr="004E3E84">
        <w:rPr>
          <w:rFonts w:ascii="Times New Roman" w:eastAsia="標楷體" w:hAnsi="Times New Roman" w:hint="eastAsia"/>
        </w:rPr>
        <w:t>基於內容的過濾技術以及協同過濾技術各有優缺</w:t>
      </w:r>
      <w:r w:rsidR="008330D7">
        <w:rPr>
          <w:rFonts w:ascii="Times New Roman" w:eastAsia="標楷體" w:hAnsi="Times New Roman" w:hint="eastAsia"/>
        </w:rPr>
        <w:t>點</w:t>
      </w:r>
      <w:r w:rsidRPr="008330D7">
        <w:rPr>
          <w:rFonts w:ascii="Times New Roman" w:eastAsia="標楷體" w:hAnsi="Times New Roman" w:hint="eastAsia"/>
        </w:rPr>
        <w:t>，所以當單一的</w:t>
      </w:r>
      <w:r w:rsidR="00FC38E5" w:rsidRPr="008330D7">
        <w:rPr>
          <w:rFonts w:ascii="Times New Roman" w:eastAsia="標楷體" w:hAnsi="Times New Roman" w:hint="eastAsia"/>
        </w:rPr>
        <w:t>過濾技術</w:t>
      </w:r>
      <w:r w:rsidRPr="008330D7">
        <w:rPr>
          <w:rFonts w:ascii="Times New Roman" w:eastAsia="標楷體" w:hAnsi="Times New Roman" w:hint="eastAsia"/>
        </w:rPr>
        <w:t>無法解決特定問題時，便可以考慮使用混合式的過濾技術</w:t>
      </w:r>
      <w:r w:rsidRPr="008330D7">
        <w:rPr>
          <w:rFonts w:ascii="Times New Roman" w:eastAsia="標楷體" w:hAnsi="Times New Roman"/>
        </w:rPr>
        <w:fldChar w:fldCharType="begin">
          <w:fldData xml:space="preserve">PEVuZE5vdGU+PENpdGU+PEF1dGhvcj5CYXJyYWfDoW5zLU1hcnTDrW5lejwvQXV0aG9yPjxZZWFy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</w:fldData>
        </w:fldChar>
      </w:r>
      <w:r w:rsidR="00BD1EE3">
        <w:rPr>
          <w:rFonts w:ascii="Times New Roman" w:eastAsia="標楷體" w:hAnsi="Times New Roman"/>
        </w:rPr>
        <w:instrText xml:space="preserve"> ADDIN EN.CITE </w:instrText>
      </w:r>
      <w:r w:rsidR="00BD1EE3">
        <w:rPr>
          <w:rFonts w:ascii="Times New Roman" w:eastAsia="標楷體" w:hAnsi="Times New Roman"/>
        </w:rPr>
        <w:fldChar w:fldCharType="begin">
          <w:fldData xml:space="preserve">PEVuZE5vdGU+PENpdGU+PEF1dGhvcj5CYXJyYWfDoW5zLU1hcnTDrW5lejwvQXV0aG9yPjxZZWFy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</w:fldData>
        </w:fldChar>
      </w:r>
      <w:r w:rsidR="00BD1EE3">
        <w:rPr>
          <w:rFonts w:ascii="Times New Roman" w:eastAsia="標楷體" w:hAnsi="Times New Roman"/>
        </w:rPr>
        <w:instrText xml:space="preserve"> ADDIN EN.CITE.DATA </w:instrText>
      </w:r>
      <w:r w:rsidR="00BD1EE3">
        <w:rPr>
          <w:rFonts w:ascii="Times New Roman" w:eastAsia="標楷體" w:hAnsi="Times New Roman"/>
        </w:rPr>
      </w:r>
      <w:r w:rsidR="00BD1EE3">
        <w:rPr>
          <w:rFonts w:ascii="Times New Roman" w:eastAsia="標楷體" w:hAnsi="Times New Roman"/>
        </w:rPr>
        <w:fldChar w:fldCharType="end"/>
      </w:r>
      <w:r w:rsidRPr="008330D7">
        <w:rPr>
          <w:rFonts w:ascii="Times New Roman" w:eastAsia="標楷體" w:hAnsi="Times New Roman"/>
        </w:rPr>
      </w:r>
      <w:r w:rsidRPr="008330D7">
        <w:rPr>
          <w:rFonts w:ascii="Times New Roman" w:eastAsia="標楷體" w:hAnsi="Times New Roman"/>
        </w:rPr>
        <w:fldChar w:fldCharType="separate"/>
      </w:r>
      <w:r w:rsidR="00BD1EE3">
        <w:rPr>
          <w:rFonts w:ascii="Times New Roman" w:eastAsia="標楷體" w:hAnsi="Times New Roman" w:hint="eastAsia"/>
          <w:noProof/>
        </w:rPr>
        <w:t>(</w:t>
      </w:r>
      <w:hyperlink w:anchor="_ENREF_2" w:tooltip="Barragáns-Martínez, 2010 #2" w:history="1">
        <w:r w:rsidR="00BF6AFD">
          <w:rPr>
            <w:rFonts w:ascii="Times New Roman" w:eastAsia="標楷體" w:hAnsi="Times New Roman" w:hint="eastAsia"/>
            <w:noProof/>
          </w:rPr>
          <w:t>Barrag</w:t>
        </w:r>
        <w:r w:rsidR="00BF6AFD">
          <w:rPr>
            <w:rFonts w:ascii="Times New Roman" w:eastAsia="標楷體" w:hAnsi="Times New Roman" w:hint="eastAsia"/>
            <w:noProof/>
          </w:rPr>
          <w:t>á</w:t>
        </w:r>
        <w:r w:rsidR="00BF6AFD">
          <w:rPr>
            <w:rFonts w:ascii="Times New Roman" w:eastAsia="標楷體" w:hAnsi="Times New Roman" w:hint="eastAsia"/>
            <w:noProof/>
          </w:rPr>
          <w:t>ns-Mart</w:t>
        </w:r>
        <w:r w:rsidR="00BF6AFD">
          <w:rPr>
            <w:rFonts w:ascii="Times New Roman" w:eastAsia="標楷體" w:hAnsi="Times New Roman" w:hint="eastAsia"/>
            <w:noProof/>
          </w:rPr>
          <w:t>í</w:t>
        </w:r>
        <w:r w:rsidR="00BF6AFD">
          <w:rPr>
            <w:rFonts w:ascii="Times New Roman" w:eastAsia="標楷體" w:hAnsi="Times New Roman" w:hint="eastAsia"/>
            <w:noProof/>
          </w:rPr>
          <w:t>nez et al., 2010</w:t>
        </w:r>
      </w:hyperlink>
      <w:r w:rsidR="00BD1EE3">
        <w:rPr>
          <w:rFonts w:ascii="Times New Roman" w:eastAsia="標楷體" w:hAnsi="Times New Roman" w:hint="eastAsia"/>
          <w:noProof/>
        </w:rPr>
        <w:t xml:space="preserve">; </w:t>
      </w:r>
      <w:hyperlink w:anchor="_ENREF_40" w:tooltip="吳虹瑩, 2012 #66" w:history="1">
        <w:r w:rsidR="00BF6AFD">
          <w:rPr>
            <w:rFonts w:ascii="Times New Roman" w:eastAsia="標楷體" w:hAnsi="Times New Roman" w:hint="eastAsia"/>
            <w:noProof/>
          </w:rPr>
          <w:t>吳虹瑩</w:t>
        </w:r>
        <w:r w:rsidR="00BF6AFD">
          <w:rPr>
            <w:rFonts w:ascii="Times New Roman" w:eastAsia="標楷體" w:hAnsi="Times New Roman" w:hint="eastAsia"/>
            <w:noProof/>
          </w:rPr>
          <w:t>, 2012</w:t>
        </w:r>
      </w:hyperlink>
      <w:r w:rsidR="00BD1EE3">
        <w:rPr>
          <w:rFonts w:ascii="Times New Roman" w:eastAsia="標楷體" w:hAnsi="Times New Roman" w:hint="eastAsia"/>
          <w:noProof/>
        </w:rPr>
        <w:t>)</w:t>
      </w:r>
      <w:r w:rsidRPr="008330D7">
        <w:rPr>
          <w:rFonts w:ascii="Times New Roman" w:eastAsia="標楷體" w:hAnsi="Times New Roman"/>
        </w:rPr>
        <w:fldChar w:fldCharType="end"/>
      </w:r>
      <w:r w:rsidRPr="008330D7">
        <w:rPr>
          <w:rFonts w:ascii="Times New Roman" w:eastAsia="標楷體" w:hAnsi="Times New Roman" w:hint="eastAsia"/>
        </w:rPr>
        <w:t>。</w:t>
      </w:r>
    </w:p>
    <w:p w14:paraId="2EC9223C" w14:textId="5FF00BEF" w:rsidR="008D0370" w:rsidRPr="003067F5" w:rsidRDefault="00117AA6" w:rsidP="0064642A">
      <w:pPr>
        <w:spacing w:line="360" w:lineRule="auto"/>
        <w:jc w:val="both"/>
        <w:rPr>
          <w:rFonts w:ascii="Times New Roman" w:eastAsia="標楷體" w:hAnsi="Times New Roman"/>
        </w:rPr>
      </w:pPr>
      <w:r>
        <w:rPr>
          <w:rFonts w:ascii="Times New Roman" w:eastAsia="標楷體" w:hAnsi="Times New Roman" w:hint="eastAsia"/>
        </w:rPr>
        <w:t xml:space="preserve">    </w:t>
      </w:r>
      <w:r w:rsidR="00D16E17">
        <w:rPr>
          <w:rFonts w:ascii="Times New Roman" w:eastAsia="標楷體" w:hAnsi="Times New Roman" w:hint="eastAsia"/>
        </w:rPr>
        <w:t>其中，</w:t>
      </w:r>
      <w:r w:rsidR="00FC38E5">
        <w:rPr>
          <w:rFonts w:ascii="Times New Roman" w:eastAsia="標楷體" w:hAnsi="Times New Roman" w:hint="eastAsia"/>
        </w:rPr>
        <w:t>協同過濾技術廣泛應</w:t>
      </w:r>
      <w:r w:rsidR="00C9582F">
        <w:rPr>
          <w:rFonts w:ascii="Times New Roman" w:eastAsia="標楷體" w:hAnsi="Times New Roman" w:hint="eastAsia"/>
        </w:rPr>
        <w:t>用在推薦系統中，其</w:t>
      </w:r>
      <w:r w:rsidR="00D61B4E" w:rsidRPr="00D61B4E">
        <w:rPr>
          <w:rFonts w:ascii="Times New Roman" w:eastAsia="標楷體" w:hAnsi="Times New Roman" w:hint="eastAsia"/>
        </w:rPr>
        <w:t>概念</w:t>
      </w:r>
      <w:r w:rsidR="00D61B4E">
        <w:rPr>
          <w:rFonts w:ascii="Times New Roman" w:eastAsia="標楷體" w:hAnsi="Times New Roman" w:hint="eastAsia"/>
        </w:rPr>
        <w:t>為</w:t>
      </w:r>
      <w:r w:rsidR="00C9582F">
        <w:rPr>
          <w:rFonts w:ascii="Times New Roman" w:eastAsia="標楷體" w:hAnsi="Times New Roman" w:hint="eastAsia"/>
        </w:rPr>
        <w:t>假設擁有相似品味的使用者</w:t>
      </w:r>
      <w:r w:rsidR="005563BF">
        <w:rPr>
          <w:rFonts w:ascii="Times New Roman" w:eastAsia="標楷體" w:hAnsi="Times New Roman" w:hint="eastAsia"/>
        </w:rPr>
        <w:t>會對產品或是物品擁有相似的</w:t>
      </w:r>
      <w:r w:rsidR="00CE63BB">
        <w:rPr>
          <w:rFonts w:ascii="Times New Roman" w:eastAsia="標楷體" w:hAnsi="Times New Roman" w:hint="eastAsia"/>
        </w:rPr>
        <w:t>偏好</w:t>
      </w:r>
      <w:r w:rsidR="00CE63BB">
        <w:rPr>
          <w:rFonts w:ascii="Times New Roman" w:eastAsia="標楷體" w:hAnsi="Times New Roman"/>
        </w:rPr>
        <w:fldChar w:fldCharType="begin"/>
      </w:r>
      <w:r w:rsidR="00CE63BB">
        <w:rPr>
          <w:rFonts w:ascii="Times New Roman" w:eastAsia="標楷體" w:hAnsi="Times New Roman"/>
        </w:rPr>
        <w:instrText xml:space="preserve"> ADDIN EN.CITE &lt;EndNote&gt;&lt;Cite&gt;&lt;Author&gt;Kumar&lt;/Author&gt;&lt;Year&gt;2015&lt;/Year&gt;&lt;RecNum&gt;24&lt;/RecNum&gt;&lt;DisplayText&gt;(Kumar &amp;amp; Fan, 2015)&lt;/DisplayText&gt;&lt;record&gt;&lt;rec-number&gt;24&lt;/rec-number&gt;&lt;foreign-keys&gt;&lt;key app="EN" db-id="wafwfer04twvxhersz6xr2019zsswfxrwfas"&gt;24&lt;/key&gt;&lt;/foreign-keys&gt;&lt;ref-type name="Journal Article"&gt;17&lt;/ref-type&gt;&lt;contributors&gt;&lt;authors&gt;&lt;author&gt;Kumar, Nitin Pradeep&lt;/author&gt;&lt;author&gt;Fan, Zhenzhen&lt;/author&gt;&lt;/authors&gt;&lt;/contributors&gt;&lt;titles&gt;&lt;title&gt;Hybrid User-Item Based Collaborative Filtering&lt;/title&gt;&lt;secondary-title&gt;Procedia Computer Science&lt;/secondary-title&gt;&lt;/titles&gt;&lt;periodical&gt;&lt;full-title&gt;Procedia Computer Science&lt;/full-title&gt;&lt;/periodical&gt;&lt;pages&gt;1453-1461&lt;/pages&gt;&lt;volume&gt;60&lt;/volume&gt;&lt;keywords&gt;&lt;keyword&gt;Item based collaborative Filtering&lt;/keyword&gt;&lt;keyword&gt;SOM&lt;/keyword&gt;&lt;keyword&gt;GA&lt;/keyword&gt;&lt;keyword&gt;CBR&lt;/keyword&gt;&lt;/keywords&gt;&lt;dates&gt;&lt;year&gt;2015&lt;/year&gt;&lt;pub-dates&gt;&lt;date&gt;//&lt;/date&gt;&lt;/pub-dates&gt;&lt;/dates&gt;&lt;isbn&gt;1877-0509&lt;/isbn&gt;&lt;urls&gt;&lt;related-urls&gt;&lt;url&gt;http://www.sciencedirect.com/science/article/pii/S1877050915023492&lt;/url&gt;&lt;/related-urls&gt;&lt;/urls&gt;&lt;electronic-resource-num&gt;http://dx.doi.org/10.1016/j.procs.2015.08.222&lt;/electronic-resource-num&gt;&lt;/record&gt;&lt;/Cite&gt;&lt;/EndNote&gt;</w:instrText>
      </w:r>
      <w:r w:rsidR="00CE63BB">
        <w:rPr>
          <w:rFonts w:ascii="Times New Roman" w:eastAsia="標楷體" w:hAnsi="Times New Roman"/>
        </w:rPr>
        <w:fldChar w:fldCharType="separate"/>
      </w:r>
      <w:r w:rsidR="00CE63BB">
        <w:rPr>
          <w:rFonts w:ascii="Times New Roman" w:eastAsia="標楷體" w:hAnsi="Times New Roman"/>
          <w:noProof/>
        </w:rPr>
        <w:t>(</w:t>
      </w:r>
      <w:hyperlink w:anchor="_ENREF_17" w:tooltip="Kumar, 2015 #24" w:history="1">
        <w:r w:rsidR="00BF6AFD">
          <w:rPr>
            <w:rFonts w:ascii="Times New Roman" w:eastAsia="標楷體" w:hAnsi="Times New Roman"/>
            <w:noProof/>
          </w:rPr>
          <w:t>Kumar &amp; Fan, 2015</w:t>
        </w:r>
      </w:hyperlink>
      <w:r w:rsidR="00CE63BB">
        <w:rPr>
          <w:rFonts w:ascii="Times New Roman" w:eastAsia="標楷體" w:hAnsi="Times New Roman"/>
          <w:noProof/>
        </w:rPr>
        <w:t>)</w:t>
      </w:r>
      <w:r w:rsidR="00CE63BB">
        <w:rPr>
          <w:rFonts w:ascii="Times New Roman" w:eastAsia="標楷體" w:hAnsi="Times New Roman"/>
        </w:rPr>
        <w:fldChar w:fldCharType="end"/>
      </w:r>
      <w:r w:rsidR="00CE63BB">
        <w:rPr>
          <w:rFonts w:ascii="Times New Roman" w:eastAsia="標楷體" w:hAnsi="Times New Roman" w:hint="eastAsia"/>
        </w:rPr>
        <w:t>；</w:t>
      </w:r>
      <w:r w:rsidR="00D61B4E">
        <w:rPr>
          <w:rFonts w:ascii="Times New Roman" w:eastAsia="標楷體" w:hAnsi="Times New Roman" w:hint="eastAsia"/>
        </w:rPr>
        <w:t>也就是說，當目標使用者在進行選擇時，會對與其相似之使用者所提出的建議感興趣。</w:t>
      </w:r>
      <w:r w:rsidR="00204E1E">
        <w:rPr>
          <w:rFonts w:ascii="Times New Roman" w:eastAsia="標楷體" w:hAnsi="Times New Roman" w:hint="eastAsia"/>
        </w:rPr>
        <w:t>協同過濾技術與</w:t>
      </w:r>
      <w:r w:rsidR="00204E1E" w:rsidRPr="00D6185C">
        <w:rPr>
          <w:rFonts w:ascii="Times New Roman" w:eastAsia="標楷體" w:hAnsi="Times New Roman" w:hint="eastAsia"/>
        </w:rPr>
        <w:t>基於內容的過濾技術</w:t>
      </w:r>
      <w:r w:rsidR="00204E1E" w:rsidRPr="00204E1E">
        <w:rPr>
          <w:rFonts w:ascii="Times New Roman" w:eastAsia="標楷體" w:hAnsi="Times New Roman" w:hint="eastAsia"/>
        </w:rPr>
        <w:t>不同</w:t>
      </w:r>
      <w:r w:rsidR="00204E1E">
        <w:rPr>
          <w:rFonts w:ascii="Times New Roman" w:eastAsia="標楷體" w:hAnsi="Times New Roman" w:hint="eastAsia"/>
        </w:rPr>
        <w:t>的地方在於協同過濾技術旨在先找到與目標使用者相</w:t>
      </w:r>
      <w:r w:rsidR="00204E1E" w:rsidRPr="00204E1E">
        <w:rPr>
          <w:rFonts w:ascii="Times New Roman" w:eastAsia="標楷體" w:hAnsi="Times New Roman" w:hint="eastAsia"/>
        </w:rPr>
        <w:t>似的</w:t>
      </w:r>
      <w:r w:rsidR="00204E1E">
        <w:rPr>
          <w:rFonts w:ascii="Times New Roman" w:eastAsia="標楷體" w:hAnsi="Times New Roman" w:hint="eastAsia"/>
        </w:rPr>
        <w:t>使用者</w:t>
      </w:r>
      <w:r w:rsidR="00204E1E" w:rsidRPr="00204E1E">
        <w:rPr>
          <w:rFonts w:ascii="Times New Roman" w:eastAsia="標楷體" w:hAnsi="Times New Roman" w:hint="eastAsia"/>
        </w:rPr>
        <w:t>，</w:t>
      </w:r>
      <w:r w:rsidR="00204E1E">
        <w:rPr>
          <w:rFonts w:ascii="Times New Roman" w:eastAsia="標楷體" w:hAnsi="Times New Roman" w:hint="eastAsia"/>
        </w:rPr>
        <w:t>再依據其偏好來推薦給目標使用者。由此方法所產生的推薦結果會因為使用者</w:t>
      </w:r>
      <w:r w:rsidR="003067F5">
        <w:rPr>
          <w:rFonts w:ascii="Times New Roman" w:eastAsia="標楷體" w:hAnsi="Times New Roman" w:hint="eastAsia"/>
        </w:rPr>
        <w:t>之</w:t>
      </w:r>
      <w:r w:rsidR="00204E1E">
        <w:rPr>
          <w:rFonts w:ascii="Times New Roman" w:eastAsia="標楷體" w:hAnsi="Times New Roman" w:hint="eastAsia"/>
        </w:rPr>
        <w:t>間的相關性而產生不同的結果。</w:t>
      </w:r>
      <w:r w:rsidR="003067F5">
        <w:rPr>
          <w:rFonts w:ascii="Times New Roman" w:eastAsia="標楷體" w:hAnsi="Times New Roman" w:hint="eastAsia"/>
        </w:rPr>
        <w:t>其</w:t>
      </w:r>
      <w:r w:rsidR="00204E1E" w:rsidRPr="00204E1E">
        <w:rPr>
          <w:rFonts w:ascii="Times New Roman" w:eastAsia="標楷體" w:hAnsi="Times New Roman" w:hint="eastAsia"/>
        </w:rPr>
        <w:t>主要目的是尋找</w:t>
      </w:r>
      <w:r w:rsidR="00204E1E">
        <w:rPr>
          <w:rFonts w:ascii="Times New Roman" w:eastAsia="標楷體" w:hAnsi="Times New Roman" w:hint="eastAsia"/>
        </w:rPr>
        <w:t>與目標使用者之相似使用者對於項目的評價，以推敲目標使用者對於項目可能會產生的評價</w:t>
      </w:r>
      <w:r w:rsidR="00204E1E">
        <w:rPr>
          <w:rFonts w:ascii="Times New Roman" w:eastAsia="標楷體" w:hAnsi="Times New Roman"/>
        </w:rPr>
        <w:fldChar w:fldCharType="begin"/>
      </w:r>
      <w:r w:rsidR="00204E1E">
        <w:rPr>
          <w:rFonts w:ascii="Times New Roman" w:eastAsia="標楷體" w:hAnsi="Times New Roman"/>
        </w:rPr>
        <w:instrText xml:space="preserve"> ADDIN EN.CITE &lt;EndNote&gt;&lt;Cite&gt;&lt;Author&gt;Mishra&lt;/Author&gt;&lt;Year&gt;2015&lt;/Year&gt;&lt;RecNum&gt;21&lt;/RecNum&gt;&lt;DisplayText&gt;(Mishra, Kumar, &amp;amp; Bhasker, 2015)&lt;/DisplayText&gt;&lt;record&gt;&lt;rec-number&gt;21&lt;/rec-number&gt;&lt;foreign-keys&gt;&lt;key app="EN" db-id="wafwfer04twvxhersz6xr2019zsswfxrwfas"&gt;21&lt;/key&gt;&lt;/foreign-keys&gt;&lt;ref-type name="Journal Article"&gt;17&lt;/ref-type&gt;&lt;contributors&gt;&lt;authors&gt;&lt;author&gt;Mishra, Rajhans&lt;/author&gt;&lt;author&gt;Kumar, Pradeep&lt;/author&gt;&lt;author&gt;Bhasker, Bharat&lt;/author&gt;&lt;/authors&gt;&lt;/contributors&gt;&lt;titles&gt;&lt;title&gt;A web recommendation system considering sequential information&lt;/title&gt;&lt;secondary-title&gt;Decision Support Systems&lt;/secondary-title&gt;&lt;/titles&gt;&lt;periodical&gt;&lt;full-title&gt;Decision Support Systems&lt;/full-title&gt;&lt;/periodical&gt;&lt;pages&gt;1-10&lt;/pages&gt;&lt;volume&gt;75&lt;/volume&gt;&lt;keywords&gt;&lt;keyword&gt;Web recommendation system&lt;/keyword&gt;&lt;keyword&gt;Soft clusters&lt;/keyword&gt;&lt;keyword&gt;Sequential information&lt;/keyword&gt;&lt;keyword&gt;Singular value decomposition (SVD)&lt;/keyword&gt;&lt;/keywords&gt;&lt;dates&gt;&lt;year&gt;2015&lt;/year&gt;&lt;pub-dates&gt;&lt;date&gt;7//&lt;/date&gt;&lt;/pub-dates&gt;&lt;/dates&gt;&lt;isbn&gt;0167-9236&lt;/isbn&gt;&lt;urls&gt;&lt;related-urls&gt;&lt;url&gt;http://www.sciencedirect.com/science/article/pii/S0167923615000755&lt;/url&gt;&lt;/related-urls&gt;&lt;/urls&gt;&lt;electronic-resource-num&gt;http://dx.doi.org/10.1016/j.dss.2015.04.004&lt;/electronic-resource-num&gt;&lt;/record&gt;&lt;/Cite&gt;&lt;/EndNote&gt;</w:instrText>
      </w:r>
      <w:r w:rsidR="00204E1E">
        <w:rPr>
          <w:rFonts w:ascii="Times New Roman" w:eastAsia="標楷體" w:hAnsi="Times New Roman"/>
        </w:rPr>
        <w:fldChar w:fldCharType="separate"/>
      </w:r>
      <w:r w:rsidR="00204E1E">
        <w:rPr>
          <w:rFonts w:ascii="Times New Roman" w:eastAsia="標楷體" w:hAnsi="Times New Roman"/>
          <w:noProof/>
        </w:rPr>
        <w:t>(</w:t>
      </w:r>
      <w:hyperlink w:anchor="_ENREF_24" w:tooltip="Mishra, 2015 #21" w:history="1">
        <w:r w:rsidR="00BF6AFD">
          <w:rPr>
            <w:rFonts w:ascii="Times New Roman" w:eastAsia="標楷體" w:hAnsi="Times New Roman"/>
            <w:noProof/>
          </w:rPr>
          <w:t>Mishra, Kumar, &amp; Bhasker, 2015</w:t>
        </w:r>
      </w:hyperlink>
      <w:r w:rsidR="00204E1E">
        <w:rPr>
          <w:rFonts w:ascii="Times New Roman" w:eastAsia="標楷體" w:hAnsi="Times New Roman"/>
          <w:noProof/>
        </w:rPr>
        <w:t>)</w:t>
      </w:r>
      <w:r w:rsidR="00204E1E">
        <w:rPr>
          <w:rFonts w:ascii="Times New Roman" w:eastAsia="標楷體" w:hAnsi="Times New Roman"/>
        </w:rPr>
        <w:fldChar w:fldCharType="end"/>
      </w:r>
      <w:r w:rsidR="00204E1E">
        <w:rPr>
          <w:rFonts w:ascii="Times New Roman" w:eastAsia="標楷體" w:hAnsi="Times New Roman" w:hint="eastAsia"/>
        </w:rPr>
        <w:t>。</w:t>
      </w:r>
    </w:p>
    <w:p w14:paraId="75331AA1" w14:textId="099263B8" w:rsidR="008D0370" w:rsidRDefault="008D0370" w:rsidP="009806AE">
      <w:pPr>
        <w:spacing w:line="360" w:lineRule="auto"/>
        <w:ind w:firstLineChars="200" w:firstLine="480"/>
        <w:jc w:val="both"/>
        <w:rPr>
          <w:rFonts w:ascii="Times New Roman" w:eastAsia="標楷體" w:hAnsi="Times New Roman"/>
          <w:szCs w:val="24"/>
        </w:rPr>
      </w:pPr>
      <w:r w:rsidRPr="008D0370">
        <w:rPr>
          <w:rFonts w:ascii="Times New Roman" w:eastAsia="標楷體" w:hAnsi="Times New Roman" w:hint="eastAsia"/>
          <w:szCs w:val="24"/>
        </w:rPr>
        <w:t>而根據</w:t>
      </w:r>
      <w:r w:rsidR="00BF6AFD">
        <w:rPr>
          <w:rFonts w:ascii="Times New Roman" w:eastAsia="標楷體" w:hAnsi="Times New Roman"/>
          <w:szCs w:val="24"/>
        </w:rPr>
        <w:fldChar w:fldCharType="begin"/>
      </w:r>
      <w:r w:rsidR="00BF6AFD">
        <w:rPr>
          <w:rFonts w:ascii="Times New Roman" w:eastAsia="標楷體" w:hAnsi="Times New Roman"/>
          <w:szCs w:val="24"/>
        </w:rPr>
        <w:instrText xml:space="preserve"> </w:instrText>
      </w:r>
      <w:r w:rsidR="00BF6AFD">
        <w:rPr>
          <w:rFonts w:ascii="Times New Roman" w:eastAsia="標楷體" w:hAnsi="Times New Roman" w:hint="eastAsia"/>
          <w:szCs w:val="24"/>
        </w:rPr>
        <w:instrText>HYPERLINK \l "_ENREF_17" \o "Kumar, 2015 #24"</w:instrText>
      </w:r>
      <w:r w:rsidR="00BF6AFD">
        <w:rPr>
          <w:rFonts w:ascii="Times New Roman" w:eastAsia="標楷體" w:hAnsi="Times New Roman"/>
          <w:szCs w:val="24"/>
        </w:rPr>
        <w:instrText xml:space="preserve"> </w:instrText>
      </w:r>
      <w:r w:rsidR="00BF6AFD">
        <w:rPr>
          <w:rFonts w:ascii="Times New Roman" w:eastAsia="標楷體" w:hAnsi="Times New Roman"/>
          <w:szCs w:val="24"/>
        </w:rPr>
        <w:fldChar w:fldCharType="separate"/>
      </w:r>
      <w:r w:rsidR="00BF6AFD">
        <w:rPr>
          <w:rFonts w:ascii="Times New Roman" w:eastAsia="標楷體" w:hAnsi="Times New Roman"/>
          <w:szCs w:val="24"/>
        </w:rPr>
        <w:fldChar w:fldCharType="begin"/>
      </w:r>
      <w:r w:rsidR="00BF6AFD">
        <w:rPr>
          <w:rFonts w:ascii="Times New Roman" w:eastAsia="標楷體" w:hAnsi="Times New Roman"/>
          <w:szCs w:val="24"/>
        </w:rPr>
        <w:instrText xml:space="preserve"> ADDIN EN.CITE &lt;EndNote&gt;&lt;Cite AuthorYear="1"&gt;&lt;Author&gt;Kumar&lt;/Author&gt;&lt;Year&gt;2015&lt;/Year&gt;&lt;RecNum&gt;24&lt;/RecNum&gt;&lt;DisplayText&gt;Kumar and Fan (2015)&lt;/DisplayText&gt;&lt;record&gt;&lt;rec-number&gt;24&lt;/rec-number&gt;&lt;foreign-keys&gt;&lt;key app="EN" db-id="wafwfer04twvxhersz6xr2019zsswfxrwfas"&gt;24&lt;/key&gt;&lt;/foreign-keys&gt;&lt;ref-type name="Journal Article"&gt;17&lt;/ref-type&gt;&lt;contributors&gt;&lt;authors&gt;&lt;author&gt;Kumar, Nitin Pradeep&lt;/author&gt;&lt;author&gt;Fan, Zhenzhen&lt;/author&gt;&lt;/authors&gt;&lt;/contributors&gt;&lt;titles&gt;&lt;title&gt;Hybrid User-Item Based Collaborative Filtering&lt;/title&gt;&lt;secondary-title&gt;Procedia Computer Science&lt;/secondary-title&gt;&lt;/titles&gt;&lt;periodical&gt;&lt;full-title&gt;Procedia Computer Science&lt;/full-title&gt;&lt;/periodical&gt;&lt;pages&gt;1453-1461&lt;/pages&gt;&lt;volume&gt;60&lt;/volume&gt;&lt;keywords&gt;&lt;keyword&gt;Item based collaborative Filtering&lt;/keyword&gt;&lt;keyword&gt;SOM&lt;/keyword&gt;&lt;keyword&gt;GA&lt;/keyword&gt;&lt;keyword&gt;CBR&lt;/keyword&gt;&lt;/keywords&gt;&lt;dates&gt;&lt;year&gt;2015&lt;/year&gt;&lt;pub-dates&gt;&lt;date&gt;//&lt;/date&gt;&lt;/pub-dates&gt;&lt;/dates&gt;&lt;isbn&gt;1877-0509&lt;/isbn&gt;&lt;urls&gt;&lt;related-urls&gt;&lt;url&gt;http://www.sciencedirect.com/science/article/pii/S1877050915023492&lt;/url&gt;&lt;/related-urls&gt;&lt;/urls&gt;&lt;electronic-resource-num&gt;http://dx.doi.org/10.1016/j.procs.2015.08.222&lt;/electronic-resource-num&gt;&lt;/record&gt;&lt;/Cite&gt;&lt;/EndNote&gt;</w:instrText>
      </w:r>
      <w:r w:rsidR="00BF6AFD">
        <w:rPr>
          <w:rFonts w:ascii="Times New Roman" w:eastAsia="標楷體" w:hAnsi="Times New Roman"/>
          <w:szCs w:val="24"/>
        </w:rPr>
        <w:fldChar w:fldCharType="separate"/>
      </w:r>
      <w:r w:rsidR="00BF6AFD">
        <w:rPr>
          <w:rFonts w:ascii="Times New Roman" w:eastAsia="標楷體" w:hAnsi="Times New Roman"/>
          <w:noProof/>
          <w:szCs w:val="24"/>
        </w:rPr>
        <w:t>Kumar and Fan (2015)</w:t>
      </w:r>
      <w:r w:rsidR="00BF6AFD">
        <w:rPr>
          <w:rFonts w:ascii="Times New Roman" w:eastAsia="標楷體" w:hAnsi="Times New Roman"/>
          <w:szCs w:val="24"/>
        </w:rPr>
        <w:fldChar w:fldCharType="end"/>
      </w:r>
      <w:r w:rsidR="00BF6AFD">
        <w:rPr>
          <w:rFonts w:ascii="Times New Roman" w:eastAsia="標楷體" w:hAnsi="Times New Roman"/>
          <w:szCs w:val="24"/>
        </w:rPr>
        <w:fldChar w:fldCharType="end"/>
      </w:r>
      <w:r w:rsidR="009806AE">
        <w:rPr>
          <w:rFonts w:ascii="Times New Roman" w:eastAsia="標楷體" w:hAnsi="Times New Roman" w:hint="eastAsia"/>
          <w:szCs w:val="24"/>
        </w:rPr>
        <w:t>的研究，協同過濾演算法主要又可以分成兩種：以使用者為基礎的協同過濾演算法</w:t>
      </w:r>
      <w:r w:rsidR="009806AE">
        <w:rPr>
          <w:rFonts w:ascii="Times New Roman" w:eastAsia="標楷體" w:hAnsi="Times New Roman" w:hint="eastAsia"/>
          <w:szCs w:val="24"/>
        </w:rPr>
        <w:t>(</w:t>
      </w:r>
      <w:r w:rsidR="009806AE">
        <w:rPr>
          <w:rFonts w:ascii="Times New Roman" w:eastAsia="標楷體" w:hAnsi="Times New Roman"/>
          <w:szCs w:val="24"/>
        </w:rPr>
        <w:t>user-based collaborative filtering algorithm</w:t>
      </w:r>
      <w:r w:rsidR="009806AE">
        <w:rPr>
          <w:rFonts w:ascii="Times New Roman" w:eastAsia="標楷體" w:hAnsi="Times New Roman" w:hint="eastAsia"/>
          <w:szCs w:val="24"/>
        </w:rPr>
        <w:t>,</w:t>
      </w:r>
      <w:r w:rsidR="009806AE">
        <w:rPr>
          <w:rFonts w:ascii="Times New Roman" w:eastAsia="標楷體" w:hAnsi="Times New Roman"/>
          <w:szCs w:val="24"/>
        </w:rPr>
        <w:t xml:space="preserve"> user-based CF</w:t>
      </w:r>
      <w:r w:rsidR="009806AE">
        <w:rPr>
          <w:rFonts w:ascii="Times New Roman" w:eastAsia="標楷體" w:hAnsi="Times New Roman" w:hint="eastAsia"/>
          <w:szCs w:val="24"/>
        </w:rPr>
        <w:t>)</w:t>
      </w:r>
      <w:r w:rsidR="009806AE">
        <w:rPr>
          <w:rFonts w:ascii="Times New Roman" w:eastAsia="標楷體" w:hAnsi="Times New Roman" w:hint="eastAsia"/>
          <w:szCs w:val="24"/>
        </w:rPr>
        <w:t>以及以</w:t>
      </w:r>
      <w:r w:rsidR="00FC38E5">
        <w:rPr>
          <w:rFonts w:ascii="Times New Roman" w:eastAsia="標楷體" w:hAnsi="Times New Roman" w:hint="eastAsia"/>
          <w:szCs w:val="24"/>
        </w:rPr>
        <w:t>項目</w:t>
      </w:r>
      <w:r w:rsidR="009806AE">
        <w:rPr>
          <w:rFonts w:ascii="Times New Roman" w:eastAsia="標楷體" w:hAnsi="Times New Roman" w:hint="eastAsia"/>
          <w:szCs w:val="24"/>
        </w:rPr>
        <w:t>為基礎的協同過濾演算法</w:t>
      </w:r>
      <w:r w:rsidR="009806AE">
        <w:rPr>
          <w:rFonts w:ascii="Times New Roman" w:eastAsia="標楷體" w:hAnsi="Times New Roman" w:hint="eastAsia"/>
          <w:szCs w:val="24"/>
        </w:rPr>
        <w:t>(</w:t>
      </w:r>
      <w:r w:rsidR="009806AE">
        <w:rPr>
          <w:rFonts w:ascii="Times New Roman" w:eastAsia="標楷體" w:hAnsi="Times New Roman"/>
          <w:szCs w:val="24"/>
        </w:rPr>
        <w:t>item</w:t>
      </w:r>
      <w:r w:rsidR="00FC38E5">
        <w:rPr>
          <w:rFonts w:ascii="Times New Roman" w:eastAsia="標楷體" w:hAnsi="Times New Roman"/>
          <w:szCs w:val="24"/>
        </w:rPr>
        <w:t>-based collaborative  filtering</w:t>
      </w:r>
      <w:r w:rsidR="00FC38E5">
        <w:rPr>
          <w:rFonts w:ascii="Times New Roman" w:eastAsia="標楷體" w:hAnsi="Times New Roman" w:hint="eastAsia"/>
          <w:szCs w:val="24"/>
        </w:rPr>
        <w:t xml:space="preserve"> </w:t>
      </w:r>
      <w:r w:rsidR="009806AE">
        <w:rPr>
          <w:rFonts w:ascii="Times New Roman" w:eastAsia="標楷體" w:hAnsi="Times New Roman"/>
          <w:szCs w:val="24"/>
        </w:rPr>
        <w:t>algorithm, item-based CF</w:t>
      </w:r>
      <w:r w:rsidR="009806AE">
        <w:rPr>
          <w:rFonts w:ascii="Times New Roman" w:eastAsia="標楷體" w:hAnsi="Times New Roman" w:hint="eastAsia"/>
          <w:szCs w:val="24"/>
        </w:rPr>
        <w:t>)</w:t>
      </w:r>
      <w:r w:rsidR="009806AE">
        <w:rPr>
          <w:rFonts w:ascii="Times New Roman" w:eastAsia="標楷體" w:hAnsi="Times New Roman" w:hint="eastAsia"/>
          <w:szCs w:val="24"/>
        </w:rPr>
        <w:t>。</w:t>
      </w:r>
    </w:p>
    <w:p w14:paraId="44919397" w14:textId="7B06E565" w:rsidR="00264171" w:rsidRPr="00264171" w:rsidRDefault="009806AE" w:rsidP="003356C0">
      <w:pPr>
        <w:pStyle w:val="a7"/>
        <w:numPr>
          <w:ilvl w:val="0"/>
          <w:numId w:val="8"/>
        </w:numPr>
        <w:spacing w:line="360" w:lineRule="auto"/>
        <w:ind w:leftChars="0"/>
        <w:jc w:val="both"/>
        <w:rPr>
          <w:rFonts w:ascii="Times New Roman" w:eastAsia="標楷體" w:hAnsi="Times New Roman"/>
          <w:szCs w:val="24"/>
        </w:rPr>
      </w:pPr>
      <w:r>
        <w:rPr>
          <w:rFonts w:ascii="Times New Roman" w:eastAsia="標楷體" w:hAnsi="Times New Roman" w:hint="eastAsia"/>
          <w:szCs w:val="24"/>
        </w:rPr>
        <w:t>以使用者為基礎的協同過濾演算法</w:t>
      </w:r>
      <w:r>
        <w:rPr>
          <w:rFonts w:ascii="Times New Roman" w:eastAsia="標楷體" w:hAnsi="Times New Roman" w:hint="eastAsia"/>
          <w:szCs w:val="24"/>
        </w:rPr>
        <w:t>(</w:t>
      </w:r>
      <w:r>
        <w:rPr>
          <w:rFonts w:ascii="Times New Roman" w:eastAsia="標楷體" w:hAnsi="Times New Roman"/>
          <w:szCs w:val="24"/>
        </w:rPr>
        <w:t>user-based CF</w:t>
      </w:r>
      <w:r>
        <w:rPr>
          <w:rFonts w:ascii="Times New Roman" w:eastAsia="標楷體" w:hAnsi="Times New Roman" w:hint="eastAsia"/>
          <w:szCs w:val="24"/>
        </w:rPr>
        <w:t>)</w:t>
      </w:r>
      <w:r>
        <w:rPr>
          <w:rFonts w:ascii="Times New Roman" w:eastAsia="標楷體" w:hAnsi="Times New Roman" w:hint="eastAsia"/>
          <w:szCs w:val="24"/>
        </w:rPr>
        <w:t>：</w:t>
      </w:r>
      <w:r w:rsidR="001C2A2F">
        <w:rPr>
          <w:rFonts w:ascii="Times New Roman" w:eastAsia="標楷體" w:hAnsi="Times New Roman" w:hint="eastAsia"/>
          <w:szCs w:val="24"/>
        </w:rPr>
        <w:t>此演算法是找尋與目標</w:t>
      </w:r>
      <w:r w:rsidR="001C2A2F">
        <w:rPr>
          <w:rFonts w:ascii="Times New Roman" w:eastAsia="標楷體" w:hAnsi="Times New Roman" w:hint="eastAsia"/>
          <w:szCs w:val="24"/>
        </w:rPr>
        <w:lastRenderedPageBreak/>
        <w:t>使用者</w:t>
      </w:r>
      <w:r w:rsidR="00FC38E5">
        <w:rPr>
          <w:rFonts w:ascii="Times New Roman" w:eastAsia="標楷體" w:hAnsi="Times New Roman" w:hint="eastAsia"/>
          <w:szCs w:val="24"/>
        </w:rPr>
        <w:t>相似</w:t>
      </w:r>
      <w:r w:rsidR="001C2A2F">
        <w:rPr>
          <w:rFonts w:ascii="Times New Roman" w:eastAsia="標楷體" w:hAnsi="Times New Roman" w:hint="eastAsia"/>
          <w:szCs w:val="24"/>
        </w:rPr>
        <w:t>，對</w:t>
      </w:r>
      <w:r w:rsidR="00FC38E5">
        <w:rPr>
          <w:rFonts w:ascii="Times New Roman" w:eastAsia="標楷體" w:hAnsi="Times New Roman" w:hint="eastAsia"/>
          <w:szCs w:val="24"/>
        </w:rPr>
        <w:t>項目</w:t>
      </w:r>
      <w:r w:rsidR="001C2A2F">
        <w:rPr>
          <w:rFonts w:ascii="Times New Roman" w:eastAsia="標楷體" w:hAnsi="Times New Roman" w:hint="eastAsia"/>
          <w:szCs w:val="24"/>
        </w:rPr>
        <w:t>擁有相似偏好</w:t>
      </w:r>
      <w:r w:rsidR="001C2A2F">
        <w:rPr>
          <w:rFonts w:ascii="Times New Roman" w:eastAsia="標楷體" w:hAnsi="Times New Roman" w:hint="eastAsia"/>
          <w:szCs w:val="24"/>
        </w:rPr>
        <w:t>(</w:t>
      </w:r>
      <w:r w:rsidR="001C2A2F">
        <w:rPr>
          <w:rFonts w:ascii="Times New Roman" w:eastAsia="標楷體" w:hAnsi="Times New Roman" w:hint="eastAsia"/>
          <w:szCs w:val="24"/>
        </w:rPr>
        <w:t>或可解釋為對</w:t>
      </w:r>
      <w:r w:rsidR="00FC38E5">
        <w:rPr>
          <w:rFonts w:ascii="Times New Roman" w:eastAsia="標楷體" w:hAnsi="Times New Roman" w:hint="eastAsia"/>
          <w:szCs w:val="24"/>
        </w:rPr>
        <w:t>項目</w:t>
      </w:r>
      <w:r w:rsidR="001C2A2F">
        <w:rPr>
          <w:rFonts w:ascii="Times New Roman" w:eastAsia="標楷體" w:hAnsi="Times New Roman" w:hint="eastAsia"/>
          <w:szCs w:val="24"/>
        </w:rPr>
        <w:t>擁有相似評分</w:t>
      </w:r>
      <w:r w:rsidR="001C2A2F">
        <w:rPr>
          <w:rFonts w:ascii="Times New Roman" w:eastAsia="標楷體" w:hAnsi="Times New Roman" w:hint="eastAsia"/>
          <w:szCs w:val="24"/>
        </w:rPr>
        <w:t>)</w:t>
      </w:r>
      <w:r w:rsidR="001C2A2F">
        <w:rPr>
          <w:rFonts w:ascii="Times New Roman" w:eastAsia="標楷體" w:hAnsi="Times New Roman" w:hint="eastAsia"/>
          <w:szCs w:val="24"/>
        </w:rPr>
        <w:t>的使用者，並將這些使用者高度評分的</w:t>
      </w:r>
      <w:r w:rsidR="00FC38E5">
        <w:rPr>
          <w:rFonts w:ascii="Times New Roman" w:eastAsia="標楷體" w:hAnsi="Times New Roman" w:hint="eastAsia"/>
          <w:szCs w:val="24"/>
        </w:rPr>
        <w:t>項目</w:t>
      </w:r>
      <w:r w:rsidR="001C2A2F">
        <w:rPr>
          <w:rFonts w:ascii="Times New Roman" w:eastAsia="標楷體" w:hAnsi="Times New Roman" w:hint="eastAsia"/>
          <w:szCs w:val="24"/>
        </w:rPr>
        <w:t>推薦給目標使用者。</w:t>
      </w:r>
    </w:p>
    <w:p w14:paraId="1FD7E07F" w14:textId="177EE682" w:rsidR="009806AE" w:rsidRPr="009806AE" w:rsidRDefault="009806AE" w:rsidP="003356C0">
      <w:pPr>
        <w:pStyle w:val="a7"/>
        <w:numPr>
          <w:ilvl w:val="0"/>
          <w:numId w:val="8"/>
        </w:numPr>
        <w:spacing w:line="360" w:lineRule="auto"/>
        <w:ind w:leftChars="0"/>
        <w:jc w:val="both"/>
        <w:rPr>
          <w:rFonts w:ascii="Times New Roman" w:eastAsia="標楷體" w:hAnsi="Times New Roman"/>
          <w:szCs w:val="24"/>
        </w:rPr>
      </w:pPr>
      <w:r>
        <w:rPr>
          <w:rFonts w:ascii="Times New Roman" w:eastAsia="標楷體" w:hAnsi="Times New Roman" w:hint="eastAsia"/>
          <w:szCs w:val="24"/>
        </w:rPr>
        <w:t>以</w:t>
      </w:r>
      <w:r w:rsidR="00FC38E5">
        <w:rPr>
          <w:rFonts w:ascii="Times New Roman" w:eastAsia="標楷體" w:hAnsi="Times New Roman" w:hint="eastAsia"/>
          <w:szCs w:val="24"/>
        </w:rPr>
        <w:t>項目</w:t>
      </w:r>
      <w:r w:rsidR="00117AA6">
        <w:rPr>
          <w:rFonts w:ascii="Times New Roman" w:eastAsia="標楷體" w:hAnsi="Times New Roman" w:hint="eastAsia"/>
          <w:szCs w:val="24"/>
        </w:rPr>
        <w:t>為</w:t>
      </w:r>
      <w:r w:rsidRPr="009806AE">
        <w:rPr>
          <w:rFonts w:ascii="Times New Roman" w:eastAsia="標楷體" w:hAnsi="Times New Roman" w:hint="eastAsia"/>
          <w:szCs w:val="24"/>
        </w:rPr>
        <w:t>基礎的協同過濾演算法</w:t>
      </w:r>
      <w:r w:rsidRPr="009806AE">
        <w:rPr>
          <w:rFonts w:ascii="Times New Roman" w:eastAsia="標楷體" w:hAnsi="Times New Roman" w:hint="eastAsia"/>
          <w:szCs w:val="24"/>
        </w:rPr>
        <w:t>(</w:t>
      </w:r>
      <w:r>
        <w:rPr>
          <w:rFonts w:ascii="Times New Roman" w:eastAsia="標楷體" w:hAnsi="Times New Roman"/>
          <w:szCs w:val="24"/>
        </w:rPr>
        <w:t>item</w:t>
      </w:r>
      <w:r w:rsidRPr="009806AE">
        <w:rPr>
          <w:rFonts w:ascii="Times New Roman" w:eastAsia="標楷體" w:hAnsi="Times New Roman"/>
          <w:szCs w:val="24"/>
        </w:rPr>
        <w:t>-based CF</w:t>
      </w:r>
      <w:r w:rsidRPr="009806AE">
        <w:rPr>
          <w:rFonts w:ascii="Times New Roman" w:eastAsia="標楷體" w:hAnsi="Times New Roman" w:hint="eastAsia"/>
          <w:szCs w:val="24"/>
        </w:rPr>
        <w:t>)</w:t>
      </w:r>
      <w:r w:rsidRPr="009806AE">
        <w:rPr>
          <w:rFonts w:ascii="Times New Roman" w:eastAsia="標楷體" w:hAnsi="Times New Roman" w:hint="eastAsia"/>
          <w:szCs w:val="24"/>
        </w:rPr>
        <w:t>：</w:t>
      </w:r>
      <w:r w:rsidR="001C2A2F">
        <w:rPr>
          <w:rFonts w:ascii="Times New Roman" w:eastAsia="標楷體" w:hAnsi="Times New Roman" w:hint="eastAsia"/>
          <w:szCs w:val="24"/>
        </w:rPr>
        <w:t>此演算法則是考量</w:t>
      </w:r>
      <w:proofErr w:type="gramStart"/>
      <w:r w:rsidR="00FC38E5">
        <w:rPr>
          <w:rFonts w:ascii="Times New Roman" w:eastAsia="標楷體" w:hAnsi="Times New Roman" w:hint="eastAsia"/>
          <w:szCs w:val="24"/>
        </w:rPr>
        <w:t>項目</w:t>
      </w:r>
      <w:r w:rsidR="001C2A2F">
        <w:rPr>
          <w:rFonts w:ascii="Times New Roman" w:eastAsia="標楷體" w:hAnsi="Times New Roman" w:hint="eastAsia"/>
          <w:szCs w:val="24"/>
        </w:rPr>
        <w:t>間的相似</w:t>
      </w:r>
      <w:proofErr w:type="gramEnd"/>
      <w:r w:rsidR="001C2A2F">
        <w:rPr>
          <w:rFonts w:ascii="Times New Roman" w:eastAsia="標楷體" w:hAnsi="Times New Roman" w:hint="eastAsia"/>
          <w:szCs w:val="24"/>
        </w:rPr>
        <w:t>程度，並會將其他與目標</w:t>
      </w:r>
      <w:r w:rsidR="00FC38E5">
        <w:rPr>
          <w:rFonts w:ascii="Times New Roman" w:eastAsia="標楷體" w:hAnsi="Times New Roman" w:hint="eastAsia"/>
          <w:szCs w:val="24"/>
        </w:rPr>
        <w:t>項目</w:t>
      </w:r>
      <w:r w:rsidR="001C2A2F">
        <w:rPr>
          <w:rFonts w:ascii="Times New Roman" w:eastAsia="標楷體" w:hAnsi="Times New Roman" w:hint="eastAsia"/>
          <w:szCs w:val="24"/>
        </w:rPr>
        <w:t>相似且被使用者高度評分的</w:t>
      </w:r>
      <w:r w:rsidR="00FC38E5">
        <w:rPr>
          <w:rFonts w:ascii="Times New Roman" w:eastAsia="標楷體" w:hAnsi="Times New Roman" w:hint="eastAsia"/>
          <w:szCs w:val="24"/>
        </w:rPr>
        <w:t>項目</w:t>
      </w:r>
      <w:r w:rsidR="001C2A2F">
        <w:rPr>
          <w:rFonts w:ascii="Times New Roman" w:eastAsia="標楷體" w:hAnsi="Times New Roman" w:hint="eastAsia"/>
          <w:szCs w:val="24"/>
        </w:rPr>
        <w:t>推薦給目標使用者。</w:t>
      </w:r>
    </w:p>
    <w:p w14:paraId="37FBCCA4" w14:textId="20A8F7E5" w:rsidR="00D349F1" w:rsidRPr="00AF6194" w:rsidRDefault="00FC38E5" w:rsidP="00252141">
      <w:pPr>
        <w:spacing w:line="360" w:lineRule="auto"/>
        <w:rPr>
          <w:rFonts w:ascii="Times New Roman" w:eastAsia="標楷體" w:hAnsi="Times New Roman"/>
          <w:szCs w:val="24"/>
        </w:rPr>
      </w:pPr>
      <w:r>
        <w:rPr>
          <w:rFonts w:ascii="Times New Roman" w:eastAsia="標楷體" w:hAnsi="Times New Roman" w:hint="eastAsia"/>
        </w:rPr>
        <w:t xml:space="preserve">    </w:t>
      </w:r>
      <w:r w:rsidR="00264171" w:rsidRPr="00264171">
        <w:rPr>
          <w:rFonts w:ascii="Times New Roman" w:eastAsia="標楷體" w:hAnsi="Times New Roman" w:hint="eastAsia"/>
        </w:rPr>
        <w:t>但因為單純使用</w:t>
      </w:r>
      <w:r w:rsidR="00264171">
        <w:rPr>
          <w:rFonts w:ascii="Times New Roman" w:eastAsia="標楷體" w:hAnsi="Times New Roman" w:hint="eastAsia"/>
        </w:rPr>
        <w:t>「</w:t>
      </w:r>
      <w:r w:rsidR="00264171" w:rsidRPr="00264171">
        <w:rPr>
          <w:rFonts w:ascii="Times New Roman" w:eastAsia="標楷體" w:hAnsi="Times New Roman" w:hint="eastAsia"/>
        </w:rPr>
        <w:t>以使用者為基礎的協同過濾演算法</w:t>
      </w:r>
      <w:r w:rsidR="00264171">
        <w:rPr>
          <w:rFonts w:ascii="Times New Roman" w:eastAsia="標楷體" w:hAnsi="Times New Roman" w:hint="eastAsia"/>
        </w:rPr>
        <w:t>」會</w:t>
      </w:r>
      <w:r w:rsidR="009C751F">
        <w:rPr>
          <w:rFonts w:ascii="Times New Roman" w:eastAsia="標楷體" w:hAnsi="Times New Roman" w:hint="eastAsia"/>
        </w:rPr>
        <w:t>遇到一些</w:t>
      </w:r>
      <w:r w:rsidR="00264171">
        <w:rPr>
          <w:rFonts w:ascii="Times New Roman" w:eastAsia="標楷體" w:hAnsi="Times New Roman" w:hint="eastAsia"/>
          <w:szCs w:val="24"/>
        </w:rPr>
        <w:t>問題；而單純使用</w:t>
      </w:r>
      <w:r w:rsidR="00264171">
        <w:rPr>
          <w:rFonts w:ascii="Times New Roman" w:eastAsia="標楷體" w:hAnsi="Times New Roman" w:hint="eastAsia"/>
        </w:rPr>
        <w:t>「</w:t>
      </w:r>
      <w:r w:rsidR="00264171">
        <w:rPr>
          <w:rFonts w:ascii="Times New Roman" w:eastAsia="標楷體" w:hAnsi="Times New Roman" w:hint="eastAsia"/>
          <w:szCs w:val="24"/>
        </w:rPr>
        <w:t>以</w:t>
      </w:r>
      <w:r w:rsidR="00117AA6">
        <w:rPr>
          <w:rFonts w:ascii="Times New Roman" w:eastAsia="標楷體" w:hAnsi="Times New Roman" w:hint="eastAsia"/>
          <w:szCs w:val="24"/>
        </w:rPr>
        <w:t>項目</w:t>
      </w:r>
      <w:r w:rsidR="00264171" w:rsidRPr="009806AE">
        <w:rPr>
          <w:rFonts w:ascii="Times New Roman" w:eastAsia="標楷體" w:hAnsi="Times New Roman" w:hint="eastAsia"/>
          <w:szCs w:val="24"/>
        </w:rPr>
        <w:t>為基礎的協同過濾演算法</w:t>
      </w:r>
      <w:r w:rsidR="00264171">
        <w:rPr>
          <w:rFonts w:ascii="Times New Roman" w:eastAsia="標楷體" w:hAnsi="Times New Roman" w:hint="eastAsia"/>
        </w:rPr>
        <w:t>」則其結果可能與使用者需求較不貼近，於是</w:t>
      </w:r>
      <w:hyperlink w:anchor="_ENREF_17" w:tooltip="Kumar, 2015 #24" w:history="1">
        <w:r w:rsidR="00BF6AFD">
          <w:rPr>
            <w:rFonts w:ascii="Times New Roman" w:eastAsia="標楷體" w:hAnsi="Times New Roman"/>
          </w:rPr>
          <w:fldChar w:fldCharType="begin"/>
        </w:r>
        <w:r w:rsidR="00BF6AFD">
          <w:rPr>
            <w:rFonts w:ascii="Times New Roman" w:eastAsia="標楷體" w:hAnsi="Times New Roman"/>
          </w:rPr>
          <w:instrText xml:space="preserve"> ADDIN EN.CITE &lt;EndNote&gt;&lt;Cite AuthorYear="1"&gt;&lt;Author&gt;Kumar&lt;/Author&gt;&lt;Year&gt;2015&lt;/Year&gt;&lt;RecNum&gt;24&lt;/RecNum&gt;&lt;DisplayText&gt;Kumar and Fan (2015)&lt;/DisplayText&gt;&lt;record&gt;&lt;rec-number&gt;24&lt;/rec-number&gt;&lt;foreign-keys&gt;&lt;key app="EN" db-id="wafwfer04twvxhersz6xr2019zsswfxrwfas"&gt;24&lt;/key&gt;&lt;/foreign-keys&gt;&lt;ref-type name="Journal Article"&gt;17&lt;/ref-type&gt;&lt;contributors&gt;&lt;authors&gt;&lt;author&gt;Kumar, Nitin Pradeep&lt;/author&gt;&lt;author&gt;Fan, Zhenzhen&lt;/author&gt;&lt;/authors&gt;&lt;/contributors&gt;&lt;titles&gt;&lt;title&gt;Hybrid User-Item Based Collaborative Filtering&lt;/title&gt;&lt;secondary-title&gt;Procedia Computer Science&lt;/secondary-title&gt;&lt;/titles&gt;&lt;periodical&gt;&lt;full-title&gt;Procedia Computer Science&lt;/full-title&gt;&lt;/periodical&gt;&lt;pages&gt;1453-1461&lt;/pages&gt;&lt;volume&gt;60&lt;/volume&gt;&lt;keywords&gt;&lt;keyword&gt;Item based collaborative Filtering&lt;/keyword&gt;&lt;keyword&gt;SOM&lt;/keyword&gt;&lt;keyword&gt;GA&lt;/keyword&gt;&lt;keyword&gt;CBR&lt;/keyword&gt;&lt;/keywords&gt;&lt;dates&gt;&lt;year&gt;2015&lt;/year&gt;&lt;pub-dates&gt;&lt;date&gt;//&lt;/date&gt;&lt;/pub-dates&gt;&lt;/dates&gt;&lt;isbn&gt;1877-0509&lt;/isbn&gt;&lt;urls&gt;&lt;related-urls&gt;&lt;url&gt;http://www.sciencedirect.com/science/article/pii/S1877050915023492&lt;/url&gt;&lt;/related-urls&gt;&lt;/urls&gt;&lt;electronic-resource-num&gt;http://dx.doi.org/10.1016/j.procs.2015.08.222&lt;/electronic-resource-num&gt;&lt;/record&gt;&lt;/Cite&gt;&lt;/EndNote&gt;</w:instrText>
        </w:r>
        <w:r w:rsidR="00BF6AFD">
          <w:rPr>
            <w:rFonts w:ascii="Times New Roman" w:eastAsia="標楷體" w:hAnsi="Times New Roman"/>
          </w:rPr>
          <w:fldChar w:fldCharType="separate"/>
        </w:r>
        <w:r w:rsidR="00BF6AFD">
          <w:rPr>
            <w:rFonts w:ascii="Times New Roman" w:eastAsia="標楷體" w:hAnsi="Times New Roman"/>
            <w:noProof/>
          </w:rPr>
          <w:t>Kumar and Fan (2015)</w:t>
        </w:r>
        <w:r w:rsidR="00BF6AFD">
          <w:rPr>
            <w:rFonts w:ascii="Times New Roman" w:eastAsia="標楷體" w:hAnsi="Times New Roman"/>
          </w:rPr>
          <w:fldChar w:fldCharType="end"/>
        </w:r>
      </w:hyperlink>
      <w:r w:rsidR="00264171">
        <w:rPr>
          <w:rFonts w:ascii="Times New Roman" w:eastAsia="標楷體" w:hAnsi="Times New Roman" w:hint="eastAsia"/>
        </w:rPr>
        <w:t>提出了ㄧ</w:t>
      </w:r>
      <w:r w:rsidR="00FA4574">
        <w:rPr>
          <w:rFonts w:ascii="Times New Roman" w:eastAsia="標楷體" w:hAnsi="Times New Roman" w:hint="eastAsia"/>
        </w:rPr>
        <w:t>種</w:t>
      </w:r>
      <w:r w:rsidR="00264171">
        <w:rPr>
          <w:rFonts w:ascii="Times New Roman" w:eastAsia="標楷體" w:hAnsi="Times New Roman" w:hint="eastAsia"/>
        </w:rPr>
        <w:t>結合兩種協同過濾演算法的混合式方法，能達到更</w:t>
      </w:r>
      <w:r w:rsidR="00FA4574">
        <w:rPr>
          <w:rFonts w:ascii="Times New Roman" w:eastAsia="標楷體" w:hAnsi="Times New Roman" w:hint="eastAsia"/>
        </w:rPr>
        <w:t>佳的</w:t>
      </w:r>
      <w:r w:rsidR="00264171">
        <w:rPr>
          <w:rFonts w:ascii="Times New Roman" w:eastAsia="標楷體" w:hAnsi="Times New Roman" w:hint="eastAsia"/>
        </w:rPr>
        <w:t>個人化推薦結果，此方法為混合式基於使用者—</w:t>
      </w:r>
      <w:r w:rsidR="00FA4574">
        <w:rPr>
          <w:rFonts w:ascii="Times New Roman" w:eastAsia="標楷體" w:hAnsi="Times New Roman" w:hint="eastAsia"/>
        </w:rPr>
        <w:t>項目</w:t>
      </w:r>
      <w:r w:rsidR="00264171">
        <w:rPr>
          <w:rFonts w:ascii="Times New Roman" w:eastAsia="標楷體" w:hAnsi="Times New Roman" w:hint="eastAsia"/>
        </w:rPr>
        <w:t>之協同過濾方法</w:t>
      </w:r>
      <w:r w:rsidR="00264171">
        <w:rPr>
          <w:rFonts w:ascii="Times New Roman" w:eastAsia="標楷體" w:hAnsi="Times New Roman" w:hint="eastAsia"/>
        </w:rPr>
        <w:t>(</w:t>
      </w:r>
      <w:r w:rsidR="00264171">
        <w:rPr>
          <w:rFonts w:ascii="Times New Roman" w:eastAsia="標楷體" w:hAnsi="Times New Roman"/>
        </w:rPr>
        <w:t xml:space="preserve">hybrid user-item </w:t>
      </w:r>
      <w:proofErr w:type="spellStart"/>
      <w:r w:rsidR="00264171">
        <w:rPr>
          <w:rFonts w:ascii="Times New Roman" w:eastAsia="標楷體" w:hAnsi="Times New Roman"/>
        </w:rPr>
        <w:t>baesd</w:t>
      </w:r>
      <w:proofErr w:type="spellEnd"/>
      <w:r w:rsidR="00264171">
        <w:rPr>
          <w:rFonts w:ascii="Times New Roman" w:eastAsia="標楷體" w:hAnsi="Times New Roman"/>
        </w:rPr>
        <w:t xml:space="preserve"> CF method</w:t>
      </w:r>
      <w:r w:rsidR="00264171">
        <w:rPr>
          <w:rFonts w:ascii="Times New Roman" w:eastAsia="標楷體" w:hAnsi="Times New Roman" w:hint="eastAsia"/>
        </w:rPr>
        <w:t>)</w:t>
      </w:r>
      <w:r w:rsidR="00264171">
        <w:rPr>
          <w:rFonts w:ascii="Times New Roman" w:eastAsia="標楷體" w:hAnsi="Times New Roman" w:hint="eastAsia"/>
          <w:szCs w:val="24"/>
        </w:rPr>
        <w:t>。</w:t>
      </w:r>
    </w:p>
    <w:p w14:paraId="26937B9B" w14:textId="77777777" w:rsidR="003C2FAD" w:rsidRPr="002306A2" w:rsidRDefault="003C2FAD" w:rsidP="003C2FAD">
      <w:pPr>
        <w:pStyle w:val="2"/>
        <w:spacing w:line="360" w:lineRule="auto"/>
        <w:rPr>
          <w:rFonts w:ascii="Times New Roman" w:eastAsia="標楷體" w:hAnsi="Times New Roman"/>
          <w:sz w:val="28"/>
        </w:rPr>
      </w:pPr>
      <w:bookmarkStart w:id="40" w:name="_Toc448679300"/>
      <w:r>
        <w:rPr>
          <w:rFonts w:ascii="Times New Roman" w:eastAsia="標楷體" w:hAnsi="Times New Roman" w:hint="eastAsia"/>
          <w:sz w:val="28"/>
        </w:rPr>
        <w:t>小結</w:t>
      </w:r>
      <w:bookmarkEnd w:id="40"/>
    </w:p>
    <w:p w14:paraId="02F9A39B" w14:textId="2AF91C4B" w:rsidR="009919A5" w:rsidRDefault="0064642A" w:rsidP="00251F42">
      <w:pPr>
        <w:spacing w:line="360" w:lineRule="auto"/>
        <w:rPr>
          <w:rFonts w:ascii="Times New Roman" w:eastAsia="標楷體" w:hAnsi="Times New Roman"/>
          <w:szCs w:val="24"/>
        </w:rPr>
      </w:pPr>
      <w:r>
        <w:rPr>
          <w:rFonts w:ascii="Times New Roman" w:eastAsia="標楷體" w:hAnsi="Times New Roman" w:hint="eastAsia"/>
          <w:szCs w:val="24"/>
        </w:rPr>
        <w:t xml:space="preserve">  </w:t>
      </w:r>
      <w:r w:rsidRPr="00866C40">
        <w:rPr>
          <w:rFonts w:ascii="Times New Roman" w:eastAsia="標楷體" w:hAnsi="Times New Roman" w:hint="eastAsia"/>
          <w:szCs w:val="24"/>
        </w:rPr>
        <w:t xml:space="preserve">  </w:t>
      </w:r>
      <w:r w:rsidRPr="00866C40">
        <w:rPr>
          <w:rFonts w:ascii="Times New Roman" w:eastAsia="標楷體" w:hAnsi="Times New Roman" w:hint="eastAsia"/>
          <w:szCs w:val="24"/>
        </w:rPr>
        <w:t>本章節針</w:t>
      </w:r>
      <w:r w:rsidR="00100B3B" w:rsidRPr="00866C40">
        <w:rPr>
          <w:rFonts w:ascii="Times New Roman" w:eastAsia="標楷體" w:hAnsi="Times New Roman" w:hint="eastAsia"/>
          <w:szCs w:val="24"/>
        </w:rPr>
        <w:t>對</w:t>
      </w:r>
      <w:r w:rsidR="00100B3B">
        <w:rPr>
          <w:rFonts w:ascii="Times New Roman" w:eastAsia="標楷體" w:hAnsi="Times New Roman" w:hint="eastAsia"/>
          <w:szCs w:val="24"/>
        </w:rPr>
        <w:t>與本研究相關之</w:t>
      </w:r>
      <w:r w:rsidRPr="00866C40">
        <w:rPr>
          <w:rFonts w:ascii="Times New Roman" w:eastAsia="標楷體" w:hAnsi="Times New Roman" w:hint="eastAsia"/>
          <w:szCs w:val="24"/>
        </w:rPr>
        <w:t>過去與現有技術的理論發展狀況進行簡介</w:t>
      </w:r>
      <w:r w:rsidR="00AA22CD" w:rsidRPr="00866C40">
        <w:rPr>
          <w:rFonts w:ascii="Times New Roman" w:eastAsia="標楷體" w:hAnsi="Times New Roman" w:hint="eastAsia"/>
          <w:szCs w:val="24"/>
        </w:rPr>
        <w:t>與整理</w:t>
      </w:r>
      <w:r w:rsidRPr="00866C40">
        <w:rPr>
          <w:rFonts w:ascii="Times New Roman" w:eastAsia="標楷體" w:hAnsi="Times New Roman" w:hint="eastAsia"/>
          <w:szCs w:val="24"/>
        </w:rPr>
        <w:t>，包含：社群網路服務、自然語言處理、分群、推薦系統，及文件分析等。</w:t>
      </w:r>
      <w:r w:rsidR="00FA4574">
        <w:rPr>
          <w:rFonts w:ascii="Times New Roman" w:eastAsia="標楷體" w:hAnsi="Times New Roman" w:hint="eastAsia"/>
          <w:szCs w:val="24"/>
        </w:rPr>
        <w:t>在自然語言處理的部分，因為</w:t>
      </w:r>
      <w:r w:rsidR="00FA4574">
        <w:rPr>
          <w:rFonts w:ascii="Times New Roman" w:eastAsia="標楷體" w:hAnsi="Times New Roman" w:hint="eastAsia"/>
        </w:rPr>
        <w:t>S</w:t>
      </w:r>
      <w:r w:rsidR="00FA4574">
        <w:rPr>
          <w:rFonts w:ascii="Times New Roman" w:eastAsia="標楷體" w:hAnsi="Times New Roman"/>
        </w:rPr>
        <w:t>tanford Parser</w:t>
      </w:r>
      <w:r w:rsidR="003A55D3">
        <w:rPr>
          <w:rFonts w:ascii="Times New Roman" w:eastAsia="標楷體" w:hAnsi="Times New Roman" w:hint="eastAsia"/>
        </w:rPr>
        <w:t>在正體中文處理上是採用簡體中文</w:t>
      </w:r>
      <w:proofErr w:type="gramStart"/>
      <w:r w:rsidR="003A55D3">
        <w:rPr>
          <w:rFonts w:ascii="Times New Roman" w:eastAsia="標楷體" w:hAnsi="Times New Roman" w:hint="eastAsia"/>
        </w:rPr>
        <w:t>的斷詞程式</w:t>
      </w:r>
      <w:proofErr w:type="gramEnd"/>
      <w:r w:rsidR="003A55D3">
        <w:rPr>
          <w:rFonts w:ascii="Times New Roman" w:eastAsia="標楷體" w:hAnsi="Times New Roman" w:hint="eastAsia"/>
        </w:rPr>
        <w:t>，儘管可透過兩</w:t>
      </w:r>
      <w:proofErr w:type="gramStart"/>
      <w:r w:rsidR="003A55D3">
        <w:rPr>
          <w:rFonts w:ascii="Times New Roman" w:eastAsia="標楷體" w:hAnsi="Times New Roman" w:hint="eastAsia"/>
        </w:rPr>
        <w:t>語言間的互相</w:t>
      </w:r>
      <w:proofErr w:type="gramEnd"/>
      <w:r w:rsidR="003A55D3">
        <w:rPr>
          <w:rFonts w:ascii="Times New Roman" w:eastAsia="標楷體" w:hAnsi="Times New Roman" w:hint="eastAsia"/>
        </w:rPr>
        <w:t>轉換以完成分析，但</w:t>
      </w:r>
      <w:r w:rsidR="00FA4574">
        <w:rPr>
          <w:rFonts w:ascii="Times New Roman" w:eastAsia="標楷體" w:hAnsi="Times New Roman" w:hint="eastAsia"/>
        </w:rPr>
        <w:t>容易產生轉換錯誤等問題，</w:t>
      </w:r>
      <w:r w:rsidR="00100B3B">
        <w:rPr>
          <w:rFonts w:ascii="Times New Roman" w:eastAsia="標楷體" w:hAnsi="Times New Roman" w:hint="eastAsia"/>
          <w:szCs w:val="24"/>
        </w:rPr>
        <w:t>因此在進行</w:t>
      </w:r>
      <w:proofErr w:type="gramStart"/>
      <w:r w:rsidR="00100B3B">
        <w:rPr>
          <w:rFonts w:ascii="Times New Roman" w:eastAsia="標楷體" w:hAnsi="Times New Roman" w:hint="eastAsia"/>
          <w:szCs w:val="24"/>
        </w:rPr>
        <w:t>中文斷詞處理</w:t>
      </w:r>
      <w:proofErr w:type="gramEnd"/>
      <w:r w:rsidR="00100B3B">
        <w:rPr>
          <w:rFonts w:ascii="Times New Roman" w:eastAsia="標楷體" w:hAnsi="Times New Roman" w:hint="eastAsia"/>
          <w:szCs w:val="24"/>
        </w:rPr>
        <w:t>時，本研究將利用</w:t>
      </w:r>
      <w:r w:rsidR="00100B3B">
        <w:rPr>
          <w:rFonts w:ascii="Times New Roman" w:eastAsia="標楷體" w:hAnsi="Times New Roman" w:hint="eastAsia"/>
          <w:szCs w:val="24"/>
        </w:rPr>
        <w:t>CKIP</w:t>
      </w:r>
      <w:proofErr w:type="gramStart"/>
      <w:r w:rsidR="003A55D3">
        <w:rPr>
          <w:rFonts w:ascii="Times New Roman" w:eastAsia="標楷體" w:hAnsi="Times New Roman" w:hint="eastAsia"/>
          <w:szCs w:val="24"/>
        </w:rPr>
        <w:t>中文斷詞系統</w:t>
      </w:r>
      <w:proofErr w:type="gramEnd"/>
      <w:r w:rsidR="003A55D3">
        <w:rPr>
          <w:rFonts w:ascii="Times New Roman" w:eastAsia="標楷體" w:hAnsi="Times New Roman" w:hint="eastAsia"/>
          <w:szCs w:val="24"/>
        </w:rPr>
        <w:t>對產品心得評論</w:t>
      </w:r>
      <w:proofErr w:type="gramStart"/>
      <w:r w:rsidR="003A55D3">
        <w:rPr>
          <w:rFonts w:ascii="Times New Roman" w:eastAsia="標楷體" w:hAnsi="Times New Roman" w:hint="eastAsia"/>
          <w:szCs w:val="24"/>
        </w:rPr>
        <w:t>進行斷詞處理</w:t>
      </w:r>
      <w:proofErr w:type="gramEnd"/>
      <w:r w:rsidR="00100B3B">
        <w:rPr>
          <w:rFonts w:ascii="Times New Roman" w:eastAsia="標楷體" w:hAnsi="Times New Roman" w:hint="eastAsia"/>
          <w:szCs w:val="24"/>
        </w:rPr>
        <w:t>及詞性標記。</w:t>
      </w:r>
      <w:r w:rsidR="00C93FFA">
        <w:rPr>
          <w:rFonts w:ascii="Times New Roman" w:eastAsia="標楷體" w:hAnsi="Times New Roman" w:hint="eastAsia"/>
          <w:szCs w:val="24"/>
        </w:rPr>
        <w:t>情感分析的部分，因為本研究將計算使用者對於產品的情緒分數，故將使用包含字詞極性及分數的</w:t>
      </w:r>
      <w:proofErr w:type="gramStart"/>
      <w:r w:rsidR="00C93FFA">
        <w:rPr>
          <w:rFonts w:ascii="Times New Roman" w:eastAsia="標楷體" w:hAnsi="Times New Roman" w:hint="eastAsia"/>
          <w:szCs w:val="24"/>
        </w:rPr>
        <w:t>廣義知網本體</w:t>
      </w:r>
      <w:proofErr w:type="gramEnd"/>
      <w:r w:rsidR="00C93FFA">
        <w:rPr>
          <w:rFonts w:ascii="Times New Roman" w:eastAsia="標楷體" w:hAnsi="Times New Roman" w:hint="eastAsia"/>
          <w:szCs w:val="24"/>
        </w:rPr>
        <w:t>架構來處理字詞與極性</w:t>
      </w:r>
      <w:proofErr w:type="gramStart"/>
      <w:r w:rsidR="00C93FFA">
        <w:rPr>
          <w:rFonts w:ascii="Times New Roman" w:eastAsia="標楷體" w:hAnsi="Times New Roman" w:hint="eastAsia"/>
          <w:szCs w:val="24"/>
        </w:rPr>
        <w:t>分數間的比對</w:t>
      </w:r>
      <w:proofErr w:type="gramEnd"/>
      <w:r w:rsidR="00C93FFA">
        <w:rPr>
          <w:rFonts w:ascii="Times New Roman" w:eastAsia="標楷體" w:hAnsi="Times New Roman" w:hint="eastAsia"/>
          <w:szCs w:val="24"/>
        </w:rPr>
        <w:t>與轉換。</w:t>
      </w:r>
    </w:p>
    <w:p w14:paraId="3E0630EC" w14:textId="6A9E9C8C" w:rsidR="0064642A" w:rsidRPr="00B07361" w:rsidRDefault="00100B3B" w:rsidP="00251F42">
      <w:pPr>
        <w:spacing w:line="360" w:lineRule="auto"/>
        <w:rPr>
          <w:rFonts w:ascii="Times New Roman" w:eastAsia="標楷體" w:hAnsi="Times New Roman"/>
        </w:rPr>
      </w:pPr>
      <w:r>
        <w:rPr>
          <w:rFonts w:ascii="Times New Roman" w:eastAsia="標楷體" w:hAnsi="Times New Roman" w:hint="eastAsia"/>
          <w:szCs w:val="24"/>
        </w:rPr>
        <w:t xml:space="preserve">    </w:t>
      </w:r>
      <w:r>
        <w:rPr>
          <w:rFonts w:ascii="Times New Roman" w:eastAsia="標楷體" w:hAnsi="Times New Roman" w:hint="eastAsia"/>
          <w:szCs w:val="24"/>
        </w:rPr>
        <w:t>在</w:t>
      </w:r>
      <w:r w:rsidR="00FA4574">
        <w:rPr>
          <w:rFonts w:ascii="Times New Roman" w:eastAsia="標楷體" w:hAnsi="Times New Roman" w:hint="eastAsia"/>
          <w:szCs w:val="24"/>
        </w:rPr>
        <w:t>使用者相似度</w:t>
      </w:r>
      <w:r>
        <w:rPr>
          <w:rFonts w:ascii="Times New Roman" w:eastAsia="標楷體" w:hAnsi="Times New Roman" w:hint="eastAsia"/>
          <w:szCs w:val="24"/>
        </w:rPr>
        <w:t>計算</w:t>
      </w:r>
      <w:r w:rsidR="00FA4574">
        <w:rPr>
          <w:rFonts w:ascii="Times New Roman" w:eastAsia="標楷體" w:hAnsi="Times New Roman" w:hint="eastAsia"/>
          <w:szCs w:val="24"/>
        </w:rPr>
        <w:t>部分，因</w:t>
      </w:r>
      <w:r>
        <w:rPr>
          <w:rFonts w:ascii="Times New Roman" w:eastAsia="標楷體" w:hAnsi="Times New Roman" w:hint="eastAsia"/>
          <w:szCs w:val="24"/>
        </w:rPr>
        <w:t>本研究將以使用者與</w:t>
      </w:r>
      <w:proofErr w:type="gramStart"/>
      <w:r>
        <w:rPr>
          <w:rFonts w:ascii="Times New Roman" w:eastAsia="標楷體" w:hAnsi="Times New Roman" w:hint="eastAsia"/>
          <w:szCs w:val="24"/>
        </w:rPr>
        <w:t>產品間的使用</w:t>
      </w:r>
      <w:proofErr w:type="gramEnd"/>
      <w:r>
        <w:rPr>
          <w:rFonts w:ascii="Times New Roman" w:eastAsia="標楷體" w:hAnsi="Times New Roman" w:hint="eastAsia"/>
          <w:szCs w:val="24"/>
        </w:rPr>
        <w:t>關係作為相似度計算的依據</w:t>
      </w:r>
      <w:r w:rsidR="00C93FFA">
        <w:rPr>
          <w:rFonts w:ascii="Times New Roman" w:eastAsia="標楷體" w:hAnsi="Times New Roman" w:hint="eastAsia"/>
          <w:szCs w:val="24"/>
        </w:rPr>
        <w:t>，而非以使用者對於產品之評分為依據</w:t>
      </w:r>
      <w:r>
        <w:rPr>
          <w:rFonts w:ascii="Times New Roman" w:eastAsia="標楷體" w:hAnsi="Times New Roman" w:hint="eastAsia"/>
          <w:szCs w:val="24"/>
        </w:rPr>
        <w:t>，因此</w:t>
      </w:r>
      <w:r w:rsidR="00C93FFA">
        <w:rPr>
          <w:rFonts w:ascii="Times New Roman" w:eastAsia="標楷體" w:hAnsi="Times New Roman" w:hint="eastAsia"/>
          <w:szCs w:val="24"/>
        </w:rPr>
        <w:t>較適用以</w:t>
      </w:r>
      <w:r>
        <w:rPr>
          <w:rFonts w:ascii="Times New Roman" w:eastAsia="標楷體" w:hAnsi="Times New Roman" w:hint="eastAsia"/>
          <w:szCs w:val="24"/>
        </w:rPr>
        <w:t>計算兩向量</w:t>
      </w:r>
      <w:r w:rsidR="00C93FFA">
        <w:rPr>
          <w:rFonts w:ascii="Times New Roman" w:eastAsia="標楷體" w:hAnsi="Times New Roman" w:hint="eastAsia"/>
          <w:szCs w:val="24"/>
        </w:rPr>
        <w:t>夾角</w:t>
      </w:r>
      <w:r>
        <w:rPr>
          <w:rFonts w:ascii="Times New Roman" w:eastAsia="標楷體" w:hAnsi="Times New Roman" w:hint="eastAsia"/>
          <w:szCs w:val="24"/>
        </w:rPr>
        <w:t>的餘弦相似度計算方法</w:t>
      </w:r>
      <w:r w:rsidR="00C93FFA">
        <w:rPr>
          <w:rFonts w:ascii="Times New Roman" w:eastAsia="標楷體" w:hAnsi="Times New Roman" w:hint="eastAsia"/>
          <w:szCs w:val="24"/>
        </w:rPr>
        <w:t>進行計算，</w:t>
      </w:r>
      <w:r w:rsidR="001C644F">
        <w:rPr>
          <w:rFonts w:ascii="Times New Roman" w:eastAsia="標楷體" w:hAnsi="Times New Roman" w:hint="eastAsia"/>
          <w:szCs w:val="24"/>
        </w:rPr>
        <w:t>故</w:t>
      </w:r>
      <w:r w:rsidR="00C93FFA">
        <w:rPr>
          <w:rFonts w:ascii="Times New Roman" w:eastAsia="標楷體" w:hAnsi="Times New Roman" w:hint="eastAsia"/>
          <w:szCs w:val="24"/>
        </w:rPr>
        <w:t>本研究將以此方法進行相似度計算。</w:t>
      </w:r>
      <w:r w:rsidR="003A55D3">
        <w:rPr>
          <w:rFonts w:ascii="Times New Roman" w:eastAsia="標楷體" w:hAnsi="Times New Roman" w:hint="eastAsia"/>
          <w:szCs w:val="24"/>
        </w:rPr>
        <w:t>而</w:t>
      </w:r>
      <w:r w:rsidR="003A55D3" w:rsidRPr="007305A6">
        <w:rPr>
          <w:rFonts w:ascii="Times New Roman" w:eastAsia="標楷體" w:hAnsi="Times New Roman" w:hint="eastAsia"/>
        </w:rPr>
        <w:t>K-means</w:t>
      </w:r>
      <w:r w:rsidR="003A55D3">
        <w:rPr>
          <w:rFonts w:ascii="Times New Roman" w:eastAsia="標楷體" w:hAnsi="Times New Roman" w:hint="eastAsia"/>
        </w:rPr>
        <w:t>演算法雖為最常被使用的分群手法，但其分群結果易受到</w:t>
      </w:r>
      <w:proofErr w:type="gramStart"/>
      <w:r w:rsidR="003A55D3">
        <w:rPr>
          <w:rFonts w:ascii="Times New Roman" w:eastAsia="標楷體" w:hAnsi="Times New Roman" w:hint="eastAsia"/>
        </w:rPr>
        <w:t>起始群心</w:t>
      </w:r>
      <w:proofErr w:type="gramEnd"/>
      <w:r w:rsidR="003A55D3">
        <w:rPr>
          <w:rFonts w:ascii="Times New Roman" w:eastAsia="標楷體" w:hAnsi="Times New Roman" w:hint="eastAsia"/>
        </w:rPr>
        <w:t>、分群數目及資料集內雜訊與離群值影響而導致分群品質不佳</w:t>
      </w:r>
      <w:r w:rsidR="003A55D3" w:rsidRPr="007305A6">
        <w:rPr>
          <w:rFonts w:ascii="Times New Roman" w:eastAsia="標楷體" w:hAnsi="Times New Roman" w:hint="eastAsia"/>
        </w:rPr>
        <w:t>。</w:t>
      </w:r>
      <w:r w:rsidR="003A55D3">
        <w:rPr>
          <w:rFonts w:ascii="Times New Roman" w:eastAsia="標楷體" w:hAnsi="Times New Roman" w:hint="eastAsia"/>
        </w:rPr>
        <w:t>又</w:t>
      </w:r>
      <w:hyperlink w:anchor="_ENREF_22" w:tooltip="Madhulatha, 2011 #60" w:history="1">
        <w:r w:rsidR="00BF6AFD">
          <w:rPr>
            <w:rFonts w:ascii="Times New Roman" w:eastAsia="標楷體" w:hAnsi="Times New Roman"/>
          </w:rPr>
          <w:fldChar w:fldCharType="begin"/>
        </w:r>
        <w:r w:rsidR="00BF6AFD">
          <w:rPr>
            <w:rFonts w:ascii="Times New Roman" w:eastAsia="標楷體" w:hAnsi="Times New Roman"/>
          </w:rPr>
          <w:instrText xml:space="preserve"> ADDIN EN.CITE &lt;EndNote&gt;&lt;Cite AuthorYear="1"&gt;&lt;Author&gt;Madhulatha&lt;/Author&gt;&lt;Year&gt;2011&lt;/Year&gt;&lt;RecNum&gt;60&lt;/RecNum&gt;&lt;DisplayText&gt;Madhulatha (2011)&lt;/DisplayText&gt;&lt;record&gt;&lt;rec-number&gt;60&lt;/rec-number&gt;&lt;foreign-keys&gt;&lt;key app="EN" db-id="wafwfer04twvxhersz6xr2019zsswfxrwfas"&gt;60&lt;/key&gt;&lt;/foreign-keys&gt;&lt;ref-type name="Book Section"&gt;5&lt;/ref-type&gt;&lt;contributors&gt;&lt;authors&gt;&lt;author&gt;Madhulatha, TagaramSoni&lt;/author&gt;&lt;/authors&gt;&lt;secondary-authors&gt;&lt;author&gt;Wyld, DavidC&lt;/author&gt;&lt;author&gt;Wozniak, Michal&lt;/author&gt;&lt;author&gt;Chaki, Nabendu&lt;/author&gt;&lt;author&gt;Meghanathan, Natarajan&lt;/author&gt;&lt;author&gt;Nagamalai, Dhinaharan&lt;/author&gt;&lt;/secondary-authors&gt;&lt;/contributors&gt;&lt;titles&gt;&lt;title&gt;Comparison between K-Means and K-Medoids Clustering Algorithms&lt;/title&gt;&lt;secondary-title&gt;Advances in Computing and Information Technology&lt;/secondary-title&gt;&lt;tertiary-title&gt;Communications in Computer and Information Science&lt;/tertiary-title&gt;&lt;/titles&gt;&lt;pages&gt;472-481&lt;/pages&gt;&lt;volume&gt;198&lt;/volume&gt;&lt;section&gt;48&lt;/section&gt;&lt;keywords&gt;&lt;keyword&gt;Clustering&lt;/keyword&gt;&lt;keyword&gt;partitional algorithm&lt;/keyword&gt;&lt;keyword&gt;K-mean&lt;/keyword&gt;&lt;keyword&gt;K-medoid&lt;/keyword&gt;&lt;keyword&gt;distance measure&lt;/keyword&gt;&lt;/keywords&gt;&lt;dates&gt;&lt;year&gt;2011&lt;/year&gt;&lt;pub-dates&gt;&lt;date&gt;2011/01/01&lt;/date&gt;&lt;/pub-dates&gt;&lt;/dates&gt;&lt;publisher&gt;Springer Berlin Heidelberg&lt;/publisher&gt;&lt;isbn&gt;978-3-642-22554-3&lt;/isbn&gt;&lt;urls&gt;&lt;related-urls&gt;&lt;url&gt;http://dx.doi.org/10.1007/978-3-642-22555-0_48&lt;/url&gt;&lt;/related-urls&gt;&lt;/urls&gt;&lt;electronic-resource-num&gt;10.1007/978-3-642-22555-0_48&lt;/electronic-resource-num&gt;&lt;language&gt;English&lt;/language&gt;&lt;/record&gt;&lt;/Cite&gt;&lt;/EndNote&gt;</w:instrText>
        </w:r>
        <w:r w:rsidR="00BF6AFD">
          <w:rPr>
            <w:rFonts w:ascii="Times New Roman" w:eastAsia="標楷體" w:hAnsi="Times New Roman"/>
          </w:rPr>
          <w:fldChar w:fldCharType="separate"/>
        </w:r>
        <w:r w:rsidR="00BF6AFD">
          <w:rPr>
            <w:rFonts w:ascii="Times New Roman" w:eastAsia="標楷體" w:hAnsi="Times New Roman"/>
            <w:noProof/>
          </w:rPr>
          <w:t>Madhulatha (2011)</w:t>
        </w:r>
        <w:r w:rsidR="00BF6AFD">
          <w:rPr>
            <w:rFonts w:ascii="Times New Roman" w:eastAsia="標楷體" w:hAnsi="Times New Roman"/>
          </w:rPr>
          <w:fldChar w:fldCharType="end"/>
        </w:r>
      </w:hyperlink>
      <w:r w:rsidR="003A55D3">
        <w:rPr>
          <w:rFonts w:ascii="Times New Roman" w:eastAsia="標楷體" w:hAnsi="Times New Roman" w:hint="eastAsia"/>
        </w:rPr>
        <w:t>將</w:t>
      </w:r>
      <w:r w:rsidR="003A55D3">
        <w:rPr>
          <w:rFonts w:ascii="Times New Roman" w:eastAsia="標楷體" w:hAnsi="Times New Roman" w:hint="eastAsia"/>
        </w:rPr>
        <w:t>K-means</w:t>
      </w:r>
      <w:r w:rsidR="003A55D3">
        <w:rPr>
          <w:rFonts w:ascii="Times New Roman" w:eastAsia="標楷體" w:hAnsi="Times New Roman" w:hint="eastAsia"/>
        </w:rPr>
        <w:t>與</w:t>
      </w:r>
      <w:r w:rsidR="003A55D3" w:rsidRPr="00590B10">
        <w:rPr>
          <w:rFonts w:ascii="Times New Roman" w:eastAsia="標楷體" w:hAnsi="Times New Roman"/>
        </w:rPr>
        <w:t>K-</w:t>
      </w:r>
      <w:proofErr w:type="spellStart"/>
      <w:r w:rsidR="003A55D3" w:rsidRPr="00590B10">
        <w:rPr>
          <w:rFonts w:ascii="Times New Roman" w:eastAsia="標楷體" w:hAnsi="Times New Roman"/>
        </w:rPr>
        <w:t>Medoids</w:t>
      </w:r>
      <w:proofErr w:type="spellEnd"/>
      <w:r w:rsidR="003A55D3">
        <w:rPr>
          <w:rFonts w:ascii="Times New Roman" w:eastAsia="標楷體" w:hAnsi="Times New Roman" w:hint="eastAsia"/>
        </w:rPr>
        <w:t>方法進行比較後得到結果發現：</w:t>
      </w:r>
      <w:r w:rsidR="003A55D3">
        <w:rPr>
          <w:rFonts w:ascii="Times New Roman" w:eastAsia="標楷體" w:hAnsi="Times New Roman" w:hint="eastAsia"/>
        </w:rPr>
        <w:t>K-means</w:t>
      </w:r>
      <w:r w:rsidR="003A55D3">
        <w:rPr>
          <w:rFonts w:ascii="Times New Roman" w:eastAsia="標楷體" w:hAnsi="Times New Roman" w:hint="eastAsia"/>
        </w:rPr>
        <w:t>的優點</w:t>
      </w:r>
      <w:r w:rsidR="003A55D3">
        <w:rPr>
          <w:rFonts w:ascii="Times New Roman" w:eastAsia="標楷體" w:hAnsi="Times New Roman" w:hint="eastAsia"/>
        </w:rPr>
        <w:lastRenderedPageBreak/>
        <w:t>在於其運算時間較短，但使用者必須事先</w:t>
      </w:r>
      <w:proofErr w:type="gramStart"/>
      <w:r w:rsidR="003A55D3">
        <w:rPr>
          <w:rFonts w:ascii="Times New Roman" w:eastAsia="標楷體" w:hAnsi="Times New Roman" w:hint="eastAsia"/>
        </w:rPr>
        <w:t>定義群數</w:t>
      </w:r>
      <w:proofErr w:type="gramEnd"/>
      <w:r w:rsidR="003A55D3">
        <w:rPr>
          <w:rFonts w:ascii="Times New Roman" w:eastAsia="標楷體" w:hAnsi="Times New Roman" w:hint="eastAsia"/>
        </w:rPr>
        <w:t>，且在大資料集上的表現不如</w:t>
      </w:r>
      <w:r w:rsidR="003A55D3" w:rsidRPr="00590B10">
        <w:rPr>
          <w:rFonts w:ascii="Times New Roman" w:eastAsia="標楷體" w:hAnsi="Times New Roman"/>
        </w:rPr>
        <w:t>K-</w:t>
      </w:r>
      <w:proofErr w:type="spellStart"/>
      <w:r w:rsidR="003A55D3" w:rsidRPr="00590B10">
        <w:rPr>
          <w:rFonts w:ascii="Times New Roman" w:eastAsia="標楷體" w:hAnsi="Times New Roman"/>
        </w:rPr>
        <w:t>Medoids</w:t>
      </w:r>
      <w:proofErr w:type="spellEnd"/>
      <w:r w:rsidR="003A55D3">
        <w:rPr>
          <w:rFonts w:ascii="Times New Roman" w:eastAsia="標楷體" w:hAnsi="Times New Roman" w:hint="eastAsia"/>
        </w:rPr>
        <w:t>好，故本研究將採用</w:t>
      </w:r>
      <w:r w:rsidR="003A55D3" w:rsidRPr="00590B10">
        <w:rPr>
          <w:rFonts w:ascii="Times New Roman" w:eastAsia="標楷體" w:hAnsi="Times New Roman"/>
        </w:rPr>
        <w:t>K-</w:t>
      </w:r>
      <w:proofErr w:type="spellStart"/>
      <w:r w:rsidR="003A55D3" w:rsidRPr="00590B10">
        <w:rPr>
          <w:rFonts w:ascii="Times New Roman" w:eastAsia="標楷體" w:hAnsi="Times New Roman"/>
        </w:rPr>
        <w:t>Medoids</w:t>
      </w:r>
      <w:proofErr w:type="spellEnd"/>
      <w:r w:rsidR="003A55D3">
        <w:rPr>
          <w:rFonts w:ascii="Times New Roman" w:eastAsia="標楷體" w:hAnsi="Times New Roman" w:hint="eastAsia"/>
        </w:rPr>
        <w:t>作為</w:t>
      </w:r>
      <w:proofErr w:type="gramStart"/>
      <w:r w:rsidR="003A55D3">
        <w:rPr>
          <w:rFonts w:ascii="Times New Roman" w:eastAsia="標楷體" w:hAnsi="Times New Roman" w:hint="eastAsia"/>
        </w:rPr>
        <w:t>分群法</w:t>
      </w:r>
      <w:proofErr w:type="gramEnd"/>
      <w:r w:rsidR="003A55D3">
        <w:rPr>
          <w:rFonts w:ascii="Times New Roman" w:eastAsia="標楷體" w:hAnsi="Times New Roman" w:hint="eastAsia"/>
        </w:rPr>
        <w:t>。</w:t>
      </w:r>
      <w:r w:rsidR="003A55D3">
        <w:rPr>
          <w:rFonts w:ascii="Times New Roman" w:eastAsia="標楷體" w:hAnsi="Times New Roman" w:hint="eastAsia"/>
          <w:szCs w:val="24"/>
        </w:rPr>
        <w:t>另外，在推薦方</w:t>
      </w:r>
      <w:r w:rsidR="00774493">
        <w:rPr>
          <w:rFonts w:ascii="Times New Roman" w:eastAsia="標楷體" w:hAnsi="Times New Roman" w:hint="eastAsia"/>
          <w:szCs w:val="24"/>
        </w:rPr>
        <w:t>法上，本研究</w:t>
      </w:r>
      <w:r w:rsidR="00FA4574">
        <w:rPr>
          <w:rFonts w:ascii="Times New Roman" w:eastAsia="標楷體" w:hAnsi="Times New Roman" w:hint="eastAsia"/>
          <w:szCs w:val="24"/>
        </w:rPr>
        <w:t>會</w:t>
      </w:r>
      <w:r w:rsidR="00774493">
        <w:rPr>
          <w:rFonts w:ascii="Times New Roman" w:eastAsia="標楷體" w:hAnsi="Times New Roman" w:hint="eastAsia"/>
          <w:szCs w:val="24"/>
        </w:rPr>
        <w:t>利用使用者與</w:t>
      </w:r>
      <w:proofErr w:type="gramStart"/>
      <w:r w:rsidR="00774493">
        <w:rPr>
          <w:rFonts w:ascii="Times New Roman" w:eastAsia="標楷體" w:hAnsi="Times New Roman" w:hint="eastAsia"/>
          <w:szCs w:val="24"/>
        </w:rPr>
        <w:t>產品間的使用</w:t>
      </w:r>
      <w:proofErr w:type="gramEnd"/>
      <w:r w:rsidR="00774493">
        <w:rPr>
          <w:rFonts w:ascii="Times New Roman" w:eastAsia="標楷體" w:hAnsi="Times New Roman" w:hint="eastAsia"/>
          <w:szCs w:val="24"/>
        </w:rPr>
        <w:t>關係進行協同過濾</w:t>
      </w:r>
      <w:r w:rsidR="00FA4574">
        <w:rPr>
          <w:rFonts w:ascii="Times New Roman" w:eastAsia="標楷體" w:hAnsi="Times New Roman" w:hint="eastAsia"/>
          <w:szCs w:val="24"/>
        </w:rPr>
        <w:t>，</w:t>
      </w:r>
      <w:r w:rsidR="003A55D3">
        <w:rPr>
          <w:rFonts w:ascii="Times New Roman" w:eastAsia="標楷體" w:hAnsi="Times New Roman" w:hint="eastAsia"/>
          <w:szCs w:val="24"/>
        </w:rPr>
        <w:t>並</w:t>
      </w:r>
      <w:r w:rsidR="00253624">
        <w:rPr>
          <w:rFonts w:ascii="Times New Roman" w:eastAsia="標楷體" w:hAnsi="Times New Roman" w:hint="eastAsia"/>
          <w:szCs w:val="24"/>
        </w:rPr>
        <w:t>分析心得評論得到使用者對於產品的情緒分數，以此作為產品排序的權重，並在計算之後得到產品的推薦清單</w:t>
      </w:r>
      <w:r w:rsidR="003A55D3">
        <w:rPr>
          <w:rFonts w:ascii="Times New Roman" w:eastAsia="標楷體" w:hAnsi="Times New Roman" w:hint="eastAsia"/>
          <w:szCs w:val="24"/>
        </w:rPr>
        <w:t>，綜合以上手法，本研究所採用的推薦系統為一混合式推薦系統</w:t>
      </w:r>
      <w:r w:rsidR="00253624">
        <w:rPr>
          <w:rFonts w:ascii="Times New Roman" w:eastAsia="標楷體" w:hAnsi="Times New Roman" w:hint="eastAsia"/>
          <w:szCs w:val="24"/>
        </w:rPr>
        <w:t>。</w:t>
      </w:r>
      <w:r w:rsidR="0054590B">
        <w:rPr>
          <w:rFonts w:ascii="Times New Roman" w:eastAsia="標楷體" w:hAnsi="Times New Roman" w:hint="eastAsia"/>
          <w:szCs w:val="24"/>
        </w:rPr>
        <w:t>各方法的優缺點如表所示，而</w:t>
      </w:r>
      <w:r w:rsidR="00253624">
        <w:rPr>
          <w:rFonts w:ascii="Times New Roman" w:eastAsia="標楷體" w:hAnsi="Times New Roman" w:hint="eastAsia"/>
          <w:szCs w:val="24"/>
        </w:rPr>
        <w:t>詳細的研究架構與研究</w:t>
      </w:r>
      <w:r w:rsidR="00FA4574">
        <w:rPr>
          <w:rFonts w:ascii="Times New Roman" w:eastAsia="標楷體" w:hAnsi="Times New Roman" w:hint="eastAsia"/>
          <w:szCs w:val="24"/>
        </w:rPr>
        <w:t>方</w:t>
      </w:r>
      <w:r w:rsidR="00253624">
        <w:rPr>
          <w:rFonts w:ascii="Times New Roman" w:eastAsia="標楷體" w:hAnsi="Times New Roman" w:hint="eastAsia"/>
          <w:szCs w:val="24"/>
        </w:rPr>
        <w:t>法將於第三章進行深入的說明。</w:t>
      </w:r>
    </w:p>
    <w:p w14:paraId="794D4024" w14:textId="6BC45455" w:rsidR="0054590B" w:rsidRPr="0054590B" w:rsidRDefault="0054590B" w:rsidP="0054590B">
      <w:pPr>
        <w:pStyle w:val="a6"/>
        <w:keepNext/>
        <w:jc w:val="center"/>
        <w:rPr>
          <w:rFonts w:ascii="Times New Roman" w:eastAsia="標楷體" w:hAnsi="Times New Roman"/>
          <w:sz w:val="24"/>
        </w:rPr>
      </w:pPr>
      <w:r w:rsidRPr="0054590B">
        <w:rPr>
          <w:rFonts w:ascii="Times New Roman" w:eastAsia="標楷體" w:hAnsi="Times New Roman" w:hint="eastAsia"/>
          <w:sz w:val="24"/>
        </w:rPr>
        <w:t>表格</w:t>
      </w:r>
      <w:r w:rsidRPr="0054590B">
        <w:rPr>
          <w:rFonts w:ascii="Times New Roman" w:eastAsia="標楷體" w:hAnsi="Times New Roman" w:hint="eastAsia"/>
          <w:sz w:val="24"/>
        </w:rPr>
        <w:t xml:space="preserve"> </w:t>
      </w:r>
      <w:r w:rsidRPr="0054590B">
        <w:rPr>
          <w:rFonts w:ascii="Times New Roman" w:eastAsia="標楷體" w:hAnsi="Times New Roman"/>
          <w:sz w:val="24"/>
        </w:rPr>
        <w:fldChar w:fldCharType="begin"/>
      </w:r>
      <w:r w:rsidRPr="0054590B">
        <w:rPr>
          <w:rFonts w:ascii="Times New Roman" w:eastAsia="標楷體" w:hAnsi="Times New Roman"/>
          <w:sz w:val="24"/>
        </w:rPr>
        <w:instrText xml:space="preserve"> </w:instrText>
      </w:r>
      <w:r w:rsidRPr="0054590B">
        <w:rPr>
          <w:rFonts w:ascii="Times New Roman" w:eastAsia="標楷體" w:hAnsi="Times New Roman" w:hint="eastAsia"/>
          <w:sz w:val="24"/>
        </w:rPr>
        <w:instrText>STYLEREF 1 \s</w:instrText>
      </w:r>
      <w:r w:rsidRPr="0054590B">
        <w:rPr>
          <w:rFonts w:ascii="Times New Roman" w:eastAsia="標楷體" w:hAnsi="Times New Roman"/>
          <w:sz w:val="24"/>
        </w:rPr>
        <w:instrText xml:space="preserve"> </w:instrText>
      </w:r>
      <w:r w:rsidRPr="0054590B">
        <w:rPr>
          <w:rFonts w:ascii="Times New Roman" w:eastAsia="標楷體" w:hAnsi="Times New Roman"/>
          <w:sz w:val="24"/>
        </w:rPr>
        <w:fldChar w:fldCharType="separate"/>
      </w:r>
      <w:r w:rsidRPr="0054590B">
        <w:rPr>
          <w:rFonts w:ascii="Times New Roman" w:eastAsia="標楷體" w:hAnsi="Times New Roman"/>
          <w:noProof/>
          <w:sz w:val="24"/>
        </w:rPr>
        <w:t>2</w:t>
      </w:r>
      <w:r w:rsidRPr="0054590B">
        <w:rPr>
          <w:rFonts w:ascii="Times New Roman" w:eastAsia="標楷體" w:hAnsi="Times New Roman"/>
          <w:sz w:val="24"/>
        </w:rPr>
        <w:fldChar w:fldCharType="end"/>
      </w:r>
      <w:r w:rsidRPr="0054590B">
        <w:rPr>
          <w:rFonts w:ascii="Times New Roman" w:eastAsia="標楷體" w:hAnsi="Times New Roman"/>
          <w:sz w:val="24"/>
        </w:rPr>
        <w:noBreakHyphen/>
      </w:r>
      <w:r w:rsidRPr="0054590B">
        <w:rPr>
          <w:rFonts w:ascii="Times New Roman" w:eastAsia="標楷體" w:hAnsi="Times New Roman"/>
          <w:sz w:val="24"/>
        </w:rPr>
        <w:fldChar w:fldCharType="begin"/>
      </w:r>
      <w:r w:rsidRPr="0054590B">
        <w:rPr>
          <w:rFonts w:ascii="Times New Roman" w:eastAsia="標楷體" w:hAnsi="Times New Roman"/>
          <w:sz w:val="24"/>
        </w:rPr>
        <w:instrText xml:space="preserve"> </w:instrText>
      </w:r>
      <w:r w:rsidRPr="0054590B">
        <w:rPr>
          <w:rFonts w:ascii="Times New Roman" w:eastAsia="標楷體" w:hAnsi="Times New Roman" w:hint="eastAsia"/>
          <w:sz w:val="24"/>
        </w:rPr>
        <w:instrText xml:space="preserve">SEQ </w:instrText>
      </w:r>
      <w:r w:rsidRPr="0054590B">
        <w:rPr>
          <w:rFonts w:ascii="Times New Roman" w:eastAsia="標楷體" w:hAnsi="Times New Roman" w:hint="eastAsia"/>
          <w:sz w:val="24"/>
        </w:rPr>
        <w:instrText>表格</w:instrText>
      </w:r>
      <w:r w:rsidRPr="0054590B">
        <w:rPr>
          <w:rFonts w:ascii="Times New Roman" w:eastAsia="標楷體" w:hAnsi="Times New Roman" w:hint="eastAsia"/>
          <w:sz w:val="24"/>
        </w:rPr>
        <w:instrText xml:space="preserve"> \* ARABIC \s 1</w:instrText>
      </w:r>
      <w:r w:rsidRPr="0054590B">
        <w:rPr>
          <w:rFonts w:ascii="Times New Roman" w:eastAsia="標楷體" w:hAnsi="Times New Roman"/>
          <w:sz w:val="24"/>
        </w:rPr>
        <w:instrText xml:space="preserve"> </w:instrText>
      </w:r>
      <w:r w:rsidRPr="0054590B">
        <w:rPr>
          <w:rFonts w:ascii="Times New Roman" w:eastAsia="標楷體" w:hAnsi="Times New Roman"/>
          <w:sz w:val="24"/>
        </w:rPr>
        <w:fldChar w:fldCharType="separate"/>
      </w:r>
      <w:r w:rsidRPr="0054590B">
        <w:rPr>
          <w:rFonts w:ascii="Times New Roman" w:eastAsia="標楷體" w:hAnsi="Times New Roman"/>
          <w:noProof/>
          <w:sz w:val="24"/>
        </w:rPr>
        <w:t>1</w:t>
      </w:r>
      <w:r w:rsidRPr="0054590B">
        <w:rPr>
          <w:rFonts w:ascii="Times New Roman" w:eastAsia="標楷體" w:hAnsi="Times New Roman"/>
          <w:sz w:val="24"/>
        </w:rPr>
        <w:fldChar w:fldCharType="end"/>
      </w:r>
      <w:r>
        <w:rPr>
          <w:rFonts w:ascii="Times New Roman" w:eastAsia="標楷體" w:hAnsi="Times New Roman" w:hint="eastAsia"/>
          <w:sz w:val="24"/>
        </w:rPr>
        <w:t>本研究各方法選擇之優缺點比較表</w:t>
      </w:r>
    </w:p>
    <w:tbl>
      <w:tblPr>
        <w:tblStyle w:val="ad"/>
        <w:tblW w:w="0" w:type="auto"/>
        <w:tblLook w:val="04A0" w:firstRow="1" w:lastRow="0" w:firstColumn="1" w:lastColumn="0" w:noHBand="0" w:noVBand="1"/>
      </w:tblPr>
      <w:tblGrid>
        <w:gridCol w:w="1219"/>
        <w:gridCol w:w="1949"/>
        <w:gridCol w:w="2566"/>
        <w:gridCol w:w="2710"/>
      </w:tblGrid>
      <w:tr w:rsidR="008A3A72" w14:paraId="11738C85" w14:textId="77777777" w:rsidTr="00B07361">
        <w:trPr>
          <w:trHeight w:val="526"/>
        </w:trPr>
        <w:tc>
          <w:tcPr>
            <w:tcW w:w="3168" w:type="dxa"/>
            <w:gridSpan w:val="2"/>
            <w:vAlign w:val="center"/>
          </w:tcPr>
          <w:p w14:paraId="2E1A08EB" w14:textId="713FB661" w:rsidR="008A3A72" w:rsidRDefault="008A3A72" w:rsidP="008A3A72">
            <w:pPr>
              <w:spacing w:line="360" w:lineRule="auto"/>
              <w:jc w:val="center"/>
              <w:rPr>
                <w:rFonts w:ascii="Times New Roman" w:eastAsia="標楷體" w:hAnsi="Times New Roman"/>
                <w:szCs w:val="24"/>
              </w:rPr>
            </w:pPr>
            <w:r>
              <w:rPr>
                <w:rFonts w:ascii="Times New Roman" w:eastAsia="標楷體" w:hAnsi="Times New Roman" w:hint="eastAsia"/>
                <w:szCs w:val="24"/>
              </w:rPr>
              <w:t>各方法比較</w:t>
            </w:r>
          </w:p>
        </w:tc>
        <w:tc>
          <w:tcPr>
            <w:tcW w:w="2566" w:type="dxa"/>
            <w:vAlign w:val="center"/>
          </w:tcPr>
          <w:p w14:paraId="7CC06C32" w14:textId="4012D8F5" w:rsidR="008A3A72" w:rsidRDefault="008A3A72" w:rsidP="008A3A72">
            <w:pPr>
              <w:spacing w:line="360" w:lineRule="auto"/>
              <w:jc w:val="center"/>
              <w:rPr>
                <w:rFonts w:ascii="Times New Roman" w:eastAsia="標楷體" w:hAnsi="Times New Roman"/>
                <w:szCs w:val="24"/>
              </w:rPr>
            </w:pPr>
            <w:r>
              <w:rPr>
                <w:rFonts w:ascii="Times New Roman" w:eastAsia="標楷體" w:hAnsi="Times New Roman" w:hint="eastAsia"/>
                <w:szCs w:val="24"/>
              </w:rPr>
              <w:t>優點</w:t>
            </w:r>
          </w:p>
        </w:tc>
        <w:tc>
          <w:tcPr>
            <w:tcW w:w="2710" w:type="dxa"/>
            <w:vAlign w:val="center"/>
          </w:tcPr>
          <w:p w14:paraId="7D03AF93" w14:textId="3013ED3B" w:rsidR="008A3A72" w:rsidRDefault="008A3A72" w:rsidP="008A3A72">
            <w:pPr>
              <w:spacing w:line="360" w:lineRule="auto"/>
              <w:jc w:val="center"/>
              <w:rPr>
                <w:rFonts w:ascii="Times New Roman" w:eastAsia="標楷體" w:hAnsi="Times New Roman"/>
                <w:szCs w:val="24"/>
              </w:rPr>
            </w:pPr>
            <w:r>
              <w:rPr>
                <w:rFonts w:ascii="Times New Roman" w:eastAsia="標楷體" w:hAnsi="Times New Roman" w:hint="eastAsia"/>
                <w:szCs w:val="24"/>
              </w:rPr>
              <w:t>缺點</w:t>
            </w:r>
          </w:p>
        </w:tc>
      </w:tr>
      <w:tr w:rsidR="008A3A72" w14:paraId="0071E093" w14:textId="77777777" w:rsidTr="00B07361">
        <w:trPr>
          <w:trHeight w:val="1054"/>
        </w:trPr>
        <w:tc>
          <w:tcPr>
            <w:tcW w:w="1219" w:type="dxa"/>
            <w:vAlign w:val="center"/>
          </w:tcPr>
          <w:p w14:paraId="09B7BE9A" w14:textId="36EBF6F2" w:rsidR="008A3A72" w:rsidRDefault="008A3A72" w:rsidP="008A3A72">
            <w:pPr>
              <w:spacing w:line="360" w:lineRule="auto"/>
              <w:jc w:val="center"/>
              <w:rPr>
                <w:rFonts w:ascii="Times New Roman" w:eastAsia="標楷體" w:hAnsi="Times New Roman"/>
                <w:szCs w:val="24"/>
              </w:rPr>
            </w:pPr>
            <w:proofErr w:type="gramStart"/>
            <w:r>
              <w:rPr>
                <w:rFonts w:ascii="Times New Roman" w:eastAsia="標楷體" w:hAnsi="Times New Roman" w:hint="eastAsia"/>
                <w:szCs w:val="24"/>
              </w:rPr>
              <w:t>中文斷詞處理</w:t>
            </w:r>
            <w:proofErr w:type="gramEnd"/>
          </w:p>
        </w:tc>
        <w:tc>
          <w:tcPr>
            <w:tcW w:w="1949" w:type="dxa"/>
            <w:vAlign w:val="center"/>
          </w:tcPr>
          <w:p w14:paraId="003B605D" w14:textId="0816E92A" w:rsidR="008A3A72" w:rsidRDefault="008A3A72" w:rsidP="008A3A72">
            <w:pPr>
              <w:spacing w:line="360" w:lineRule="auto"/>
              <w:jc w:val="center"/>
              <w:rPr>
                <w:rFonts w:ascii="Times New Roman" w:eastAsia="標楷體" w:hAnsi="Times New Roman"/>
                <w:szCs w:val="24"/>
              </w:rPr>
            </w:pPr>
            <w:r>
              <w:rPr>
                <w:rFonts w:ascii="Times New Roman" w:eastAsia="標楷體" w:hAnsi="Times New Roman" w:hint="eastAsia"/>
                <w:szCs w:val="24"/>
              </w:rPr>
              <w:t>中研院</w:t>
            </w:r>
            <w:r>
              <w:rPr>
                <w:rFonts w:ascii="Times New Roman" w:eastAsia="標楷體" w:hAnsi="Times New Roman" w:hint="eastAsia"/>
                <w:szCs w:val="24"/>
              </w:rPr>
              <w:t>CKIP</w:t>
            </w:r>
            <w:r>
              <w:rPr>
                <w:rFonts w:ascii="Times New Roman" w:eastAsia="標楷體" w:hAnsi="Times New Roman"/>
                <w:szCs w:val="24"/>
              </w:rPr>
              <w:br/>
            </w:r>
            <w:proofErr w:type="gramStart"/>
            <w:r>
              <w:rPr>
                <w:rFonts w:ascii="Times New Roman" w:eastAsia="標楷體" w:hAnsi="Times New Roman" w:hint="eastAsia"/>
                <w:szCs w:val="24"/>
              </w:rPr>
              <w:t>斷詞系統</w:t>
            </w:r>
            <w:proofErr w:type="gramEnd"/>
          </w:p>
        </w:tc>
        <w:tc>
          <w:tcPr>
            <w:tcW w:w="2566" w:type="dxa"/>
            <w:vAlign w:val="center"/>
          </w:tcPr>
          <w:p w14:paraId="6917E0AD" w14:textId="2E3885DA" w:rsidR="008A3A72" w:rsidRDefault="008A3A72" w:rsidP="00450CBA">
            <w:pPr>
              <w:spacing w:line="360" w:lineRule="auto"/>
              <w:jc w:val="both"/>
              <w:rPr>
                <w:rFonts w:ascii="Times New Roman" w:eastAsia="標楷體" w:hAnsi="Times New Roman"/>
                <w:szCs w:val="24"/>
              </w:rPr>
            </w:pPr>
            <w:r>
              <w:rPr>
                <w:rFonts w:ascii="Times New Roman" w:eastAsia="標楷體" w:hAnsi="Times New Roman" w:hint="eastAsia"/>
                <w:szCs w:val="24"/>
              </w:rPr>
              <w:t>以</w:t>
            </w:r>
            <w:r w:rsidR="00B07361">
              <w:rPr>
                <w:rFonts w:ascii="Times New Roman" w:eastAsia="標楷體" w:hAnsi="Times New Roman" w:hint="eastAsia"/>
                <w:szCs w:val="24"/>
              </w:rPr>
              <w:t>事</w:t>
            </w:r>
            <w:r>
              <w:rPr>
                <w:rFonts w:ascii="Times New Roman" w:eastAsia="標楷體" w:hAnsi="Times New Roman" w:hint="eastAsia"/>
                <w:szCs w:val="24"/>
              </w:rPr>
              <w:t>先建立好的字典進行比對，較簡單快速</w:t>
            </w:r>
          </w:p>
        </w:tc>
        <w:tc>
          <w:tcPr>
            <w:tcW w:w="2710" w:type="dxa"/>
            <w:vAlign w:val="center"/>
          </w:tcPr>
          <w:p w14:paraId="541338AB" w14:textId="3E5389AC" w:rsidR="008A3A72" w:rsidRDefault="008A3A72" w:rsidP="00450CBA">
            <w:pPr>
              <w:spacing w:line="360" w:lineRule="auto"/>
              <w:jc w:val="both"/>
              <w:rPr>
                <w:rFonts w:ascii="Times New Roman" w:eastAsia="標楷體" w:hAnsi="Times New Roman"/>
                <w:szCs w:val="24"/>
              </w:rPr>
            </w:pPr>
            <w:r>
              <w:rPr>
                <w:rFonts w:ascii="Times New Roman" w:eastAsia="標楷體" w:hAnsi="Times New Roman" w:hint="eastAsia"/>
              </w:rPr>
              <w:t>O</w:t>
            </w:r>
            <w:r>
              <w:rPr>
                <w:rFonts w:ascii="Times New Roman" w:eastAsia="標楷體" w:hAnsi="Times New Roman"/>
              </w:rPr>
              <w:t>ut-of-vocabulary(OOV)</w:t>
            </w:r>
            <w:r>
              <w:rPr>
                <w:rFonts w:ascii="Times New Roman" w:eastAsia="標楷體" w:hAnsi="Times New Roman" w:hint="eastAsia"/>
              </w:rPr>
              <w:t>問題</w:t>
            </w:r>
          </w:p>
        </w:tc>
      </w:tr>
      <w:tr w:rsidR="008A3A72" w14:paraId="534FF6C9" w14:textId="77777777" w:rsidTr="00B07361">
        <w:trPr>
          <w:trHeight w:val="2109"/>
        </w:trPr>
        <w:tc>
          <w:tcPr>
            <w:tcW w:w="1219" w:type="dxa"/>
            <w:vAlign w:val="center"/>
          </w:tcPr>
          <w:p w14:paraId="20B7FBA3" w14:textId="52307219" w:rsidR="008A3A72" w:rsidRDefault="008A3A72" w:rsidP="008A3A72">
            <w:pPr>
              <w:spacing w:line="360" w:lineRule="auto"/>
              <w:jc w:val="center"/>
              <w:rPr>
                <w:rFonts w:ascii="Times New Roman" w:eastAsia="標楷體" w:hAnsi="Times New Roman"/>
                <w:szCs w:val="24"/>
              </w:rPr>
            </w:pPr>
            <w:r>
              <w:rPr>
                <w:rFonts w:ascii="Times New Roman" w:eastAsia="標楷體" w:hAnsi="Times New Roman" w:hint="eastAsia"/>
                <w:szCs w:val="24"/>
              </w:rPr>
              <w:t>相似度</w:t>
            </w:r>
            <w:r w:rsidR="00B07361">
              <w:rPr>
                <w:rFonts w:ascii="Times New Roman" w:eastAsia="標楷體" w:hAnsi="Times New Roman"/>
                <w:szCs w:val="24"/>
              </w:rPr>
              <w:br/>
            </w:r>
            <w:r>
              <w:rPr>
                <w:rFonts w:ascii="Times New Roman" w:eastAsia="標楷體" w:hAnsi="Times New Roman" w:hint="eastAsia"/>
                <w:szCs w:val="24"/>
              </w:rPr>
              <w:t>計算方式</w:t>
            </w:r>
          </w:p>
        </w:tc>
        <w:tc>
          <w:tcPr>
            <w:tcW w:w="1949" w:type="dxa"/>
            <w:vAlign w:val="center"/>
          </w:tcPr>
          <w:p w14:paraId="0AC5466A" w14:textId="4A12B417" w:rsidR="008A3A72" w:rsidRDefault="008A3A72" w:rsidP="008A3A72">
            <w:pPr>
              <w:spacing w:line="360" w:lineRule="auto"/>
              <w:jc w:val="center"/>
              <w:rPr>
                <w:rFonts w:ascii="Times New Roman" w:eastAsia="標楷體" w:hAnsi="Times New Roman"/>
                <w:szCs w:val="24"/>
              </w:rPr>
            </w:pPr>
            <w:r>
              <w:rPr>
                <w:rFonts w:ascii="Times New Roman" w:eastAsia="標楷體" w:hAnsi="Times New Roman" w:hint="eastAsia"/>
                <w:szCs w:val="24"/>
              </w:rPr>
              <w:t>餘弦相似度計算</w:t>
            </w:r>
          </w:p>
        </w:tc>
        <w:tc>
          <w:tcPr>
            <w:tcW w:w="2566" w:type="dxa"/>
            <w:vAlign w:val="center"/>
          </w:tcPr>
          <w:p w14:paraId="4D3D72AE" w14:textId="44B7F280" w:rsidR="008A3A72" w:rsidRDefault="008A3A72" w:rsidP="00450CBA">
            <w:pPr>
              <w:spacing w:line="360" w:lineRule="auto"/>
              <w:jc w:val="both"/>
              <w:rPr>
                <w:rFonts w:ascii="Times New Roman" w:eastAsia="標楷體" w:hAnsi="Times New Roman"/>
                <w:szCs w:val="24"/>
              </w:rPr>
            </w:pPr>
            <w:r>
              <w:rPr>
                <w:rFonts w:ascii="Times New Roman" w:eastAsia="標楷體" w:hAnsi="Times New Roman" w:hint="eastAsia"/>
                <w:szCs w:val="24"/>
              </w:rPr>
              <w:t>利用計算兩向量夾角，求得兩文件相似程度，</w:t>
            </w:r>
            <w:proofErr w:type="gramStart"/>
            <w:r>
              <w:rPr>
                <w:rFonts w:ascii="Times New Roman" w:eastAsia="標楷體" w:hAnsi="Times New Roman" w:hint="eastAsia"/>
                <w:szCs w:val="24"/>
              </w:rPr>
              <w:t>不易受維度</w:t>
            </w:r>
            <w:proofErr w:type="gramEnd"/>
            <w:r>
              <w:rPr>
                <w:rFonts w:ascii="Times New Roman" w:eastAsia="標楷體" w:hAnsi="Times New Roman" w:hint="eastAsia"/>
                <w:szCs w:val="24"/>
              </w:rPr>
              <w:t>影響，且較適合本研究資料</w:t>
            </w:r>
          </w:p>
        </w:tc>
        <w:tc>
          <w:tcPr>
            <w:tcW w:w="2710" w:type="dxa"/>
            <w:vAlign w:val="center"/>
          </w:tcPr>
          <w:p w14:paraId="49656E94" w14:textId="0E6918E1" w:rsidR="008A3A72" w:rsidRDefault="008A3A72" w:rsidP="00450CBA">
            <w:pPr>
              <w:spacing w:line="360" w:lineRule="auto"/>
              <w:jc w:val="both"/>
              <w:rPr>
                <w:rFonts w:ascii="Times New Roman" w:eastAsia="標楷體" w:hAnsi="Times New Roman"/>
                <w:szCs w:val="24"/>
              </w:rPr>
            </w:pPr>
            <w:r>
              <w:rPr>
                <w:rFonts w:ascii="Times New Roman" w:eastAsia="標楷體" w:hAnsi="Times New Roman" w:hint="eastAsia"/>
                <w:szCs w:val="24"/>
              </w:rPr>
              <w:t>會忽略</w:t>
            </w:r>
            <w:r w:rsidR="00450CBA">
              <w:rPr>
                <w:rFonts w:ascii="Times New Roman" w:eastAsia="標楷體" w:hAnsi="Times New Roman" w:hint="eastAsia"/>
                <w:szCs w:val="24"/>
              </w:rPr>
              <w:t>兩文件的本身的長度或是</w:t>
            </w:r>
            <w:proofErr w:type="gramStart"/>
            <w:r w:rsidR="00450CBA">
              <w:rPr>
                <w:rFonts w:ascii="Times New Roman" w:eastAsia="標楷體" w:hAnsi="Times New Roman" w:hint="eastAsia"/>
                <w:szCs w:val="24"/>
              </w:rPr>
              <w:t>文件間的距離</w:t>
            </w:r>
            <w:proofErr w:type="gramEnd"/>
          </w:p>
        </w:tc>
      </w:tr>
      <w:tr w:rsidR="008A3A72" w14:paraId="50B06395" w14:textId="77777777" w:rsidTr="00B07361">
        <w:trPr>
          <w:trHeight w:val="1581"/>
        </w:trPr>
        <w:tc>
          <w:tcPr>
            <w:tcW w:w="1219" w:type="dxa"/>
            <w:vAlign w:val="center"/>
          </w:tcPr>
          <w:p w14:paraId="015F28AB" w14:textId="62E6533A" w:rsidR="008A3A72" w:rsidRDefault="008A3A72" w:rsidP="008A3A72">
            <w:pPr>
              <w:spacing w:line="360" w:lineRule="auto"/>
              <w:jc w:val="center"/>
              <w:rPr>
                <w:rFonts w:ascii="Times New Roman" w:eastAsia="標楷體" w:hAnsi="Times New Roman"/>
                <w:szCs w:val="24"/>
              </w:rPr>
            </w:pPr>
            <w:r>
              <w:rPr>
                <w:rFonts w:ascii="Times New Roman" w:eastAsia="標楷體" w:hAnsi="Times New Roman" w:hint="eastAsia"/>
                <w:szCs w:val="24"/>
              </w:rPr>
              <w:t>情感分析</w:t>
            </w:r>
          </w:p>
        </w:tc>
        <w:tc>
          <w:tcPr>
            <w:tcW w:w="1949" w:type="dxa"/>
            <w:vAlign w:val="center"/>
          </w:tcPr>
          <w:p w14:paraId="6D522E80" w14:textId="77777777" w:rsidR="00450CBA" w:rsidRDefault="00450CBA" w:rsidP="008A3A72">
            <w:pPr>
              <w:spacing w:line="360" w:lineRule="auto"/>
              <w:jc w:val="center"/>
              <w:rPr>
                <w:rFonts w:ascii="Times New Roman" w:eastAsia="標楷體" w:hAnsi="Times New Roman"/>
              </w:rPr>
            </w:pPr>
            <w:r>
              <w:rPr>
                <w:rFonts w:ascii="Times New Roman" w:eastAsia="標楷體" w:hAnsi="Times New Roman" w:hint="eastAsia"/>
              </w:rPr>
              <w:t>NTUSD</w:t>
            </w:r>
          </w:p>
          <w:p w14:paraId="0EAA506A" w14:textId="77777777" w:rsidR="00450CBA" w:rsidRDefault="00450CBA" w:rsidP="008A3A72">
            <w:pPr>
              <w:spacing w:line="360" w:lineRule="auto"/>
              <w:jc w:val="center"/>
              <w:rPr>
                <w:rFonts w:ascii="Times New Roman" w:eastAsia="標楷體" w:hAnsi="Times New Roman"/>
              </w:rPr>
            </w:pPr>
            <w:r>
              <w:rPr>
                <w:rFonts w:ascii="Times New Roman" w:eastAsia="標楷體" w:hAnsi="Times New Roman" w:hint="eastAsia"/>
              </w:rPr>
              <w:t>搭配</w:t>
            </w:r>
          </w:p>
          <w:p w14:paraId="09018E30" w14:textId="36DBBE7C" w:rsidR="008A3A72" w:rsidRDefault="008A3A72" w:rsidP="008A3A72">
            <w:pPr>
              <w:spacing w:line="360" w:lineRule="auto"/>
              <w:jc w:val="center"/>
              <w:rPr>
                <w:rFonts w:ascii="Times New Roman" w:eastAsia="標楷體" w:hAnsi="Times New Roman"/>
                <w:szCs w:val="24"/>
              </w:rPr>
            </w:pPr>
            <w:proofErr w:type="gramStart"/>
            <w:r>
              <w:rPr>
                <w:rFonts w:ascii="Times New Roman" w:eastAsia="標楷體" w:hAnsi="Times New Roman" w:hint="eastAsia"/>
                <w:szCs w:val="24"/>
              </w:rPr>
              <w:t>廣義知網</w:t>
            </w:r>
            <w:proofErr w:type="gramEnd"/>
          </w:p>
        </w:tc>
        <w:tc>
          <w:tcPr>
            <w:tcW w:w="2566" w:type="dxa"/>
            <w:vAlign w:val="center"/>
          </w:tcPr>
          <w:p w14:paraId="3AA7C904" w14:textId="13692DBD" w:rsidR="008A3A72" w:rsidRDefault="00450CBA" w:rsidP="00450CBA">
            <w:pPr>
              <w:spacing w:line="360" w:lineRule="auto"/>
              <w:jc w:val="both"/>
              <w:rPr>
                <w:rFonts w:ascii="Times New Roman" w:eastAsia="標楷體" w:hAnsi="Times New Roman"/>
                <w:szCs w:val="24"/>
              </w:rPr>
            </w:pPr>
            <w:r>
              <w:rPr>
                <w:rFonts w:ascii="Times New Roman" w:eastAsia="標楷體" w:hAnsi="Times New Roman" w:hint="eastAsia"/>
              </w:rPr>
              <w:t>能夠偵測到</w:t>
            </w:r>
            <w:proofErr w:type="gramStart"/>
            <w:r>
              <w:rPr>
                <w:rFonts w:ascii="Times New Roman" w:eastAsia="標楷體" w:hAnsi="Times New Roman" w:hint="eastAsia"/>
              </w:rPr>
              <w:t>字詞更精細</w:t>
            </w:r>
            <w:proofErr w:type="gramEnd"/>
            <w:r>
              <w:rPr>
                <w:rFonts w:ascii="Times New Roman" w:eastAsia="標楷體" w:hAnsi="Times New Roman" w:hint="eastAsia"/>
              </w:rPr>
              <w:t>的情感</w:t>
            </w:r>
          </w:p>
        </w:tc>
        <w:tc>
          <w:tcPr>
            <w:tcW w:w="2710" w:type="dxa"/>
            <w:vAlign w:val="center"/>
          </w:tcPr>
          <w:p w14:paraId="51D76E54" w14:textId="66A2ABB9" w:rsidR="008A3A72" w:rsidRDefault="009C751F" w:rsidP="00450CBA">
            <w:pPr>
              <w:spacing w:line="360" w:lineRule="auto"/>
              <w:jc w:val="both"/>
              <w:rPr>
                <w:rFonts w:ascii="Times New Roman" w:eastAsia="標楷體" w:hAnsi="Times New Roman"/>
                <w:szCs w:val="24"/>
              </w:rPr>
            </w:pPr>
            <w:r>
              <w:rPr>
                <w:rFonts w:ascii="Times New Roman" w:eastAsia="標楷體" w:hAnsi="Times New Roman" w:hint="eastAsia"/>
              </w:rPr>
              <w:t>倘若知識庫不夠廣泛，在分析與辨別自然語言字詞字義時就會有困難</w:t>
            </w:r>
          </w:p>
        </w:tc>
      </w:tr>
      <w:tr w:rsidR="008A3A72" w14:paraId="4F3AA9B7" w14:textId="77777777" w:rsidTr="00B07361">
        <w:trPr>
          <w:trHeight w:val="1054"/>
        </w:trPr>
        <w:tc>
          <w:tcPr>
            <w:tcW w:w="1219" w:type="dxa"/>
            <w:vAlign w:val="center"/>
          </w:tcPr>
          <w:p w14:paraId="05275B58" w14:textId="2795FECD" w:rsidR="008A3A72" w:rsidRDefault="008A3A72" w:rsidP="008A3A72">
            <w:pPr>
              <w:spacing w:line="360" w:lineRule="auto"/>
              <w:jc w:val="center"/>
              <w:rPr>
                <w:rFonts w:ascii="Times New Roman" w:eastAsia="標楷體" w:hAnsi="Times New Roman"/>
                <w:szCs w:val="24"/>
              </w:rPr>
            </w:pPr>
            <w:r>
              <w:rPr>
                <w:rFonts w:ascii="Times New Roman" w:eastAsia="標楷體" w:hAnsi="Times New Roman" w:hint="eastAsia"/>
                <w:szCs w:val="24"/>
              </w:rPr>
              <w:t>分群</w:t>
            </w:r>
            <w:r w:rsidR="00B07361">
              <w:rPr>
                <w:rFonts w:ascii="Times New Roman" w:eastAsia="標楷體" w:hAnsi="Times New Roman"/>
                <w:szCs w:val="24"/>
              </w:rPr>
              <w:br/>
            </w:r>
            <w:r>
              <w:rPr>
                <w:rFonts w:ascii="Times New Roman" w:eastAsia="標楷體" w:hAnsi="Times New Roman" w:hint="eastAsia"/>
                <w:szCs w:val="24"/>
              </w:rPr>
              <w:t>演算法</w:t>
            </w:r>
          </w:p>
        </w:tc>
        <w:tc>
          <w:tcPr>
            <w:tcW w:w="1949" w:type="dxa"/>
            <w:vAlign w:val="center"/>
          </w:tcPr>
          <w:p w14:paraId="10476990" w14:textId="3B7D48DE" w:rsidR="008A3A72" w:rsidRDefault="008A3A72" w:rsidP="008A3A72">
            <w:pPr>
              <w:spacing w:line="360" w:lineRule="auto"/>
              <w:jc w:val="center"/>
              <w:rPr>
                <w:rFonts w:ascii="Times New Roman" w:eastAsia="標楷體" w:hAnsi="Times New Roman"/>
                <w:szCs w:val="24"/>
              </w:rPr>
            </w:pPr>
            <w:r>
              <w:rPr>
                <w:rFonts w:ascii="Times New Roman" w:eastAsia="標楷體" w:hAnsi="Times New Roman" w:hint="eastAsia"/>
                <w:szCs w:val="24"/>
              </w:rPr>
              <w:t>K</w:t>
            </w:r>
            <w:r>
              <w:rPr>
                <w:rFonts w:ascii="Times New Roman" w:eastAsia="標楷體" w:hAnsi="Times New Roman"/>
                <w:szCs w:val="24"/>
              </w:rPr>
              <w:t>-</w:t>
            </w:r>
            <w:proofErr w:type="spellStart"/>
            <w:r>
              <w:rPr>
                <w:rFonts w:ascii="Times New Roman" w:eastAsia="標楷體" w:hAnsi="Times New Roman"/>
                <w:szCs w:val="24"/>
              </w:rPr>
              <w:t>medoids</w:t>
            </w:r>
            <w:proofErr w:type="spellEnd"/>
            <w:r w:rsidR="00B07361">
              <w:rPr>
                <w:rFonts w:ascii="Times New Roman" w:eastAsia="標楷體" w:hAnsi="Times New Roman"/>
                <w:szCs w:val="24"/>
              </w:rPr>
              <w:br/>
            </w:r>
            <w:proofErr w:type="gramStart"/>
            <w:r>
              <w:rPr>
                <w:rFonts w:ascii="Times New Roman" w:eastAsia="標楷體" w:hAnsi="Times New Roman" w:hint="eastAsia"/>
                <w:szCs w:val="24"/>
              </w:rPr>
              <w:t>分群法</w:t>
            </w:r>
            <w:proofErr w:type="gramEnd"/>
          </w:p>
        </w:tc>
        <w:tc>
          <w:tcPr>
            <w:tcW w:w="2566" w:type="dxa"/>
            <w:vAlign w:val="center"/>
          </w:tcPr>
          <w:p w14:paraId="51E7DFB6" w14:textId="062AF145" w:rsidR="008A3A72" w:rsidRDefault="009C751F" w:rsidP="00450CBA">
            <w:pPr>
              <w:spacing w:line="360" w:lineRule="auto"/>
              <w:jc w:val="both"/>
              <w:rPr>
                <w:rFonts w:ascii="Times New Roman" w:eastAsia="標楷體" w:hAnsi="Times New Roman"/>
                <w:szCs w:val="24"/>
              </w:rPr>
            </w:pPr>
            <w:r>
              <w:rPr>
                <w:rFonts w:ascii="Times New Roman" w:eastAsia="標楷體" w:hAnsi="Times New Roman" w:hint="eastAsia"/>
              </w:rPr>
              <w:t>在大資料集上的表現較</w:t>
            </w:r>
            <w:r>
              <w:rPr>
                <w:rFonts w:ascii="Times New Roman" w:eastAsia="標楷體" w:hAnsi="Times New Roman" w:hint="eastAsia"/>
              </w:rPr>
              <w:t>K</w:t>
            </w:r>
            <w:r>
              <w:rPr>
                <w:rFonts w:ascii="Times New Roman" w:eastAsia="標楷體" w:hAnsi="Times New Roman"/>
              </w:rPr>
              <w:t>-means</w:t>
            </w:r>
            <w:r w:rsidR="00B07361">
              <w:rPr>
                <w:rFonts w:ascii="Times New Roman" w:eastAsia="標楷體" w:hAnsi="Times New Roman" w:hint="eastAsia"/>
              </w:rPr>
              <w:t>好</w:t>
            </w:r>
          </w:p>
        </w:tc>
        <w:tc>
          <w:tcPr>
            <w:tcW w:w="2710" w:type="dxa"/>
            <w:tcBorders>
              <w:bottom w:val="single" w:sz="4" w:space="0" w:color="auto"/>
            </w:tcBorders>
            <w:vAlign w:val="center"/>
          </w:tcPr>
          <w:p w14:paraId="477E316B" w14:textId="4F68CB0D" w:rsidR="008A3A72" w:rsidRDefault="009C751F" w:rsidP="00450CBA">
            <w:pPr>
              <w:spacing w:line="360" w:lineRule="auto"/>
              <w:jc w:val="both"/>
              <w:rPr>
                <w:rFonts w:ascii="Times New Roman" w:eastAsia="標楷體" w:hAnsi="Times New Roman"/>
                <w:szCs w:val="24"/>
              </w:rPr>
            </w:pPr>
            <w:r>
              <w:rPr>
                <w:rFonts w:ascii="Times New Roman" w:eastAsia="標楷體" w:hAnsi="Times New Roman" w:hint="eastAsia"/>
              </w:rPr>
              <w:t>須事先</w:t>
            </w:r>
            <w:proofErr w:type="gramStart"/>
            <w:r>
              <w:rPr>
                <w:rFonts w:ascii="Times New Roman" w:eastAsia="標楷體" w:hAnsi="Times New Roman" w:hint="eastAsia"/>
              </w:rPr>
              <w:t>定義群數</w:t>
            </w:r>
            <w:proofErr w:type="gramEnd"/>
          </w:p>
        </w:tc>
      </w:tr>
      <w:tr w:rsidR="008A3A72" w14:paraId="7A223E5C" w14:textId="77777777" w:rsidTr="00B07361">
        <w:trPr>
          <w:trHeight w:val="3055"/>
        </w:trPr>
        <w:tc>
          <w:tcPr>
            <w:tcW w:w="1219" w:type="dxa"/>
            <w:vAlign w:val="center"/>
          </w:tcPr>
          <w:p w14:paraId="7D43EEE5" w14:textId="46E657C9" w:rsidR="008A3A72" w:rsidRDefault="008A3A72" w:rsidP="008A3A72">
            <w:pPr>
              <w:spacing w:line="360" w:lineRule="auto"/>
              <w:jc w:val="center"/>
              <w:rPr>
                <w:rFonts w:ascii="Times New Roman" w:eastAsia="標楷體" w:hAnsi="Times New Roman"/>
                <w:szCs w:val="24"/>
              </w:rPr>
            </w:pPr>
            <w:r>
              <w:rPr>
                <w:rFonts w:ascii="Times New Roman" w:eastAsia="標楷體" w:hAnsi="Times New Roman" w:hint="eastAsia"/>
                <w:szCs w:val="24"/>
              </w:rPr>
              <w:t>推薦系統</w:t>
            </w:r>
          </w:p>
        </w:tc>
        <w:tc>
          <w:tcPr>
            <w:tcW w:w="1949" w:type="dxa"/>
            <w:vAlign w:val="center"/>
          </w:tcPr>
          <w:p w14:paraId="3230C23A" w14:textId="01531A1F" w:rsidR="008A3A72" w:rsidRDefault="008A3A72" w:rsidP="008A3A72">
            <w:pPr>
              <w:spacing w:line="360" w:lineRule="auto"/>
              <w:jc w:val="center"/>
              <w:rPr>
                <w:rFonts w:ascii="Times New Roman" w:eastAsia="標楷體" w:hAnsi="Times New Roman"/>
                <w:szCs w:val="24"/>
              </w:rPr>
            </w:pPr>
            <w:r>
              <w:rPr>
                <w:rFonts w:ascii="Times New Roman" w:eastAsia="標楷體" w:hAnsi="Times New Roman" w:hint="eastAsia"/>
                <w:szCs w:val="24"/>
              </w:rPr>
              <w:t>混合式推薦系統</w:t>
            </w:r>
          </w:p>
        </w:tc>
        <w:tc>
          <w:tcPr>
            <w:tcW w:w="2566" w:type="dxa"/>
            <w:vAlign w:val="center"/>
          </w:tcPr>
          <w:p w14:paraId="1397E871" w14:textId="3B2FE3AF" w:rsidR="008A3A72" w:rsidRDefault="0054590B" w:rsidP="00450CBA">
            <w:pPr>
              <w:spacing w:line="360" w:lineRule="auto"/>
              <w:jc w:val="both"/>
              <w:rPr>
                <w:rFonts w:ascii="Times New Roman" w:eastAsia="標楷體" w:hAnsi="Times New Roman"/>
                <w:szCs w:val="24"/>
              </w:rPr>
            </w:pPr>
            <w:r>
              <w:rPr>
                <w:rFonts w:ascii="Times New Roman" w:eastAsia="標楷體" w:hAnsi="Times New Roman" w:hint="eastAsia"/>
              </w:rPr>
              <w:t>結合多種過濾方法或外部資源，避免使用單一種過濾技術</w:t>
            </w:r>
            <w:r w:rsidR="00B07361">
              <w:rPr>
                <w:rFonts w:ascii="Times New Roman" w:eastAsia="標楷體" w:hAnsi="Times New Roman" w:hint="eastAsia"/>
              </w:rPr>
              <w:t>所</w:t>
            </w:r>
            <w:r>
              <w:rPr>
                <w:rFonts w:ascii="Times New Roman" w:eastAsia="標楷體" w:hAnsi="Times New Roman" w:hint="eastAsia"/>
              </w:rPr>
              <w:t>產生的問題，</w:t>
            </w:r>
            <w:r w:rsidR="00B07361">
              <w:rPr>
                <w:rFonts w:ascii="Times New Roman" w:eastAsia="標楷體" w:hAnsi="Times New Roman" w:hint="eastAsia"/>
              </w:rPr>
              <w:t>以期</w:t>
            </w:r>
            <w:r w:rsidR="009C751F">
              <w:rPr>
                <w:rFonts w:ascii="Times New Roman" w:eastAsia="標楷體" w:hAnsi="Times New Roman" w:hint="eastAsia"/>
              </w:rPr>
              <w:t>達到更佳的個人化推薦結果</w:t>
            </w:r>
          </w:p>
        </w:tc>
        <w:tc>
          <w:tcPr>
            <w:tcW w:w="2710" w:type="dxa"/>
            <w:tcBorders>
              <w:tl2br w:val="single" w:sz="4" w:space="0" w:color="auto"/>
            </w:tcBorders>
            <w:vAlign w:val="center"/>
          </w:tcPr>
          <w:p w14:paraId="45BCE176" w14:textId="77777777" w:rsidR="008A3A72" w:rsidRPr="00B07361" w:rsidRDefault="008A3A72" w:rsidP="00450CBA">
            <w:pPr>
              <w:spacing w:line="360" w:lineRule="auto"/>
              <w:jc w:val="both"/>
              <w:rPr>
                <w:rFonts w:ascii="Times New Roman" w:eastAsia="標楷體" w:hAnsi="Times New Roman"/>
                <w:szCs w:val="24"/>
              </w:rPr>
            </w:pPr>
          </w:p>
        </w:tc>
      </w:tr>
    </w:tbl>
    <w:p w14:paraId="7A8678B4" w14:textId="77777777" w:rsidR="00B07361" w:rsidRPr="009919A5" w:rsidRDefault="00B07361" w:rsidP="00B07361">
      <w:pPr>
        <w:pStyle w:val="1"/>
        <w:jc w:val="center"/>
        <w:rPr>
          <w:rFonts w:ascii="Times New Roman" w:eastAsia="標楷體" w:hAnsi="Times New Roman"/>
          <w:b w:val="0"/>
          <w:sz w:val="32"/>
        </w:rPr>
      </w:pPr>
      <w:bookmarkStart w:id="41" w:name="_Toc448679301"/>
      <w:r w:rsidRPr="002306A2">
        <w:rPr>
          <w:rFonts w:ascii="Times New Roman" w:eastAsia="標楷體" w:hAnsi="Times New Roman" w:hint="eastAsia"/>
          <w:b w:val="0"/>
          <w:sz w:val="32"/>
        </w:rPr>
        <w:lastRenderedPageBreak/>
        <w:t>研究方法</w:t>
      </w:r>
      <w:bookmarkEnd w:id="41"/>
    </w:p>
    <w:p w14:paraId="13D18F20" w14:textId="77777777" w:rsidR="00B07361" w:rsidRPr="002306A2" w:rsidRDefault="00B07361" w:rsidP="00B07361">
      <w:pPr>
        <w:pStyle w:val="2"/>
        <w:spacing w:line="360" w:lineRule="auto"/>
        <w:rPr>
          <w:rFonts w:ascii="Times New Roman" w:eastAsia="標楷體" w:hAnsi="Times New Roman"/>
          <w:sz w:val="28"/>
        </w:rPr>
      </w:pPr>
      <w:bookmarkStart w:id="42" w:name="_Toc448679302"/>
      <w:r w:rsidRPr="002306A2">
        <w:rPr>
          <w:rFonts w:ascii="Times New Roman" w:eastAsia="標楷體" w:hAnsi="Times New Roman" w:hint="eastAsia"/>
          <w:sz w:val="28"/>
        </w:rPr>
        <w:t>研究架構</w:t>
      </w:r>
      <w:bookmarkEnd w:id="42"/>
    </w:p>
    <w:p w14:paraId="0E8FAFBF" w14:textId="1B3983C1" w:rsidR="009919A5" w:rsidRDefault="00B07361" w:rsidP="00B07361">
      <w:pPr>
        <w:spacing w:line="360" w:lineRule="auto"/>
        <w:jc w:val="both"/>
        <w:rPr>
          <w:rFonts w:ascii="Times New Roman" w:eastAsia="標楷體" w:hAnsi="Times New Roman"/>
        </w:rPr>
      </w:pPr>
      <w:r>
        <w:rPr>
          <w:rFonts w:ascii="Times New Roman" w:eastAsia="標楷體" w:hAnsi="Times New Roman" w:hint="eastAsia"/>
        </w:rPr>
        <w:t xml:space="preserve">    </w:t>
      </w:r>
      <w:r>
        <w:rPr>
          <w:rFonts w:ascii="Times New Roman" w:eastAsia="標楷體" w:hAnsi="Times New Roman" w:hint="eastAsia"/>
        </w:rPr>
        <w:t>本研究之研究目的為採用美妝保養社群網站所提供的</w:t>
      </w:r>
      <w:proofErr w:type="gramStart"/>
      <w:r>
        <w:rPr>
          <w:rFonts w:ascii="Times New Roman" w:eastAsia="標楷體" w:hAnsi="Times New Roman" w:hint="eastAsia"/>
        </w:rPr>
        <w:t>使用者膚</w:t>
      </w:r>
      <w:proofErr w:type="gramEnd"/>
      <w:r>
        <w:rPr>
          <w:rFonts w:ascii="Times New Roman" w:eastAsia="標楷體" w:hAnsi="Times New Roman" w:hint="eastAsia"/>
        </w:rPr>
        <w:t>質狀況、產品資訊，以及曾經對於產品所發表過的產品使用心得評論資料等，經過分析後，找出使用者可能感興趣的產品並將其集結成產品集後，對目標使用者進行不同種類產品所形成的產品集合推薦。在一些美妝保養社群網站上，產品除了依照品牌進行分類外，也針對產品不同的功能進行階層式分類，例如：臉部保養類、化妝產品類、美體健康類等。每一個大類別又被分類成許多子類別，以臉部保養類產品為例，若使用者以基礎保養作為需求，則可以看到臉部保養被分為臉部卸妝、化妝水、乳霜等八個細項</w:t>
      </w:r>
      <w:r>
        <w:rPr>
          <w:rFonts w:ascii="Times New Roman" w:eastAsia="標楷體" w:hAnsi="Times New Roman"/>
        </w:rPr>
        <w:fldChar w:fldCharType="begin">
          <w:fldData xml:space="preserve">PEVuZE5vdGU+PENpdGU+PEF1dGhvcj5VckNvc21lPC9BdXRob3I+PFllYXI+MjAxNTwvWWVhcj48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</w:fldData>
        </w:fldChar>
      </w:r>
      <w:r>
        <w:rPr>
          <w:rFonts w:ascii="Times New Roman" w:eastAsia="標楷體" w:hAnsi="Times New Roman"/>
        </w:rPr>
        <w:instrText xml:space="preserve"> ADDIN EN.CITE </w:instrText>
      </w:r>
      <w:r>
        <w:rPr>
          <w:rFonts w:ascii="Times New Roman" w:eastAsia="標楷體" w:hAnsi="Times New Roman"/>
        </w:rPr>
        <w:fldChar w:fldCharType="begin">
          <w:fldData xml:space="preserve">PEVuZE5vdGU+PENpdGU+PEF1dGhvcj5VckNvc21lPC9BdXRob3I+PFllYXI+MjAxNTwvWWVhcj48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</w:fldData>
        </w:fldChar>
      </w:r>
      <w:r>
        <w:rPr>
          <w:rFonts w:ascii="Times New Roman" w:eastAsia="標楷體" w:hAnsi="Times New Roman"/>
        </w:rPr>
        <w:instrText xml:space="preserve"> ADDIN EN.CITE.DATA </w:instrText>
      </w:r>
      <w:r>
        <w:rPr>
          <w:rFonts w:ascii="Times New Roman" w:eastAsia="標楷體" w:hAnsi="Times New Roman"/>
        </w:rPr>
      </w:r>
      <w:r>
        <w:rPr>
          <w:rFonts w:ascii="Times New Roman" w:eastAsia="標楷體" w:hAnsi="Times New Roman"/>
        </w:rPr>
        <w:fldChar w:fldCharType="end"/>
      </w:r>
      <w:r>
        <w:rPr>
          <w:rFonts w:ascii="Times New Roman" w:eastAsia="標楷體" w:hAnsi="Times New Roman"/>
        </w:rPr>
      </w:r>
      <w:r>
        <w:rPr>
          <w:rFonts w:ascii="Times New Roman" w:eastAsia="標楷體" w:hAnsi="Times New Roman"/>
        </w:rPr>
        <w:fldChar w:fldCharType="separate"/>
      </w:r>
      <w:r>
        <w:rPr>
          <w:rFonts w:ascii="Times New Roman" w:eastAsia="標楷體" w:hAnsi="Times New Roman" w:hint="eastAsia"/>
          <w:noProof/>
        </w:rPr>
        <w:t>(</w:t>
      </w:r>
      <w:hyperlink w:anchor="_ENREF_9" w:tooltip="FashionGuide華人第一女性時尚美妝傳媒, 2015 #61" w:history="1">
        <w:r w:rsidR="00BF6AFD">
          <w:rPr>
            <w:rFonts w:ascii="Times New Roman" w:eastAsia="標楷體" w:hAnsi="Times New Roman" w:hint="eastAsia"/>
            <w:noProof/>
          </w:rPr>
          <w:t>FashionGuide</w:t>
        </w:r>
        <w:r w:rsidR="00BF6AFD">
          <w:rPr>
            <w:rFonts w:ascii="Times New Roman" w:eastAsia="標楷體" w:hAnsi="Times New Roman" w:hint="eastAsia"/>
            <w:noProof/>
          </w:rPr>
          <w:t>華人第一女性時尚美妝傳媒</w:t>
        </w:r>
        <w:r w:rsidR="00BF6AFD">
          <w:rPr>
            <w:rFonts w:ascii="Times New Roman" w:eastAsia="標楷體" w:hAnsi="Times New Roman" w:hint="eastAsia"/>
            <w:noProof/>
          </w:rPr>
          <w:t>, 2015</w:t>
        </w:r>
      </w:hyperlink>
      <w:r>
        <w:rPr>
          <w:rFonts w:ascii="Times New Roman" w:eastAsia="標楷體" w:hAnsi="Times New Roman" w:hint="eastAsia"/>
          <w:noProof/>
        </w:rPr>
        <w:t xml:space="preserve">; </w:t>
      </w:r>
      <w:hyperlink w:anchor="_ENREF_30" w:tooltip="UrCosme, 2015 #49" w:history="1">
        <w:r w:rsidR="00BF6AFD">
          <w:rPr>
            <w:rFonts w:ascii="Times New Roman" w:eastAsia="標楷體" w:hAnsi="Times New Roman" w:hint="eastAsia"/>
            <w:noProof/>
          </w:rPr>
          <w:t>UrCosme, 2015</w:t>
        </w:r>
      </w:hyperlink>
      <w:r>
        <w:rPr>
          <w:rFonts w:ascii="Times New Roman" w:eastAsia="標楷體" w:hAnsi="Times New Roman" w:hint="eastAsia"/>
          <w:noProof/>
        </w:rPr>
        <w:t xml:space="preserve">; </w:t>
      </w:r>
      <w:hyperlink w:anchor="_ENREF_32" w:tooltip="Wikipedia, 2015 #62" w:history="1">
        <w:r w:rsidR="00BF6AFD">
          <w:rPr>
            <w:rFonts w:ascii="Times New Roman" w:eastAsia="標楷體" w:hAnsi="Times New Roman" w:hint="eastAsia"/>
            <w:noProof/>
          </w:rPr>
          <w:t>Wikipedia, 2015</w:t>
        </w:r>
      </w:hyperlink>
      <w:r>
        <w:rPr>
          <w:rFonts w:ascii="Times New Roman" w:eastAsia="標楷體" w:hAnsi="Times New Roman" w:hint="eastAsia"/>
          <w:noProof/>
        </w:rPr>
        <w:t>)</w:t>
      </w:r>
      <w:r>
        <w:rPr>
          <w:rFonts w:ascii="Times New Roman" w:eastAsia="標楷體" w:hAnsi="Times New Roman"/>
        </w:rPr>
        <w:fldChar w:fldCharType="end"/>
      </w:r>
      <w:r>
        <w:rPr>
          <w:rFonts w:ascii="Times New Roman" w:eastAsia="標楷體" w:hAnsi="Times New Roman" w:hint="eastAsia"/>
        </w:rPr>
        <w:t>，如下</w:t>
      </w:r>
      <w:r>
        <w:rPr>
          <w:rFonts w:ascii="Times New Roman" w:eastAsia="標楷體" w:hAnsi="Times New Roman"/>
        </w:rPr>
        <w:fldChar w:fldCharType="begin"/>
      </w:r>
      <w:r>
        <w:rPr>
          <w:rFonts w:ascii="Times New Roman" w:eastAsia="標楷體" w:hAnsi="Times New Roman"/>
        </w:rPr>
        <w:instrText xml:space="preserve"> </w:instrText>
      </w:r>
      <w:r>
        <w:rPr>
          <w:rFonts w:ascii="Times New Roman" w:eastAsia="標楷體" w:hAnsi="Times New Roman" w:hint="eastAsia"/>
        </w:rPr>
        <w:instrText>REF _Ref434502635</w:instrText>
      </w:r>
      <w:r>
        <w:rPr>
          <w:rFonts w:ascii="Times New Roman" w:eastAsia="標楷體" w:hAnsi="Times New Roman"/>
        </w:rPr>
        <w:instrText xml:space="preserve">  \* MERGEFORMAT </w:instrText>
      </w:r>
      <w:r>
        <w:rPr>
          <w:rFonts w:ascii="Times New Roman" w:eastAsia="標楷體" w:hAnsi="Times New Roman"/>
        </w:rPr>
        <w:fldChar w:fldCharType="separate"/>
      </w:r>
      <w:r w:rsidRPr="008D46EB">
        <w:rPr>
          <w:rFonts w:ascii="標楷體" w:eastAsia="標楷體" w:hAnsi="標楷體" w:hint="eastAsia"/>
        </w:rPr>
        <w:t>圖</w:t>
      </w:r>
      <w:r w:rsidRPr="000E103D">
        <w:rPr>
          <w:rFonts w:ascii="標楷體" w:eastAsia="標楷體" w:hAnsi="標楷體" w:hint="eastAsia"/>
        </w:rPr>
        <w:t xml:space="preserve"> </w:t>
      </w:r>
      <w:r>
        <w:rPr>
          <w:rFonts w:ascii="Times New Roman" w:eastAsia="標楷體" w:hAnsi="Times New Roman"/>
          <w:noProof/>
        </w:rPr>
        <w:t>3</w:t>
      </w:r>
      <w:r>
        <w:rPr>
          <w:rFonts w:ascii="Times New Roman" w:eastAsia="標楷體" w:hAnsi="Times New Roman"/>
          <w:noProof/>
        </w:rPr>
        <w:noBreakHyphen/>
        <w:t>1</w:t>
      </w:r>
      <w:r>
        <w:rPr>
          <w:rFonts w:ascii="Times New Roman" w:eastAsia="標楷體" w:hAnsi="Times New Roman"/>
        </w:rPr>
        <w:fldChar w:fldCharType="end"/>
      </w:r>
      <w:r>
        <w:rPr>
          <w:rFonts w:ascii="Times New Roman" w:eastAsia="標楷體" w:hAnsi="Times New Roman" w:hint="eastAsia"/>
        </w:rPr>
        <w:t>所示。</w:t>
      </w:r>
    </w:p>
    <w:p w14:paraId="56C0CF2E" w14:textId="16706D83" w:rsidR="008D46EB" w:rsidRPr="00B07361" w:rsidRDefault="00B07361" w:rsidP="00B07361">
      <w:pPr>
        <w:spacing w:line="360" w:lineRule="auto"/>
        <w:jc w:val="both"/>
        <w:rPr>
          <w:rFonts w:ascii="Times New Roman" w:eastAsia="標楷體" w:hAnsi="Times New Roman"/>
        </w:rPr>
      </w:pPr>
      <w:r>
        <w:rPr>
          <w:noProof/>
        </w:rPr>
        <w:drawing>
          <wp:inline distT="0" distB="0" distL="0" distR="0" wp14:anchorId="744CFCA6" wp14:editId="713196BB">
            <wp:extent cx="5274310" cy="176413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43" t="26987" r="-22" b="22624"/>
                    <a:stretch/>
                  </pic:blipFill>
                  <pic:spPr bwMode="auto">
                    <a:xfrm>
                      <a:off x="0" y="0"/>
                      <a:ext cx="5274310" cy="1764130"/>
                    </a:xfrm>
                    <a:prstGeom prst="rect">
                      <a:avLst/>
                    </a:prstGeom>
                    <a:noFill/>
                    <a:ln>
                      <a:noFill/>
                    </a:ln>
                    <a:extLst>
                      <a:ext uri="{53640926-AAD7-44D8-BBD7-CCE9431645EC}">
                        <a14:shadowObscured xmlns:a14="http://schemas.microsoft.com/office/drawing/2010/main"/>
                      </a:ext>
                    </a:extLst>
                  </pic:spPr>
                </pic:pic>
              </a:graphicData>
            </a:graphic>
          </wp:inline>
        </w:drawing>
      </w:r>
    </w:p>
    <w:p w14:paraId="3DD8F9B8" w14:textId="7133AAC2" w:rsidR="008D46EB" w:rsidRDefault="008D46EB" w:rsidP="008D46EB">
      <w:pPr>
        <w:pStyle w:val="a6"/>
        <w:jc w:val="center"/>
        <w:rPr>
          <w:rFonts w:ascii="Times New Roman" w:eastAsia="標楷體" w:hAnsi="Times New Roman"/>
          <w:sz w:val="24"/>
        </w:rPr>
      </w:pPr>
      <w:bookmarkStart w:id="43" w:name="_Ref434502635"/>
      <w:bookmarkStart w:id="44" w:name="_Toc449108445"/>
      <w:r w:rsidRPr="008D46EB">
        <w:rPr>
          <w:rFonts w:ascii="標楷體" w:eastAsia="標楷體" w:hAnsi="標楷體" w:hint="eastAsia"/>
          <w:sz w:val="24"/>
        </w:rPr>
        <w:t>圖</w:t>
      </w:r>
      <w:r w:rsidRPr="008D46EB">
        <w:rPr>
          <w:rFonts w:ascii="Times New Roman" w:eastAsia="標楷體" w:hAnsi="Times New Roman" w:hint="eastAsia"/>
          <w:sz w:val="24"/>
        </w:rPr>
        <w:t xml:space="preserve"> </w:t>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STYLEREF 1 \s</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3</w:t>
      </w:r>
      <w:r w:rsidR="003F22AB">
        <w:rPr>
          <w:rFonts w:ascii="Times New Roman" w:eastAsia="標楷體" w:hAnsi="Times New Roman"/>
          <w:sz w:val="24"/>
        </w:rPr>
        <w:fldChar w:fldCharType="end"/>
      </w:r>
      <w:r w:rsidR="003F22AB">
        <w:rPr>
          <w:rFonts w:ascii="Times New Roman" w:eastAsia="標楷體" w:hAnsi="Times New Roman"/>
          <w:sz w:val="24"/>
        </w:rPr>
        <w:noBreakHyphen/>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 xml:space="preserve">SEQ </w:instrText>
      </w:r>
      <w:r w:rsidR="003F22AB">
        <w:rPr>
          <w:rFonts w:ascii="Times New Roman" w:eastAsia="標楷體" w:hAnsi="Times New Roman" w:hint="eastAsia"/>
          <w:sz w:val="24"/>
        </w:rPr>
        <w:instrText>圖</w:instrText>
      </w:r>
      <w:r w:rsidR="003F22AB">
        <w:rPr>
          <w:rFonts w:ascii="Times New Roman" w:eastAsia="標楷體" w:hAnsi="Times New Roman" w:hint="eastAsia"/>
          <w:sz w:val="24"/>
        </w:rPr>
        <w:instrText xml:space="preserve"> \* ARABIC \s 1</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1</w:t>
      </w:r>
      <w:r w:rsidR="003F22AB">
        <w:rPr>
          <w:rFonts w:ascii="Times New Roman" w:eastAsia="標楷體" w:hAnsi="Times New Roman"/>
          <w:sz w:val="24"/>
        </w:rPr>
        <w:fldChar w:fldCharType="end"/>
      </w:r>
      <w:bookmarkEnd w:id="43"/>
      <w:r w:rsidR="00F775EF">
        <w:rPr>
          <w:rFonts w:ascii="Times New Roman" w:eastAsia="標楷體" w:hAnsi="Times New Roman" w:hint="eastAsia"/>
          <w:sz w:val="24"/>
        </w:rPr>
        <w:t xml:space="preserve"> </w:t>
      </w:r>
      <w:r w:rsidR="00A82294">
        <w:rPr>
          <w:rFonts w:ascii="Times New Roman" w:eastAsia="標楷體" w:hAnsi="Times New Roman" w:hint="eastAsia"/>
          <w:sz w:val="24"/>
        </w:rPr>
        <w:t>產品類別</w:t>
      </w:r>
      <w:r w:rsidRPr="008D46EB">
        <w:rPr>
          <w:rFonts w:ascii="Times New Roman" w:eastAsia="標楷體" w:hAnsi="Times New Roman" w:hint="eastAsia"/>
          <w:sz w:val="24"/>
        </w:rPr>
        <w:t>示意圖</w:t>
      </w:r>
      <w:bookmarkEnd w:id="44"/>
    </w:p>
    <w:p w14:paraId="2A12E862" w14:textId="77777777" w:rsidR="0052674C" w:rsidRPr="0052674C" w:rsidRDefault="0052674C" w:rsidP="0052674C"/>
    <w:p w14:paraId="47F0D1CC" w14:textId="0A23BC39" w:rsidR="008D46EB" w:rsidRPr="00CB51F4" w:rsidRDefault="00CB51F4" w:rsidP="00CB51F4">
      <w:pPr>
        <w:spacing w:line="360" w:lineRule="auto"/>
        <w:rPr>
          <w:rFonts w:ascii="Times New Roman" w:eastAsia="標楷體" w:hAnsi="Times New Roman"/>
        </w:rPr>
      </w:pPr>
      <w:r>
        <w:rPr>
          <w:rFonts w:ascii="Times New Roman" w:eastAsia="標楷體" w:hAnsi="Times New Roman" w:hint="eastAsia"/>
        </w:rPr>
        <w:t xml:space="preserve">    </w:t>
      </w:r>
      <w:r w:rsidRPr="00CB51F4">
        <w:rPr>
          <w:rFonts w:ascii="Times New Roman" w:eastAsia="標楷體" w:hAnsi="Times New Roman" w:hint="eastAsia"/>
        </w:rPr>
        <w:t>有些美妝</w:t>
      </w:r>
      <w:r w:rsidR="00A04BF5">
        <w:rPr>
          <w:rFonts w:ascii="Times New Roman" w:eastAsia="標楷體" w:hAnsi="Times New Roman" w:hint="eastAsia"/>
        </w:rPr>
        <w:t>保養</w:t>
      </w:r>
      <w:r w:rsidRPr="00CB51F4">
        <w:rPr>
          <w:rFonts w:ascii="Times New Roman" w:eastAsia="標楷體" w:hAnsi="Times New Roman" w:hint="eastAsia"/>
        </w:rPr>
        <w:t>社群網站</w:t>
      </w:r>
      <w:r>
        <w:rPr>
          <w:rFonts w:ascii="Times New Roman" w:eastAsia="標楷體" w:hAnsi="Times New Roman" w:hint="eastAsia"/>
        </w:rPr>
        <w:t>直接</w:t>
      </w:r>
      <w:r w:rsidRPr="00CB51F4">
        <w:rPr>
          <w:rFonts w:ascii="Times New Roman" w:eastAsia="標楷體" w:hAnsi="Times New Roman" w:hint="eastAsia"/>
        </w:rPr>
        <w:t>將產品的類別</w:t>
      </w:r>
      <w:r w:rsidR="0052674C">
        <w:rPr>
          <w:rFonts w:ascii="Times New Roman" w:eastAsia="標楷體" w:hAnsi="Times New Roman" w:hint="eastAsia"/>
        </w:rPr>
        <w:t>進行詳細的劃分</w:t>
      </w:r>
      <w:r w:rsidR="00B17EAC">
        <w:rPr>
          <w:rFonts w:ascii="Times New Roman" w:eastAsia="標楷體" w:hAnsi="Times New Roman" w:hint="eastAsia"/>
        </w:rPr>
        <w:t>，並直接將產品種類以清單方式呈現</w:t>
      </w:r>
      <w:r>
        <w:rPr>
          <w:rFonts w:ascii="Times New Roman" w:eastAsia="標楷體" w:hAnsi="Times New Roman" w:hint="eastAsia"/>
        </w:rPr>
        <w:t>，使用者在搜尋產品</w:t>
      </w:r>
      <w:r w:rsidR="00B17EAC">
        <w:rPr>
          <w:rFonts w:ascii="Times New Roman" w:eastAsia="標楷體" w:hAnsi="Times New Roman" w:hint="eastAsia"/>
        </w:rPr>
        <w:t>相關評論</w:t>
      </w:r>
      <w:r>
        <w:rPr>
          <w:rFonts w:ascii="Times New Roman" w:eastAsia="標楷體" w:hAnsi="Times New Roman" w:hint="eastAsia"/>
        </w:rPr>
        <w:t>時可以直接透過該產品所屬的類別直接搜尋，比起</w:t>
      </w:r>
      <w:r w:rsidR="00B17EAC">
        <w:rPr>
          <w:rFonts w:ascii="Times New Roman" w:eastAsia="標楷體" w:hAnsi="Times New Roman" w:hint="eastAsia"/>
        </w:rPr>
        <w:t>前面所敘述的階層</w:t>
      </w:r>
      <w:r w:rsidR="00805D67">
        <w:rPr>
          <w:rFonts w:ascii="Times New Roman" w:eastAsia="標楷體" w:hAnsi="Times New Roman" w:hint="eastAsia"/>
        </w:rPr>
        <w:t>式</w:t>
      </w:r>
      <w:r w:rsidR="00B17EAC">
        <w:rPr>
          <w:rFonts w:ascii="Times New Roman" w:eastAsia="標楷體" w:hAnsi="Times New Roman" w:hint="eastAsia"/>
        </w:rPr>
        <w:t>分類更為直覺</w:t>
      </w:r>
      <w:r w:rsidR="0052674C">
        <w:rPr>
          <w:rFonts w:ascii="Times New Roman" w:eastAsia="標楷體" w:hAnsi="Times New Roman" w:hint="eastAsia"/>
        </w:rPr>
        <w:t>。</w:t>
      </w:r>
      <w:r w:rsidR="00B17EAC">
        <w:rPr>
          <w:rFonts w:ascii="Times New Roman" w:eastAsia="標楷體" w:hAnsi="Times New Roman" w:hint="eastAsia"/>
        </w:rPr>
        <w:t>但</w:t>
      </w:r>
      <w:r w:rsidR="00BE48A3">
        <w:rPr>
          <w:rFonts w:ascii="Times New Roman" w:eastAsia="標楷體" w:hAnsi="Times New Roman" w:hint="eastAsia"/>
        </w:rPr>
        <w:t>無論是哪一種</w:t>
      </w:r>
      <w:r w:rsidR="00C5781D">
        <w:rPr>
          <w:rFonts w:ascii="Times New Roman" w:eastAsia="標楷體" w:hAnsi="Times New Roman" w:hint="eastAsia"/>
        </w:rPr>
        <w:t>呈</w:t>
      </w:r>
      <w:r w:rsidR="0052674C">
        <w:rPr>
          <w:rFonts w:ascii="Times New Roman" w:eastAsia="標楷體" w:hAnsi="Times New Roman" w:hint="eastAsia"/>
        </w:rPr>
        <w:t>現方式，其</w:t>
      </w:r>
      <w:r w:rsidR="00BE48A3">
        <w:rPr>
          <w:rFonts w:ascii="Times New Roman" w:eastAsia="標楷體" w:hAnsi="Times New Roman" w:hint="eastAsia"/>
        </w:rPr>
        <w:t>對於產品</w:t>
      </w:r>
      <w:r w:rsidR="00153CEF">
        <w:rPr>
          <w:rFonts w:ascii="Times New Roman" w:eastAsia="標楷體" w:hAnsi="Times New Roman" w:hint="eastAsia"/>
        </w:rPr>
        <w:t>種類</w:t>
      </w:r>
      <w:r w:rsidR="00BE48A3">
        <w:rPr>
          <w:rFonts w:ascii="Times New Roman" w:eastAsia="標楷體" w:hAnsi="Times New Roman" w:hint="eastAsia"/>
        </w:rPr>
        <w:t>的分類都相當明確，所以本研究在蒐集資料時會</w:t>
      </w:r>
      <w:r w:rsidR="00D7588A">
        <w:rPr>
          <w:rFonts w:ascii="Times New Roman" w:eastAsia="標楷體" w:hAnsi="Times New Roman" w:hint="eastAsia"/>
        </w:rPr>
        <w:t>同時將產品所屬</w:t>
      </w:r>
      <w:r w:rsidR="00153CEF">
        <w:rPr>
          <w:rFonts w:ascii="Times New Roman" w:eastAsia="標楷體" w:hAnsi="Times New Roman" w:hint="eastAsia"/>
        </w:rPr>
        <w:t>種類</w:t>
      </w:r>
      <w:r w:rsidR="00D7588A">
        <w:rPr>
          <w:rFonts w:ascii="Times New Roman" w:eastAsia="標楷體" w:hAnsi="Times New Roman" w:hint="eastAsia"/>
        </w:rPr>
        <w:t>記錄下來，並將產品類別的表達方式進行統整，以利後續實驗實作。</w:t>
      </w:r>
    </w:p>
    <w:p w14:paraId="7CAD63A9" w14:textId="16AEE627" w:rsidR="00CD36A3" w:rsidRDefault="00CD36A3" w:rsidP="00CB51F4">
      <w:pPr>
        <w:spacing w:line="360" w:lineRule="auto"/>
        <w:jc w:val="both"/>
        <w:rPr>
          <w:rFonts w:ascii="Times New Roman" w:eastAsia="標楷體" w:hAnsi="Times New Roman"/>
        </w:rPr>
      </w:pPr>
      <w:r>
        <w:rPr>
          <w:rFonts w:ascii="Times New Roman" w:eastAsia="標楷體" w:hAnsi="Times New Roman" w:hint="eastAsia"/>
        </w:rPr>
        <w:t xml:space="preserve">    </w:t>
      </w:r>
      <w:r>
        <w:rPr>
          <w:rFonts w:ascii="Times New Roman" w:eastAsia="標楷體" w:hAnsi="Times New Roman" w:hint="eastAsia"/>
        </w:rPr>
        <w:t>當使用者在</w:t>
      </w:r>
      <w:r w:rsidR="008E555F">
        <w:rPr>
          <w:rFonts w:ascii="Times New Roman" w:eastAsia="標楷體" w:hAnsi="Times New Roman" w:hint="eastAsia"/>
        </w:rPr>
        <w:t>網站</w:t>
      </w:r>
      <w:r>
        <w:rPr>
          <w:rFonts w:ascii="Times New Roman" w:eastAsia="標楷體" w:hAnsi="Times New Roman" w:hint="eastAsia"/>
        </w:rPr>
        <w:t>上註冊成為會員時，網站上都會紀錄其</w:t>
      </w:r>
      <w:r w:rsidR="00E0490B">
        <w:rPr>
          <w:rFonts w:ascii="Times New Roman" w:eastAsia="標楷體" w:hAnsi="Times New Roman" w:hint="eastAsia"/>
        </w:rPr>
        <w:t>基本資料，且</w:t>
      </w:r>
      <w:r w:rsidR="00153CEF">
        <w:rPr>
          <w:rFonts w:ascii="Times New Roman" w:eastAsia="標楷體" w:hAnsi="Times New Roman" w:hint="eastAsia"/>
        </w:rPr>
        <w:t>在本研</w:t>
      </w:r>
      <w:r w:rsidR="00153CEF">
        <w:rPr>
          <w:rFonts w:ascii="Times New Roman" w:eastAsia="標楷體" w:hAnsi="Times New Roman" w:hint="eastAsia"/>
        </w:rPr>
        <w:lastRenderedPageBreak/>
        <w:t>究中假設不論是</w:t>
      </w:r>
      <w:r w:rsidR="00E0490B">
        <w:rPr>
          <w:rFonts w:ascii="Times New Roman" w:eastAsia="標楷體" w:hAnsi="Times New Roman" w:hint="eastAsia"/>
        </w:rPr>
        <w:t>曾經購買或對產品發表心得</w:t>
      </w:r>
      <w:r w:rsidR="00153CEF">
        <w:rPr>
          <w:rFonts w:ascii="Times New Roman" w:eastAsia="標楷體" w:hAnsi="Times New Roman" w:hint="eastAsia"/>
        </w:rPr>
        <w:t>者</w:t>
      </w:r>
      <w:r w:rsidR="00E0490B">
        <w:rPr>
          <w:rFonts w:ascii="Times New Roman" w:eastAsia="標楷體" w:hAnsi="Times New Roman" w:hint="eastAsia"/>
        </w:rPr>
        <w:t>，都視為使用者曾經使用過</w:t>
      </w:r>
      <w:r w:rsidR="00153CEF">
        <w:rPr>
          <w:rFonts w:ascii="Times New Roman" w:eastAsia="標楷體" w:hAnsi="Times New Roman" w:hint="eastAsia"/>
        </w:rPr>
        <w:t>該</w:t>
      </w:r>
      <w:r w:rsidR="00E0490B">
        <w:rPr>
          <w:rFonts w:ascii="Times New Roman" w:eastAsia="標楷體" w:hAnsi="Times New Roman" w:hint="eastAsia"/>
        </w:rPr>
        <w:t>產品</w:t>
      </w:r>
      <w:r w:rsidR="00153CEF">
        <w:rPr>
          <w:rFonts w:ascii="Times New Roman" w:eastAsia="標楷體" w:hAnsi="Times New Roman" w:hint="eastAsia"/>
        </w:rPr>
        <w:t>。</w:t>
      </w:r>
      <w:r>
        <w:rPr>
          <w:rFonts w:ascii="Times New Roman" w:eastAsia="標楷體" w:hAnsi="Times New Roman" w:hint="eastAsia"/>
        </w:rPr>
        <w:t>本研</w:t>
      </w:r>
      <w:r w:rsidR="00153CEF">
        <w:rPr>
          <w:rFonts w:ascii="Times New Roman" w:eastAsia="標楷體" w:hAnsi="Times New Roman" w:hint="eastAsia"/>
        </w:rPr>
        <w:t>究將會以上述假設</w:t>
      </w:r>
      <w:r>
        <w:rPr>
          <w:rFonts w:ascii="Times New Roman" w:eastAsia="標楷體" w:hAnsi="Times New Roman" w:hint="eastAsia"/>
        </w:rPr>
        <w:t>為依據，</w:t>
      </w:r>
      <w:r w:rsidR="008D46EB">
        <w:rPr>
          <w:rFonts w:ascii="Times New Roman" w:eastAsia="標楷體" w:hAnsi="Times New Roman" w:hint="eastAsia"/>
        </w:rPr>
        <w:t>並</w:t>
      </w:r>
      <w:r>
        <w:rPr>
          <w:rFonts w:ascii="Times New Roman" w:eastAsia="標楷體" w:hAnsi="Times New Roman" w:hint="eastAsia"/>
        </w:rPr>
        <w:t>同時考量使用者的膚質狀況</w:t>
      </w:r>
      <w:r w:rsidR="00A86FC1">
        <w:rPr>
          <w:rFonts w:ascii="Times New Roman" w:eastAsia="標楷體" w:hAnsi="Times New Roman" w:hint="eastAsia"/>
        </w:rPr>
        <w:t>及使用者曾經使用過之產品，</w:t>
      </w:r>
      <w:r>
        <w:rPr>
          <w:rFonts w:ascii="Times New Roman" w:eastAsia="標楷體" w:hAnsi="Times New Roman" w:hint="eastAsia"/>
        </w:rPr>
        <w:t>計算使用者</w:t>
      </w:r>
      <w:r w:rsidR="00153CEF">
        <w:rPr>
          <w:rFonts w:ascii="Times New Roman" w:eastAsia="標楷體" w:hAnsi="Times New Roman" w:hint="eastAsia"/>
        </w:rPr>
        <w:t>與使用者彼此之</w:t>
      </w:r>
      <w:r>
        <w:rPr>
          <w:rFonts w:ascii="Times New Roman" w:eastAsia="標楷體" w:hAnsi="Times New Roman" w:hint="eastAsia"/>
        </w:rPr>
        <w:t>間的相似程度</w:t>
      </w:r>
      <w:r w:rsidR="00A86FC1">
        <w:rPr>
          <w:rFonts w:ascii="Times New Roman" w:eastAsia="標楷體" w:hAnsi="Times New Roman" w:hint="eastAsia"/>
        </w:rPr>
        <w:t>並將使用者進行分群，再</w:t>
      </w:r>
      <w:r>
        <w:rPr>
          <w:rFonts w:ascii="Times New Roman" w:eastAsia="標楷體" w:hAnsi="Times New Roman" w:hint="eastAsia"/>
        </w:rPr>
        <w:t>將</w:t>
      </w:r>
      <w:r w:rsidR="00A86FC1">
        <w:rPr>
          <w:rFonts w:ascii="Times New Roman" w:eastAsia="標楷體" w:hAnsi="Times New Roman" w:hint="eastAsia"/>
        </w:rPr>
        <w:t>群內使用者所使用過之不同類別之</w:t>
      </w:r>
      <w:r>
        <w:rPr>
          <w:rFonts w:ascii="Times New Roman" w:eastAsia="標楷體" w:hAnsi="Times New Roman" w:hint="eastAsia"/>
        </w:rPr>
        <w:t>產品</w:t>
      </w:r>
      <w:r w:rsidR="00A86FC1">
        <w:rPr>
          <w:rFonts w:ascii="Times New Roman" w:eastAsia="標楷體" w:hAnsi="Times New Roman" w:hint="eastAsia"/>
        </w:rPr>
        <w:t>集合起來</w:t>
      </w:r>
      <w:r>
        <w:rPr>
          <w:rFonts w:ascii="Times New Roman" w:eastAsia="標楷體" w:hAnsi="Times New Roman" w:hint="eastAsia"/>
        </w:rPr>
        <w:t>推薦給目標使用者；因為在</w:t>
      </w:r>
      <w:r w:rsidR="008E555F">
        <w:rPr>
          <w:rFonts w:ascii="Times New Roman" w:eastAsia="標楷體" w:hAnsi="Times New Roman" w:hint="eastAsia"/>
        </w:rPr>
        <w:t>網站</w:t>
      </w:r>
      <w:r>
        <w:rPr>
          <w:rFonts w:ascii="Times New Roman" w:eastAsia="標楷體" w:hAnsi="Times New Roman" w:hint="eastAsia"/>
        </w:rPr>
        <w:t>上，使用者使用過的產品會分別散落在不同的類別中，</w:t>
      </w:r>
      <w:r w:rsidR="008E555F">
        <w:rPr>
          <w:rFonts w:ascii="Times New Roman" w:eastAsia="標楷體" w:hAnsi="Times New Roman" w:hint="eastAsia"/>
        </w:rPr>
        <w:t>所以</w:t>
      </w:r>
      <w:r>
        <w:rPr>
          <w:rFonts w:ascii="Times New Roman" w:eastAsia="標楷體" w:hAnsi="Times New Roman" w:hint="eastAsia"/>
        </w:rPr>
        <w:t>若是將與目標使用者相似之使用者所使用過之產品進行整理歸納，便可以得到一個與美妝保養</w:t>
      </w:r>
      <w:proofErr w:type="gramStart"/>
      <w:r>
        <w:rPr>
          <w:rFonts w:ascii="Times New Roman" w:eastAsia="標楷體" w:hAnsi="Times New Roman" w:hint="eastAsia"/>
        </w:rPr>
        <w:t>相關且跨產品</w:t>
      </w:r>
      <w:proofErr w:type="gramEnd"/>
      <w:r>
        <w:rPr>
          <w:rFonts w:ascii="Times New Roman" w:eastAsia="標楷體" w:hAnsi="Times New Roman" w:hint="eastAsia"/>
        </w:rPr>
        <w:t>種類的產品推薦</w:t>
      </w:r>
      <w:r w:rsidR="008E555F">
        <w:rPr>
          <w:rFonts w:ascii="Times New Roman" w:eastAsia="標楷體" w:hAnsi="Times New Roman" w:hint="eastAsia"/>
        </w:rPr>
        <w:t>集合</w:t>
      </w:r>
      <w:r>
        <w:rPr>
          <w:rFonts w:ascii="Times New Roman" w:eastAsia="標楷體" w:hAnsi="Times New Roman" w:hint="eastAsia"/>
        </w:rPr>
        <w:t>。</w:t>
      </w:r>
    </w:p>
    <w:p w14:paraId="0DDBAE7D" w14:textId="30834F72" w:rsidR="00416484" w:rsidRPr="00416484" w:rsidRDefault="00666FBD" w:rsidP="00416484">
      <w:pPr>
        <w:spacing w:line="360" w:lineRule="auto"/>
        <w:jc w:val="both"/>
        <w:rPr>
          <w:rFonts w:ascii="Times New Roman" w:eastAsia="標楷體" w:hAnsi="Times New Roman"/>
        </w:rPr>
      </w:pPr>
      <w:r>
        <w:rPr>
          <w:rFonts w:ascii="Times New Roman" w:eastAsia="標楷體" w:hAnsi="Times New Roman" w:hint="eastAsia"/>
        </w:rPr>
        <w:t xml:space="preserve">    </w:t>
      </w:r>
      <w:proofErr w:type="gramStart"/>
      <w:r w:rsidR="00067A14">
        <w:rPr>
          <w:rFonts w:ascii="Times New Roman" w:eastAsia="標楷體" w:hAnsi="Times New Roman" w:hint="eastAsia"/>
        </w:rPr>
        <w:t>使用者膚</w:t>
      </w:r>
      <w:proofErr w:type="gramEnd"/>
      <w:r w:rsidR="00067A14">
        <w:rPr>
          <w:rFonts w:ascii="Times New Roman" w:eastAsia="標楷體" w:hAnsi="Times New Roman" w:hint="eastAsia"/>
        </w:rPr>
        <w:t>質分類</w:t>
      </w:r>
      <w:r>
        <w:rPr>
          <w:rFonts w:ascii="Times New Roman" w:eastAsia="標楷體" w:hAnsi="Times New Roman" w:hint="eastAsia"/>
        </w:rPr>
        <w:t>可以依照肌膚含水量、含油量以及敏感程度劃分為五類：中性肌膚</w:t>
      </w:r>
      <w:r>
        <w:rPr>
          <w:rFonts w:ascii="Times New Roman" w:eastAsia="標楷體" w:hAnsi="Times New Roman" w:hint="eastAsia"/>
        </w:rPr>
        <w:t>(</w:t>
      </w:r>
      <w:r>
        <w:rPr>
          <w:rFonts w:ascii="Times New Roman" w:eastAsia="標楷體" w:hAnsi="Times New Roman"/>
        </w:rPr>
        <w:t>n</w:t>
      </w:r>
      <w:r w:rsidRPr="00666FBD">
        <w:rPr>
          <w:rFonts w:ascii="Times New Roman" w:eastAsia="標楷體" w:hAnsi="Times New Roman"/>
        </w:rPr>
        <w:t>orma</w:t>
      </w:r>
      <w:r>
        <w:rPr>
          <w:rFonts w:ascii="Times New Roman" w:eastAsia="標楷體" w:hAnsi="Times New Roman"/>
        </w:rPr>
        <w:t>l skin type</w:t>
      </w:r>
      <w:r>
        <w:rPr>
          <w:rFonts w:ascii="Times New Roman" w:eastAsia="標楷體" w:hAnsi="Times New Roman" w:hint="eastAsia"/>
        </w:rPr>
        <w:t>)</w:t>
      </w:r>
      <w:r>
        <w:rPr>
          <w:rFonts w:ascii="Times New Roman" w:eastAsia="標楷體" w:hAnsi="Times New Roman" w:hint="eastAsia"/>
        </w:rPr>
        <w:t>、油性肌膚</w:t>
      </w:r>
      <w:r>
        <w:rPr>
          <w:rFonts w:ascii="Times New Roman" w:eastAsia="標楷體" w:hAnsi="Times New Roman" w:hint="eastAsia"/>
        </w:rPr>
        <w:t>(</w:t>
      </w:r>
      <w:r>
        <w:rPr>
          <w:rFonts w:ascii="Times New Roman" w:eastAsia="標楷體" w:hAnsi="Times New Roman"/>
        </w:rPr>
        <w:t>o</w:t>
      </w:r>
      <w:r w:rsidRPr="00666FBD">
        <w:rPr>
          <w:rFonts w:ascii="Times New Roman" w:eastAsia="標楷體" w:hAnsi="Times New Roman"/>
        </w:rPr>
        <w:t>ily</w:t>
      </w:r>
      <w:r>
        <w:rPr>
          <w:rFonts w:ascii="Times New Roman" w:eastAsia="標楷體" w:hAnsi="Times New Roman"/>
        </w:rPr>
        <w:t xml:space="preserve"> skin type)</w:t>
      </w:r>
      <w:r>
        <w:rPr>
          <w:rFonts w:ascii="Times New Roman" w:eastAsia="標楷體" w:hAnsi="Times New Roman" w:hint="eastAsia"/>
        </w:rPr>
        <w:t>、乾性肌膚</w:t>
      </w:r>
      <w:r>
        <w:rPr>
          <w:rFonts w:ascii="Times New Roman" w:eastAsia="標楷體" w:hAnsi="Times New Roman" w:hint="eastAsia"/>
        </w:rPr>
        <w:t>(</w:t>
      </w:r>
      <w:r>
        <w:rPr>
          <w:rFonts w:ascii="Times New Roman" w:eastAsia="標楷體" w:hAnsi="Times New Roman"/>
        </w:rPr>
        <w:t>d</w:t>
      </w:r>
      <w:r w:rsidRPr="00666FBD">
        <w:rPr>
          <w:rFonts w:ascii="Times New Roman" w:eastAsia="標楷體" w:hAnsi="Times New Roman"/>
        </w:rPr>
        <w:t>ry</w:t>
      </w:r>
      <w:r>
        <w:rPr>
          <w:rFonts w:ascii="Times New Roman" w:eastAsia="標楷體" w:hAnsi="Times New Roman"/>
        </w:rPr>
        <w:t xml:space="preserve"> skin type)</w:t>
      </w:r>
      <w:r>
        <w:rPr>
          <w:rFonts w:ascii="Times New Roman" w:eastAsia="標楷體" w:hAnsi="Times New Roman" w:hint="eastAsia"/>
        </w:rPr>
        <w:t>、混合性肌膚</w:t>
      </w:r>
      <w:r>
        <w:rPr>
          <w:rFonts w:ascii="Times New Roman" w:eastAsia="標楷體" w:hAnsi="Times New Roman" w:hint="eastAsia"/>
        </w:rPr>
        <w:t>(</w:t>
      </w:r>
      <w:r>
        <w:rPr>
          <w:rFonts w:ascii="Times New Roman" w:eastAsia="標楷體" w:hAnsi="Times New Roman"/>
        </w:rPr>
        <w:t>C</w:t>
      </w:r>
      <w:r w:rsidRPr="00666FBD">
        <w:rPr>
          <w:rFonts w:ascii="Times New Roman" w:eastAsia="標楷體" w:hAnsi="Times New Roman"/>
        </w:rPr>
        <w:t>ombinatio</w:t>
      </w:r>
      <w:r>
        <w:rPr>
          <w:rFonts w:ascii="Times New Roman" w:eastAsia="標楷體" w:hAnsi="Times New Roman"/>
        </w:rPr>
        <w:t>n skin type</w:t>
      </w:r>
      <w:r>
        <w:rPr>
          <w:rFonts w:ascii="Times New Roman" w:eastAsia="標楷體" w:hAnsi="Times New Roman" w:hint="eastAsia"/>
        </w:rPr>
        <w:t>)</w:t>
      </w:r>
      <w:r>
        <w:rPr>
          <w:rFonts w:ascii="Times New Roman" w:eastAsia="標楷體" w:hAnsi="Times New Roman" w:hint="eastAsia"/>
        </w:rPr>
        <w:t>及敏感性肌膚</w:t>
      </w:r>
      <w:r>
        <w:rPr>
          <w:rFonts w:ascii="Times New Roman" w:eastAsia="標楷體" w:hAnsi="Times New Roman" w:hint="eastAsia"/>
        </w:rPr>
        <w:t>(</w:t>
      </w:r>
      <w:r>
        <w:rPr>
          <w:rFonts w:ascii="Times New Roman" w:eastAsia="標楷體" w:hAnsi="Times New Roman"/>
        </w:rPr>
        <w:t>s</w:t>
      </w:r>
      <w:r w:rsidRPr="00666FBD">
        <w:rPr>
          <w:rFonts w:ascii="Times New Roman" w:eastAsia="標楷體" w:hAnsi="Times New Roman"/>
        </w:rPr>
        <w:t>ensitive</w:t>
      </w:r>
      <w:r>
        <w:rPr>
          <w:rFonts w:ascii="Times New Roman" w:eastAsia="標楷體" w:hAnsi="Times New Roman" w:hint="eastAsia"/>
        </w:rPr>
        <w:t xml:space="preserve"> </w:t>
      </w:r>
      <w:r>
        <w:rPr>
          <w:rFonts w:ascii="Times New Roman" w:eastAsia="標楷體" w:hAnsi="Times New Roman"/>
        </w:rPr>
        <w:t>skin type)</w:t>
      </w:r>
      <w:r>
        <w:rPr>
          <w:rFonts w:ascii="Times New Roman" w:eastAsia="標楷體" w:hAnsi="Times New Roman"/>
        </w:rPr>
        <w:fldChar w:fldCharType="begin">
          <w:fldData xml:space="preserve">PEVuZE5vdGU+PENpdGU+PEF1dGhvcj5XZWJNRDwvQXV0aG9yPjxZZWFyPjIwMTU8L1llYXI+PFJl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</w:fldData>
        </w:fldChar>
      </w:r>
      <w:r>
        <w:rPr>
          <w:rFonts w:ascii="Times New Roman" w:eastAsia="標楷體" w:hAnsi="Times New Roman"/>
        </w:rPr>
        <w:instrText xml:space="preserve"> ADDIN EN.CITE </w:instrText>
      </w:r>
      <w:r>
        <w:rPr>
          <w:rFonts w:ascii="Times New Roman" w:eastAsia="標楷體" w:hAnsi="Times New Roman"/>
        </w:rPr>
        <w:fldChar w:fldCharType="begin">
          <w:fldData xml:space="preserve">PEVuZE5vdGU+PENpdGU+PEF1dGhvcj5XZWJNRDwvQXV0aG9yPjxZZWFyPjIwMTU8L1llYXI+PFJl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</w:fldData>
        </w:fldChar>
      </w:r>
      <w:r>
        <w:rPr>
          <w:rFonts w:ascii="Times New Roman" w:eastAsia="標楷體" w:hAnsi="Times New Roman"/>
        </w:rPr>
        <w:instrText xml:space="preserve"> ADDIN EN.CITE.DATA </w:instrText>
      </w:r>
      <w:r>
        <w:rPr>
          <w:rFonts w:ascii="Times New Roman" w:eastAsia="標楷體" w:hAnsi="Times New Roman"/>
        </w:rPr>
      </w:r>
      <w:r>
        <w:rPr>
          <w:rFonts w:ascii="Times New Roman" w:eastAsia="標楷體" w:hAnsi="Times New Roman"/>
        </w:rPr>
        <w:fldChar w:fldCharType="end"/>
      </w:r>
      <w:r>
        <w:rPr>
          <w:rFonts w:ascii="Times New Roman" w:eastAsia="標楷體" w:hAnsi="Times New Roman"/>
        </w:rPr>
      </w:r>
      <w:r>
        <w:rPr>
          <w:rFonts w:ascii="Times New Roman" w:eastAsia="標楷體" w:hAnsi="Times New Roman"/>
        </w:rPr>
        <w:fldChar w:fldCharType="separate"/>
      </w:r>
      <w:r>
        <w:rPr>
          <w:rFonts w:ascii="Times New Roman" w:eastAsia="標楷體" w:hAnsi="Times New Roman" w:hint="eastAsia"/>
          <w:noProof/>
        </w:rPr>
        <w:t>(</w:t>
      </w:r>
      <w:hyperlink w:anchor="_ENREF_9" w:tooltip="FashionGuide華人第一女性時尚美妝傳媒, 2015 #61" w:history="1">
        <w:r w:rsidR="00BF6AFD">
          <w:rPr>
            <w:rFonts w:ascii="Times New Roman" w:eastAsia="標楷體" w:hAnsi="Times New Roman" w:hint="eastAsia"/>
            <w:noProof/>
          </w:rPr>
          <w:t>FashionGuide</w:t>
        </w:r>
        <w:r w:rsidR="00BF6AFD">
          <w:rPr>
            <w:rFonts w:ascii="Times New Roman" w:eastAsia="標楷體" w:hAnsi="Times New Roman" w:hint="eastAsia"/>
            <w:noProof/>
          </w:rPr>
          <w:t>華人第一女性時尚美妝傳媒</w:t>
        </w:r>
        <w:r w:rsidR="00BF6AFD">
          <w:rPr>
            <w:rFonts w:ascii="Times New Roman" w:eastAsia="標楷體" w:hAnsi="Times New Roman" w:hint="eastAsia"/>
            <w:noProof/>
          </w:rPr>
          <w:t>, 2015</w:t>
        </w:r>
      </w:hyperlink>
      <w:r>
        <w:rPr>
          <w:rFonts w:ascii="Times New Roman" w:eastAsia="標楷體" w:hAnsi="Times New Roman" w:hint="eastAsia"/>
          <w:noProof/>
        </w:rPr>
        <w:t xml:space="preserve">; </w:t>
      </w:r>
      <w:hyperlink w:anchor="_ENREF_30" w:tooltip="UrCosme, 2015 #49" w:history="1">
        <w:r w:rsidR="00BF6AFD">
          <w:rPr>
            <w:rFonts w:ascii="Times New Roman" w:eastAsia="標楷體" w:hAnsi="Times New Roman" w:hint="eastAsia"/>
            <w:noProof/>
          </w:rPr>
          <w:t>UrCosme, 2015</w:t>
        </w:r>
      </w:hyperlink>
      <w:r>
        <w:rPr>
          <w:rFonts w:ascii="Times New Roman" w:eastAsia="標楷體" w:hAnsi="Times New Roman" w:hint="eastAsia"/>
          <w:noProof/>
        </w:rPr>
        <w:t xml:space="preserve">; </w:t>
      </w:r>
      <w:hyperlink w:anchor="_ENREF_31" w:tooltip="WebMD, 2015 #63" w:history="1">
        <w:r w:rsidR="00BF6AFD">
          <w:rPr>
            <w:rFonts w:ascii="Times New Roman" w:eastAsia="標楷體" w:hAnsi="Times New Roman" w:hint="eastAsia"/>
            <w:noProof/>
          </w:rPr>
          <w:t>WebMD, 2015</w:t>
        </w:r>
      </w:hyperlink>
      <w:r>
        <w:rPr>
          <w:rFonts w:ascii="Times New Roman" w:eastAsia="標楷體" w:hAnsi="Times New Roman" w:hint="eastAsia"/>
          <w:noProof/>
        </w:rPr>
        <w:t>)</w:t>
      </w:r>
      <w:r>
        <w:rPr>
          <w:rFonts w:ascii="Times New Roman" w:eastAsia="標楷體" w:hAnsi="Times New Roman"/>
        </w:rPr>
        <w:fldChar w:fldCharType="end"/>
      </w:r>
      <w:r>
        <w:rPr>
          <w:rFonts w:ascii="Times New Roman" w:eastAsia="標楷體" w:hAnsi="Times New Roman" w:hint="eastAsia"/>
        </w:rPr>
        <w:t>。美妝保養產品使用者在選擇其需求時會考慮其膚質狀況進行產品選擇，因此</w:t>
      </w:r>
      <w:r w:rsidR="00416484">
        <w:rPr>
          <w:rFonts w:ascii="Times New Roman" w:eastAsia="標楷體" w:hAnsi="Times New Roman" w:hint="eastAsia"/>
        </w:rPr>
        <w:t>本研究將以此為依據先對資料集內的使用者進行膚質狀況分類，</w:t>
      </w:r>
      <w:commentRangeStart w:id="45"/>
      <w:proofErr w:type="gramStart"/>
      <w:r w:rsidR="00416484">
        <w:rPr>
          <w:rFonts w:ascii="Times New Roman" w:eastAsia="標楷體" w:hAnsi="Times New Roman" w:hint="eastAsia"/>
        </w:rPr>
        <w:t>分類表如</w:t>
      </w:r>
      <w:proofErr w:type="gramEnd"/>
      <w:r w:rsidR="00416484">
        <w:rPr>
          <w:rFonts w:ascii="Times New Roman" w:eastAsia="標楷體" w:hAnsi="Times New Roman"/>
        </w:rPr>
        <w:fldChar w:fldCharType="begin"/>
      </w:r>
      <w:r w:rsidR="00416484">
        <w:rPr>
          <w:rFonts w:ascii="Times New Roman" w:eastAsia="標楷體" w:hAnsi="Times New Roman"/>
        </w:rPr>
        <w:instrText xml:space="preserve"> </w:instrText>
      </w:r>
      <w:r w:rsidR="00416484">
        <w:rPr>
          <w:rFonts w:ascii="Times New Roman" w:eastAsia="標楷體" w:hAnsi="Times New Roman" w:hint="eastAsia"/>
        </w:rPr>
        <w:instrText>REF _Ref436218043 \h</w:instrText>
      </w:r>
      <w:r w:rsidR="00416484">
        <w:rPr>
          <w:rFonts w:ascii="Times New Roman" w:eastAsia="標楷體" w:hAnsi="Times New Roman"/>
        </w:rPr>
        <w:instrText xml:space="preserve"> </w:instrText>
      </w:r>
      <w:r w:rsidR="00416484">
        <w:rPr>
          <w:rFonts w:ascii="Times New Roman" w:eastAsia="標楷體" w:hAnsi="Times New Roman"/>
        </w:rPr>
      </w:r>
      <w:r w:rsidR="00416484">
        <w:rPr>
          <w:rFonts w:ascii="Times New Roman" w:eastAsia="標楷體" w:hAnsi="Times New Roman"/>
        </w:rPr>
        <w:fldChar w:fldCharType="separate"/>
      </w:r>
      <w:r w:rsidR="000E103D" w:rsidRPr="00C341CF">
        <w:rPr>
          <w:rFonts w:ascii="Times New Roman" w:eastAsia="標楷體" w:hAnsi="Times New Roman" w:hint="eastAsia"/>
        </w:rPr>
        <w:t>圖</w:t>
      </w:r>
      <w:r w:rsidR="000E103D" w:rsidRPr="00C341CF">
        <w:rPr>
          <w:rFonts w:ascii="Times New Roman" w:eastAsia="標楷體" w:hAnsi="Times New Roman" w:hint="eastAsia"/>
        </w:rPr>
        <w:t xml:space="preserve"> </w:t>
      </w:r>
      <w:r w:rsidR="000E103D">
        <w:rPr>
          <w:rFonts w:ascii="Times New Roman" w:eastAsia="標楷體" w:hAnsi="Times New Roman"/>
          <w:noProof/>
        </w:rPr>
        <w:t>3</w:t>
      </w:r>
      <w:r w:rsidR="000E103D">
        <w:rPr>
          <w:rFonts w:ascii="Times New Roman" w:eastAsia="標楷體" w:hAnsi="Times New Roman"/>
        </w:rPr>
        <w:noBreakHyphen/>
      </w:r>
      <w:r w:rsidR="000E103D">
        <w:rPr>
          <w:rFonts w:ascii="Times New Roman" w:eastAsia="標楷體" w:hAnsi="Times New Roman"/>
          <w:noProof/>
        </w:rPr>
        <w:t>4</w:t>
      </w:r>
      <w:r w:rsidR="00416484">
        <w:rPr>
          <w:rFonts w:ascii="Times New Roman" w:eastAsia="標楷體" w:hAnsi="Times New Roman"/>
        </w:rPr>
        <w:fldChar w:fldCharType="end"/>
      </w:r>
      <w:r w:rsidR="00416484">
        <w:rPr>
          <w:rFonts w:ascii="Times New Roman" w:eastAsia="標楷體" w:hAnsi="Times New Roman" w:hint="eastAsia"/>
        </w:rPr>
        <w:t>所示</w:t>
      </w:r>
      <w:commentRangeEnd w:id="45"/>
      <w:r w:rsidR="00ED2C5A">
        <w:rPr>
          <w:rStyle w:val="a3"/>
          <w:rFonts w:ascii="Calibri" w:eastAsia="新細明體" w:hAnsi="Calibri" w:cs="Times New Roman"/>
        </w:rPr>
        <w:commentReference w:id="45"/>
      </w:r>
      <w:r w:rsidR="00416484">
        <w:rPr>
          <w:rFonts w:ascii="Times New Roman" w:eastAsia="標楷體" w:hAnsi="Times New Roman" w:hint="eastAsia"/>
        </w:rPr>
        <w:t>，以利後續實驗。</w:t>
      </w:r>
    </w:p>
    <w:p w14:paraId="6A3CF11B" w14:textId="2FFBD301" w:rsidR="008D46EB" w:rsidRDefault="00CD36A3" w:rsidP="0039601A">
      <w:pPr>
        <w:spacing w:line="360" w:lineRule="auto"/>
        <w:jc w:val="both"/>
        <w:rPr>
          <w:rFonts w:ascii="Times New Roman" w:eastAsia="標楷體" w:hAnsi="Times New Roman"/>
        </w:rPr>
      </w:pPr>
      <w:r>
        <w:rPr>
          <w:rFonts w:ascii="Times New Roman" w:eastAsia="標楷體" w:hAnsi="Times New Roman" w:hint="eastAsia"/>
        </w:rPr>
        <w:t xml:space="preserve">    </w:t>
      </w:r>
      <w:r w:rsidR="004C7BAA">
        <w:rPr>
          <w:rFonts w:ascii="Times New Roman" w:eastAsia="標楷體" w:hAnsi="Times New Roman" w:hint="eastAsia"/>
        </w:rPr>
        <w:t>大部分的產品推薦通常針對使用者</w:t>
      </w:r>
      <w:r w:rsidR="001E3008">
        <w:rPr>
          <w:rFonts w:ascii="Times New Roman" w:eastAsia="標楷體" w:hAnsi="Times New Roman" w:hint="eastAsia"/>
        </w:rPr>
        <w:t>的瀏覽紀錄</w:t>
      </w:r>
      <w:r w:rsidR="008D46EB">
        <w:rPr>
          <w:rFonts w:ascii="Times New Roman" w:eastAsia="標楷體" w:hAnsi="Times New Roman" w:hint="eastAsia"/>
        </w:rPr>
        <w:t>或是使用者對於項目的評分</w:t>
      </w:r>
      <w:r w:rsidR="001E3008">
        <w:rPr>
          <w:rFonts w:ascii="Times New Roman" w:eastAsia="標楷體" w:hAnsi="Times New Roman" w:hint="eastAsia"/>
        </w:rPr>
        <w:t>來推薦相似的物品，</w:t>
      </w:r>
      <w:r w:rsidR="004C7BAA">
        <w:rPr>
          <w:rFonts w:ascii="Times New Roman" w:eastAsia="標楷體" w:hAnsi="Times New Roman" w:hint="eastAsia"/>
        </w:rPr>
        <w:t>本研究</w:t>
      </w:r>
      <w:r w:rsidR="001E3008">
        <w:rPr>
          <w:rFonts w:ascii="Times New Roman" w:eastAsia="標楷體" w:hAnsi="Times New Roman" w:hint="eastAsia"/>
        </w:rPr>
        <w:t>則</w:t>
      </w:r>
      <w:r w:rsidR="004C7BAA">
        <w:rPr>
          <w:rFonts w:ascii="Times New Roman" w:eastAsia="標楷體" w:hAnsi="Times New Roman" w:hint="eastAsia"/>
        </w:rPr>
        <w:t>希望可以</w:t>
      </w:r>
      <w:r w:rsidR="00E70317">
        <w:rPr>
          <w:rFonts w:ascii="Times New Roman" w:eastAsia="標楷體" w:hAnsi="Times New Roman" w:hint="eastAsia"/>
        </w:rPr>
        <w:t>在進行推薦時，將</w:t>
      </w:r>
      <w:r w:rsidR="004C7BAA">
        <w:rPr>
          <w:rFonts w:ascii="Times New Roman" w:eastAsia="標楷體" w:hAnsi="Times New Roman" w:hint="eastAsia"/>
        </w:rPr>
        <w:t>使用者的相似程度</w:t>
      </w:r>
      <w:r w:rsidR="00E70317">
        <w:rPr>
          <w:rFonts w:ascii="Times New Roman" w:eastAsia="標楷體" w:hAnsi="Times New Roman" w:hint="eastAsia"/>
        </w:rPr>
        <w:t>與其對產品所發表的評論一起納入考量</w:t>
      </w:r>
      <w:r w:rsidR="004C7BAA">
        <w:rPr>
          <w:rFonts w:ascii="Times New Roman" w:eastAsia="標楷體" w:hAnsi="Times New Roman" w:hint="eastAsia"/>
        </w:rPr>
        <w:t>，並將推薦之產品形成</w:t>
      </w:r>
      <w:r w:rsidR="004C7BAA" w:rsidRPr="004D7480">
        <w:rPr>
          <w:rFonts w:ascii="Times New Roman" w:eastAsia="標楷體" w:hAnsi="Times New Roman" w:hint="eastAsia"/>
        </w:rPr>
        <w:t>產品</w:t>
      </w:r>
      <w:r w:rsidR="0039090B" w:rsidRPr="004D7480">
        <w:rPr>
          <w:rFonts w:ascii="Times New Roman" w:eastAsia="標楷體" w:hAnsi="Times New Roman" w:hint="eastAsia"/>
        </w:rPr>
        <w:t>集</w:t>
      </w:r>
      <w:r w:rsidR="004C7BAA" w:rsidRPr="004D7480">
        <w:rPr>
          <w:rFonts w:ascii="Times New Roman" w:eastAsia="標楷體" w:hAnsi="Times New Roman" w:hint="eastAsia"/>
        </w:rPr>
        <w:t>，</w:t>
      </w:r>
      <w:r w:rsidR="00BC767A">
        <w:rPr>
          <w:rFonts w:ascii="Times New Roman" w:eastAsia="標楷體" w:hAnsi="Times New Roman" w:hint="eastAsia"/>
        </w:rPr>
        <w:t>以</w:t>
      </w:r>
      <w:r w:rsidR="001E3008">
        <w:rPr>
          <w:rFonts w:ascii="Times New Roman" w:eastAsia="標楷體" w:hAnsi="Times New Roman" w:hint="eastAsia"/>
        </w:rPr>
        <w:t>對使用者進行跨種類的產品推薦，而非只是針對相似產品進行推薦。</w:t>
      </w:r>
      <w:r w:rsidR="004C7BAA">
        <w:rPr>
          <w:rFonts w:ascii="Times New Roman" w:eastAsia="標楷體" w:hAnsi="Times New Roman" w:hint="eastAsia"/>
        </w:rPr>
        <w:t>本研究將使用自行撰寫的程式進行資料收集，</w:t>
      </w:r>
      <w:r w:rsidR="006630AD">
        <w:rPr>
          <w:rFonts w:ascii="Times New Roman" w:eastAsia="標楷體" w:hAnsi="Times New Roman" w:hint="eastAsia"/>
        </w:rPr>
        <w:t>所需要的資料</w:t>
      </w:r>
      <w:r w:rsidR="004C7BAA">
        <w:rPr>
          <w:rFonts w:ascii="Times New Roman" w:eastAsia="標楷體" w:hAnsi="Times New Roman" w:hint="eastAsia"/>
        </w:rPr>
        <w:t>包含：使用者</w:t>
      </w:r>
      <w:r w:rsidR="008D46EB">
        <w:rPr>
          <w:rFonts w:ascii="Times New Roman" w:eastAsia="標楷體" w:hAnsi="Times New Roman" w:hint="eastAsia"/>
        </w:rPr>
        <w:t>資訊</w:t>
      </w:r>
      <w:r w:rsidR="008D46EB">
        <w:rPr>
          <w:rFonts w:ascii="Times New Roman" w:eastAsia="標楷體" w:hAnsi="Times New Roman" w:hint="eastAsia"/>
        </w:rPr>
        <w:t>(</w:t>
      </w:r>
      <w:r w:rsidR="004D7480">
        <w:rPr>
          <w:rFonts w:ascii="Times New Roman" w:eastAsia="標楷體" w:hAnsi="Times New Roman" w:hint="eastAsia"/>
        </w:rPr>
        <w:t>含其編號及</w:t>
      </w:r>
      <w:r w:rsidR="008D46EB">
        <w:rPr>
          <w:rFonts w:ascii="Times New Roman" w:eastAsia="標楷體" w:hAnsi="Times New Roman" w:hint="eastAsia"/>
        </w:rPr>
        <w:t>膚質狀況</w:t>
      </w:r>
      <w:r w:rsidR="008D46EB">
        <w:rPr>
          <w:rFonts w:ascii="Times New Roman" w:eastAsia="標楷體" w:hAnsi="Times New Roman" w:hint="eastAsia"/>
        </w:rPr>
        <w:t>)</w:t>
      </w:r>
      <w:r w:rsidR="008D46EB">
        <w:rPr>
          <w:rFonts w:ascii="Times New Roman" w:eastAsia="標楷體" w:hAnsi="Times New Roman" w:hint="eastAsia"/>
        </w:rPr>
        <w:t>和產品資訊</w:t>
      </w:r>
      <w:r w:rsidR="008D46EB">
        <w:rPr>
          <w:rFonts w:ascii="Times New Roman" w:eastAsia="標楷體" w:hAnsi="Times New Roman" w:hint="eastAsia"/>
        </w:rPr>
        <w:t>(</w:t>
      </w:r>
      <w:r w:rsidR="008D46EB">
        <w:rPr>
          <w:rFonts w:ascii="Times New Roman" w:eastAsia="標楷體" w:hAnsi="Times New Roman" w:hint="eastAsia"/>
        </w:rPr>
        <w:t>含產品類別、產品名稱、</w:t>
      </w:r>
      <w:proofErr w:type="gramStart"/>
      <w:r w:rsidR="008D46EB">
        <w:rPr>
          <w:rFonts w:ascii="Times New Roman" w:eastAsia="標楷體" w:hAnsi="Times New Roman" w:hint="eastAsia"/>
        </w:rPr>
        <w:t>心得及篇數</w:t>
      </w:r>
      <w:proofErr w:type="gramEnd"/>
      <w:r w:rsidR="008D46EB">
        <w:rPr>
          <w:rFonts w:ascii="Times New Roman" w:eastAsia="標楷體" w:hAnsi="Times New Roman" w:hint="eastAsia"/>
        </w:rPr>
        <w:t>)</w:t>
      </w:r>
      <w:r w:rsidR="006630AD">
        <w:rPr>
          <w:rFonts w:ascii="Times New Roman" w:eastAsia="標楷體" w:hAnsi="Times New Roman" w:hint="eastAsia"/>
        </w:rPr>
        <w:t>。資料收集完畢後會進行統</w:t>
      </w:r>
      <w:r w:rsidR="00EE57E4">
        <w:rPr>
          <w:rFonts w:ascii="Times New Roman" w:eastAsia="標楷體" w:hAnsi="Times New Roman" w:hint="eastAsia"/>
        </w:rPr>
        <w:t>計</w:t>
      </w:r>
      <w:r w:rsidR="006630AD">
        <w:rPr>
          <w:rFonts w:ascii="Times New Roman" w:eastAsia="標楷體" w:hAnsi="Times New Roman" w:hint="eastAsia"/>
        </w:rPr>
        <w:t>整理，最後會產生符合本研究需求的資料集</w:t>
      </w:r>
      <w:r w:rsidR="008D46EB">
        <w:rPr>
          <w:rFonts w:ascii="Times New Roman" w:eastAsia="標楷體" w:hAnsi="Times New Roman" w:hint="eastAsia"/>
        </w:rPr>
        <w:t>，資料集</w:t>
      </w:r>
      <w:r w:rsidR="005C4402">
        <w:rPr>
          <w:rFonts w:ascii="Times New Roman" w:eastAsia="標楷體" w:hAnsi="Times New Roman" w:hint="eastAsia"/>
        </w:rPr>
        <w:t>結構</w:t>
      </w:r>
      <w:r w:rsidR="008D46EB">
        <w:rPr>
          <w:rFonts w:ascii="Times New Roman" w:eastAsia="標楷體" w:hAnsi="Times New Roman" w:hint="eastAsia"/>
        </w:rPr>
        <w:t>圖示如</w:t>
      </w:r>
      <w:r w:rsidR="005C4402">
        <w:rPr>
          <w:rFonts w:ascii="Times New Roman" w:eastAsia="標楷體" w:hAnsi="Times New Roman" w:hint="eastAsia"/>
        </w:rPr>
        <w:t>下</w:t>
      </w:r>
      <w:r w:rsidR="005C4402">
        <w:rPr>
          <w:rFonts w:ascii="Times New Roman" w:eastAsia="標楷體" w:hAnsi="Times New Roman"/>
        </w:rPr>
        <w:fldChar w:fldCharType="begin"/>
      </w:r>
      <w:r w:rsidR="005C4402">
        <w:rPr>
          <w:rFonts w:ascii="Times New Roman" w:eastAsia="標楷體" w:hAnsi="Times New Roman"/>
        </w:rPr>
        <w:instrText xml:space="preserve"> </w:instrText>
      </w:r>
      <w:r w:rsidR="005C4402">
        <w:rPr>
          <w:rFonts w:ascii="Times New Roman" w:eastAsia="標楷體" w:hAnsi="Times New Roman" w:hint="eastAsia"/>
        </w:rPr>
        <w:instrText>REF _Ref434527259</w:instrText>
      </w:r>
      <w:r w:rsidR="005C4402">
        <w:rPr>
          <w:rFonts w:ascii="Times New Roman" w:eastAsia="標楷體" w:hAnsi="Times New Roman"/>
        </w:rPr>
        <w:instrText xml:space="preserve"> </w:instrText>
      </w:r>
      <w:r w:rsidR="005C4402">
        <w:rPr>
          <w:rFonts w:ascii="Times New Roman" w:eastAsia="標楷體" w:hAnsi="Times New Roman"/>
        </w:rPr>
        <w:fldChar w:fldCharType="separate"/>
      </w:r>
      <w:r w:rsidR="000E103D" w:rsidRPr="008D46EB">
        <w:rPr>
          <w:rFonts w:ascii="Times New Roman" w:eastAsia="標楷體" w:hAnsi="Times New Roman" w:hint="eastAsia"/>
        </w:rPr>
        <w:t>圖</w:t>
      </w:r>
      <w:r w:rsidR="000E103D" w:rsidRPr="008D46EB">
        <w:rPr>
          <w:rFonts w:ascii="Times New Roman" w:eastAsia="標楷體" w:hAnsi="Times New Roman" w:hint="eastAsia"/>
        </w:rPr>
        <w:t xml:space="preserve"> </w:t>
      </w:r>
      <w:r w:rsidR="000E103D">
        <w:rPr>
          <w:rFonts w:ascii="Times New Roman" w:eastAsia="標楷體" w:hAnsi="Times New Roman"/>
          <w:noProof/>
        </w:rPr>
        <w:t>3</w:t>
      </w:r>
      <w:r w:rsidR="000E103D">
        <w:rPr>
          <w:rFonts w:ascii="Times New Roman" w:eastAsia="標楷體" w:hAnsi="Times New Roman"/>
        </w:rPr>
        <w:noBreakHyphen/>
      </w:r>
      <w:r w:rsidR="000E103D">
        <w:rPr>
          <w:rFonts w:ascii="Times New Roman" w:eastAsia="標楷體" w:hAnsi="Times New Roman"/>
          <w:noProof/>
        </w:rPr>
        <w:t>2</w:t>
      </w:r>
      <w:r w:rsidR="005C4402">
        <w:rPr>
          <w:rFonts w:ascii="Times New Roman" w:eastAsia="標楷體" w:hAnsi="Times New Roman"/>
        </w:rPr>
        <w:fldChar w:fldCharType="end"/>
      </w:r>
      <w:r w:rsidR="005C4402">
        <w:rPr>
          <w:rFonts w:ascii="Times New Roman" w:eastAsia="標楷體" w:hAnsi="Times New Roman" w:hint="eastAsia"/>
        </w:rPr>
        <w:t>所示</w:t>
      </w:r>
      <w:r w:rsidR="006630AD">
        <w:rPr>
          <w:rFonts w:ascii="Times New Roman" w:eastAsia="標楷體" w:hAnsi="Times New Roman" w:hint="eastAsia"/>
        </w:rPr>
        <w:t>。</w:t>
      </w:r>
    </w:p>
    <w:p w14:paraId="3EFA7D37" w14:textId="77777777" w:rsidR="008D46EB" w:rsidRDefault="00E70317" w:rsidP="008D46EB">
      <w:pPr>
        <w:keepNext/>
        <w:spacing w:line="360" w:lineRule="auto"/>
        <w:jc w:val="center"/>
      </w:pPr>
      <w:r>
        <w:rPr>
          <w:noProof/>
        </w:rPr>
        <w:lastRenderedPageBreak/>
        <w:drawing>
          <wp:inline distT="0" distB="0" distL="0" distR="0" wp14:anchorId="6B555908" wp14:editId="44457394">
            <wp:extent cx="2857500" cy="216154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59110" cy="2162765"/>
                    </a:xfrm>
                    <a:prstGeom prst="rect">
                      <a:avLst/>
                    </a:prstGeom>
                    <a:noFill/>
                  </pic:spPr>
                </pic:pic>
              </a:graphicData>
            </a:graphic>
          </wp:inline>
        </w:drawing>
      </w:r>
    </w:p>
    <w:p w14:paraId="2AA269BE" w14:textId="16823466" w:rsidR="008D46EB" w:rsidRDefault="008D46EB" w:rsidP="008D46EB">
      <w:pPr>
        <w:pStyle w:val="a6"/>
        <w:jc w:val="center"/>
        <w:rPr>
          <w:rFonts w:ascii="Times New Roman" w:eastAsia="標楷體" w:hAnsi="Times New Roman"/>
          <w:sz w:val="24"/>
        </w:rPr>
      </w:pPr>
      <w:bookmarkStart w:id="46" w:name="_Ref434527259"/>
      <w:bookmarkStart w:id="47" w:name="_Ref434527201"/>
      <w:bookmarkStart w:id="48" w:name="_Toc449108446"/>
      <w:r w:rsidRPr="008D46EB">
        <w:rPr>
          <w:rFonts w:ascii="Times New Roman" w:eastAsia="標楷體" w:hAnsi="Times New Roman" w:hint="eastAsia"/>
          <w:sz w:val="24"/>
        </w:rPr>
        <w:t>圖</w:t>
      </w:r>
      <w:r w:rsidRPr="008D46EB">
        <w:rPr>
          <w:rFonts w:ascii="Times New Roman" w:eastAsia="標楷體" w:hAnsi="Times New Roman" w:hint="eastAsia"/>
          <w:sz w:val="24"/>
        </w:rPr>
        <w:t xml:space="preserve"> </w:t>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STYLEREF 1 \s</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3</w:t>
      </w:r>
      <w:r w:rsidR="003F22AB">
        <w:rPr>
          <w:rFonts w:ascii="Times New Roman" w:eastAsia="標楷體" w:hAnsi="Times New Roman"/>
          <w:sz w:val="24"/>
        </w:rPr>
        <w:fldChar w:fldCharType="end"/>
      </w:r>
      <w:r w:rsidR="003F22AB">
        <w:rPr>
          <w:rFonts w:ascii="Times New Roman" w:eastAsia="標楷體" w:hAnsi="Times New Roman"/>
          <w:sz w:val="24"/>
        </w:rPr>
        <w:noBreakHyphen/>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 xml:space="preserve">SEQ </w:instrText>
      </w:r>
      <w:r w:rsidR="003F22AB">
        <w:rPr>
          <w:rFonts w:ascii="Times New Roman" w:eastAsia="標楷體" w:hAnsi="Times New Roman" w:hint="eastAsia"/>
          <w:sz w:val="24"/>
        </w:rPr>
        <w:instrText>圖</w:instrText>
      </w:r>
      <w:r w:rsidR="003F22AB">
        <w:rPr>
          <w:rFonts w:ascii="Times New Roman" w:eastAsia="標楷體" w:hAnsi="Times New Roman" w:hint="eastAsia"/>
          <w:sz w:val="24"/>
        </w:rPr>
        <w:instrText xml:space="preserve"> \* ARABIC \s 1</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2</w:t>
      </w:r>
      <w:r w:rsidR="003F22AB">
        <w:rPr>
          <w:rFonts w:ascii="Times New Roman" w:eastAsia="標楷體" w:hAnsi="Times New Roman"/>
          <w:sz w:val="24"/>
        </w:rPr>
        <w:fldChar w:fldCharType="end"/>
      </w:r>
      <w:bookmarkEnd w:id="46"/>
      <w:r w:rsidR="00F775EF">
        <w:rPr>
          <w:rFonts w:ascii="Times New Roman" w:eastAsia="標楷體" w:hAnsi="Times New Roman" w:hint="eastAsia"/>
          <w:sz w:val="24"/>
        </w:rPr>
        <w:t xml:space="preserve"> </w:t>
      </w:r>
      <w:r w:rsidRPr="008D46EB">
        <w:rPr>
          <w:rFonts w:ascii="Times New Roman" w:eastAsia="標楷體" w:hAnsi="Times New Roman" w:hint="eastAsia"/>
          <w:sz w:val="24"/>
        </w:rPr>
        <w:t>資料集</w:t>
      </w:r>
      <w:r w:rsidR="005C4402" w:rsidRPr="005C4402">
        <w:rPr>
          <w:rFonts w:ascii="Times New Roman" w:eastAsia="標楷體" w:hAnsi="Times New Roman" w:hint="eastAsia"/>
          <w:sz w:val="24"/>
        </w:rPr>
        <w:t>結構</w:t>
      </w:r>
      <w:r w:rsidRPr="008D46EB">
        <w:rPr>
          <w:rFonts w:ascii="Times New Roman" w:eastAsia="標楷體" w:hAnsi="Times New Roman" w:hint="eastAsia"/>
          <w:sz w:val="24"/>
        </w:rPr>
        <w:t>圖示</w:t>
      </w:r>
      <w:bookmarkEnd w:id="47"/>
      <w:bookmarkEnd w:id="48"/>
    </w:p>
    <w:p w14:paraId="33BF71CB" w14:textId="77777777" w:rsidR="008E555F" w:rsidRPr="008E555F" w:rsidRDefault="008E555F" w:rsidP="008E555F"/>
    <w:p w14:paraId="527D556E" w14:textId="7C983581" w:rsidR="006630AD" w:rsidRDefault="006630AD" w:rsidP="0039601A">
      <w:pPr>
        <w:spacing w:line="360" w:lineRule="auto"/>
        <w:jc w:val="both"/>
        <w:rPr>
          <w:rFonts w:ascii="Times New Roman" w:eastAsia="標楷體" w:hAnsi="Times New Roman"/>
        </w:rPr>
      </w:pPr>
      <w:r>
        <w:rPr>
          <w:rFonts w:ascii="Times New Roman" w:eastAsia="標楷體" w:hAnsi="Times New Roman" w:hint="eastAsia"/>
        </w:rPr>
        <w:t xml:space="preserve">    </w:t>
      </w:r>
      <w:r w:rsidR="00D030A3">
        <w:rPr>
          <w:rFonts w:ascii="Times New Roman" w:eastAsia="標楷體" w:hAnsi="Times New Roman" w:hint="eastAsia"/>
        </w:rPr>
        <w:t>本文研究架構分為資料</w:t>
      </w:r>
      <w:r w:rsidR="005C4402">
        <w:rPr>
          <w:rFonts w:ascii="Times New Roman" w:eastAsia="標楷體" w:hAnsi="Times New Roman" w:hint="eastAsia"/>
        </w:rPr>
        <w:t>收集與</w:t>
      </w:r>
      <w:r w:rsidR="00D030A3">
        <w:rPr>
          <w:rFonts w:ascii="Times New Roman" w:eastAsia="標楷體" w:hAnsi="Times New Roman" w:hint="eastAsia"/>
        </w:rPr>
        <w:t>前處理模組、</w:t>
      </w:r>
      <w:r w:rsidR="004D7480">
        <w:rPr>
          <w:rFonts w:ascii="Times New Roman" w:eastAsia="標楷體" w:hAnsi="Times New Roman" w:hint="eastAsia"/>
        </w:rPr>
        <w:t>使用者與產品分群模組</w:t>
      </w:r>
      <w:r w:rsidR="005C4402">
        <w:rPr>
          <w:rFonts w:ascii="Times New Roman" w:eastAsia="標楷體" w:hAnsi="Times New Roman" w:hint="eastAsia"/>
        </w:rPr>
        <w:t>、</w:t>
      </w:r>
      <w:r w:rsidR="004D7480">
        <w:rPr>
          <w:rFonts w:ascii="Times New Roman" w:eastAsia="標楷體" w:hAnsi="Times New Roman" w:hint="eastAsia"/>
        </w:rPr>
        <w:t>產品集合模組</w:t>
      </w:r>
      <w:r w:rsidR="00AD121B">
        <w:rPr>
          <w:rFonts w:ascii="Times New Roman" w:eastAsia="標楷體" w:hAnsi="Times New Roman" w:hint="eastAsia"/>
        </w:rPr>
        <w:t>及</w:t>
      </w:r>
      <w:r w:rsidR="005C4402">
        <w:rPr>
          <w:rFonts w:ascii="Times New Roman" w:eastAsia="標楷體" w:hAnsi="Times New Roman" w:hint="eastAsia"/>
        </w:rPr>
        <w:t>產品集</w:t>
      </w:r>
      <w:r w:rsidR="00D030A3">
        <w:rPr>
          <w:rFonts w:ascii="Times New Roman" w:eastAsia="標楷體" w:hAnsi="Times New Roman" w:hint="eastAsia"/>
        </w:rPr>
        <w:t>推薦模組</w:t>
      </w:r>
      <w:r w:rsidR="00AD121B">
        <w:rPr>
          <w:rFonts w:ascii="Times New Roman" w:eastAsia="標楷體" w:hAnsi="Times New Roman" w:hint="eastAsia"/>
        </w:rPr>
        <w:t>，</w:t>
      </w:r>
      <w:r w:rsidR="004D7480">
        <w:rPr>
          <w:rFonts w:ascii="Times New Roman" w:eastAsia="標楷體" w:hAnsi="Times New Roman" w:hint="eastAsia"/>
        </w:rPr>
        <w:t>並欲</w:t>
      </w:r>
      <w:r w:rsidR="00A86FC1">
        <w:rPr>
          <w:rFonts w:ascii="Times New Roman" w:eastAsia="標楷體" w:hAnsi="Times New Roman" w:hint="eastAsia"/>
        </w:rPr>
        <w:t>透過這些</w:t>
      </w:r>
      <w:r w:rsidR="00AD121B">
        <w:rPr>
          <w:rFonts w:ascii="Times New Roman" w:eastAsia="標楷體" w:hAnsi="Times New Roman" w:hint="eastAsia"/>
        </w:rPr>
        <w:t>模組找出相似的同一群使用者所建構之包含不同類型產</w:t>
      </w:r>
      <w:r w:rsidR="00AD121B" w:rsidRPr="004D7480">
        <w:rPr>
          <w:rFonts w:ascii="Times New Roman" w:eastAsia="標楷體" w:hAnsi="Times New Roman" w:hint="eastAsia"/>
        </w:rPr>
        <w:t>品的產品</w:t>
      </w:r>
      <w:r w:rsidR="0039090B" w:rsidRPr="004D7480">
        <w:rPr>
          <w:rFonts w:ascii="Times New Roman" w:eastAsia="標楷體" w:hAnsi="Times New Roman" w:hint="eastAsia"/>
        </w:rPr>
        <w:t>集</w:t>
      </w:r>
      <w:r w:rsidR="00AD121B" w:rsidRPr="004D7480">
        <w:rPr>
          <w:rFonts w:ascii="Times New Roman" w:eastAsia="標楷體" w:hAnsi="Times New Roman" w:hint="eastAsia"/>
        </w:rPr>
        <w:t>，以作</w:t>
      </w:r>
      <w:r w:rsidR="00AD121B">
        <w:rPr>
          <w:rFonts w:ascii="Times New Roman" w:eastAsia="標楷體" w:hAnsi="Times New Roman" w:hint="eastAsia"/>
        </w:rPr>
        <w:t>為其他</w:t>
      </w:r>
      <w:proofErr w:type="gramStart"/>
      <w:r w:rsidR="00AD121B">
        <w:rPr>
          <w:rFonts w:ascii="Times New Roman" w:eastAsia="標楷體" w:hAnsi="Times New Roman" w:hint="eastAsia"/>
        </w:rPr>
        <w:t>與此群使用者</w:t>
      </w:r>
      <w:proofErr w:type="gramEnd"/>
      <w:r w:rsidR="00AD121B">
        <w:rPr>
          <w:rFonts w:ascii="Times New Roman" w:eastAsia="標楷體" w:hAnsi="Times New Roman" w:hint="eastAsia"/>
        </w:rPr>
        <w:t>相似之</w:t>
      </w:r>
      <w:r w:rsidR="005C4402">
        <w:rPr>
          <w:rFonts w:ascii="Times New Roman" w:eastAsia="標楷體" w:hAnsi="Times New Roman" w:hint="eastAsia"/>
        </w:rPr>
        <w:t>目標使用者</w:t>
      </w:r>
      <w:r w:rsidR="004D7480">
        <w:rPr>
          <w:rFonts w:ascii="Times New Roman" w:eastAsia="標楷體" w:hAnsi="Times New Roman" w:hint="eastAsia"/>
        </w:rPr>
        <w:t>進行購買</w:t>
      </w:r>
      <w:r w:rsidR="005C4402">
        <w:rPr>
          <w:rFonts w:ascii="Times New Roman" w:eastAsia="標楷體" w:hAnsi="Times New Roman" w:hint="eastAsia"/>
        </w:rPr>
        <w:t>決策</w:t>
      </w:r>
      <w:r w:rsidR="004D7480">
        <w:rPr>
          <w:rFonts w:ascii="Times New Roman" w:eastAsia="標楷體" w:hAnsi="Times New Roman" w:hint="eastAsia"/>
        </w:rPr>
        <w:t>之</w:t>
      </w:r>
      <w:r w:rsidR="00AD121B">
        <w:rPr>
          <w:rFonts w:ascii="Times New Roman" w:eastAsia="標楷體" w:hAnsi="Times New Roman" w:hint="eastAsia"/>
        </w:rPr>
        <w:t>參考依據</w:t>
      </w:r>
      <w:r w:rsidR="00D030A3">
        <w:rPr>
          <w:rFonts w:ascii="Times New Roman" w:eastAsia="標楷體" w:hAnsi="Times New Roman" w:hint="eastAsia"/>
        </w:rPr>
        <w:t>。</w:t>
      </w:r>
      <w:r w:rsidR="00192FAB">
        <w:rPr>
          <w:rFonts w:ascii="Times New Roman" w:eastAsia="標楷體" w:hAnsi="Times New Roman"/>
          <w:shd w:val="pct15" w:color="auto" w:fill="FFFFFF"/>
        </w:rPr>
        <w:fldChar w:fldCharType="begin"/>
      </w:r>
      <w:r w:rsidR="00192FAB">
        <w:rPr>
          <w:rFonts w:ascii="Times New Roman" w:eastAsia="標楷體" w:hAnsi="Times New Roman"/>
        </w:rPr>
        <w:instrText xml:space="preserve"> </w:instrText>
      </w:r>
      <w:r w:rsidR="00192FAB">
        <w:rPr>
          <w:rFonts w:ascii="Times New Roman" w:eastAsia="標楷體" w:hAnsi="Times New Roman" w:hint="eastAsia"/>
        </w:rPr>
        <w:instrText>REF _Ref434593380 \h</w:instrText>
      </w:r>
      <w:r w:rsidR="00192FAB">
        <w:rPr>
          <w:rFonts w:ascii="Times New Roman" w:eastAsia="標楷體" w:hAnsi="Times New Roman"/>
        </w:rPr>
        <w:instrText xml:space="preserve"> </w:instrText>
      </w:r>
      <w:r w:rsidR="00192FAB">
        <w:rPr>
          <w:rFonts w:ascii="Times New Roman" w:eastAsia="標楷體" w:hAnsi="Times New Roman"/>
          <w:shd w:val="pct15" w:color="auto" w:fill="FFFFFF"/>
        </w:rPr>
      </w:r>
      <w:r w:rsidR="00192FAB">
        <w:rPr>
          <w:rFonts w:ascii="Times New Roman" w:eastAsia="標楷體" w:hAnsi="Times New Roman"/>
          <w:shd w:val="pct15" w:color="auto" w:fill="FFFFFF"/>
        </w:rPr>
        <w:fldChar w:fldCharType="separate"/>
      </w:r>
      <w:r w:rsidR="000E103D" w:rsidRPr="00192FAB">
        <w:rPr>
          <w:rFonts w:ascii="Times New Roman" w:eastAsia="標楷體" w:hAnsi="Times New Roman" w:hint="eastAsia"/>
        </w:rPr>
        <w:t>圖</w:t>
      </w:r>
      <w:r w:rsidR="000E103D" w:rsidRPr="00192FAB">
        <w:rPr>
          <w:rFonts w:ascii="Times New Roman" w:eastAsia="標楷體" w:hAnsi="Times New Roman" w:hint="eastAsia"/>
        </w:rPr>
        <w:t xml:space="preserve"> </w:t>
      </w:r>
      <w:r w:rsidR="000E103D">
        <w:rPr>
          <w:rFonts w:ascii="Times New Roman" w:eastAsia="標楷體" w:hAnsi="Times New Roman"/>
          <w:noProof/>
        </w:rPr>
        <w:t>3</w:t>
      </w:r>
      <w:r w:rsidR="000E103D">
        <w:rPr>
          <w:rFonts w:ascii="Times New Roman" w:eastAsia="標楷體" w:hAnsi="Times New Roman"/>
        </w:rPr>
        <w:noBreakHyphen/>
      </w:r>
      <w:r w:rsidR="000E103D">
        <w:rPr>
          <w:rFonts w:ascii="Times New Roman" w:eastAsia="標楷體" w:hAnsi="Times New Roman"/>
          <w:noProof/>
        </w:rPr>
        <w:t>3</w:t>
      </w:r>
      <w:r w:rsidR="00192FAB">
        <w:rPr>
          <w:rFonts w:ascii="Times New Roman" w:eastAsia="標楷體" w:hAnsi="Times New Roman"/>
          <w:shd w:val="pct15" w:color="auto" w:fill="FFFFFF"/>
        </w:rPr>
        <w:fldChar w:fldCharType="end"/>
      </w:r>
      <w:r w:rsidR="005C4402" w:rsidRPr="005C4402">
        <w:rPr>
          <w:rFonts w:ascii="Times New Roman" w:eastAsia="標楷體" w:hAnsi="Times New Roman" w:hint="eastAsia"/>
        </w:rPr>
        <w:t>為本研究之研究架構圖，</w:t>
      </w:r>
      <w:r w:rsidR="00D030A3">
        <w:rPr>
          <w:rFonts w:ascii="Times New Roman" w:eastAsia="標楷體" w:hAnsi="Times New Roman" w:hint="eastAsia"/>
        </w:rPr>
        <w:t>以下將針對各模組</w:t>
      </w:r>
      <w:r w:rsidR="005C4402">
        <w:rPr>
          <w:rFonts w:ascii="Times New Roman" w:eastAsia="標楷體" w:hAnsi="Times New Roman" w:hint="eastAsia"/>
        </w:rPr>
        <w:t>的功能與</w:t>
      </w:r>
      <w:r w:rsidR="00D030A3">
        <w:rPr>
          <w:rFonts w:ascii="Times New Roman" w:eastAsia="標楷體" w:hAnsi="Times New Roman" w:hint="eastAsia"/>
        </w:rPr>
        <w:t>目的進行簡單的</w:t>
      </w:r>
      <w:r w:rsidR="005C4402">
        <w:rPr>
          <w:rFonts w:ascii="Times New Roman" w:eastAsia="標楷體" w:hAnsi="Times New Roman" w:hint="eastAsia"/>
        </w:rPr>
        <w:t>說明</w:t>
      </w:r>
      <w:r w:rsidR="00D030A3">
        <w:rPr>
          <w:rFonts w:ascii="Times New Roman" w:eastAsia="標楷體" w:hAnsi="Times New Roman" w:hint="eastAsia"/>
        </w:rPr>
        <w:t>：</w:t>
      </w:r>
    </w:p>
    <w:p w14:paraId="2D435140" w14:textId="42AF2E33" w:rsidR="00D030A3" w:rsidRDefault="00D030A3" w:rsidP="003356C0">
      <w:pPr>
        <w:pStyle w:val="a7"/>
        <w:numPr>
          <w:ilvl w:val="0"/>
          <w:numId w:val="6"/>
        </w:numPr>
        <w:spacing w:line="360" w:lineRule="auto"/>
        <w:ind w:leftChars="0"/>
        <w:jc w:val="both"/>
        <w:rPr>
          <w:rFonts w:ascii="Times New Roman" w:eastAsia="標楷體" w:hAnsi="Times New Roman"/>
        </w:rPr>
      </w:pPr>
      <w:r>
        <w:rPr>
          <w:rFonts w:ascii="Times New Roman" w:eastAsia="標楷體" w:hAnsi="Times New Roman" w:hint="eastAsia"/>
        </w:rPr>
        <w:t>資料前處理</w:t>
      </w:r>
      <w:r w:rsidR="0079337B">
        <w:rPr>
          <w:rFonts w:ascii="Times New Roman" w:eastAsia="標楷體" w:hAnsi="Times New Roman" w:hint="eastAsia"/>
        </w:rPr>
        <w:t>(</w:t>
      </w:r>
      <w:r w:rsidR="000A784D">
        <w:rPr>
          <w:rFonts w:ascii="Times New Roman" w:eastAsia="標楷體" w:hAnsi="Times New Roman"/>
        </w:rPr>
        <w:t>d</w:t>
      </w:r>
      <w:r w:rsidR="0079337B">
        <w:rPr>
          <w:rFonts w:ascii="Times New Roman" w:eastAsia="標楷體" w:hAnsi="Times New Roman"/>
        </w:rPr>
        <w:t xml:space="preserve">ata </w:t>
      </w:r>
      <w:r w:rsidR="000A784D">
        <w:rPr>
          <w:rFonts w:ascii="Times New Roman" w:eastAsia="標楷體" w:hAnsi="Times New Roman"/>
        </w:rPr>
        <w:t>p</w:t>
      </w:r>
      <w:r w:rsidR="0079337B">
        <w:rPr>
          <w:rFonts w:ascii="Times New Roman" w:eastAsia="標楷體" w:hAnsi="Times New Roman"/>
        </w:rPr>
        <w:t>reprocessing</w:t>
      </w:r>
      <w:r w:rsidR="0079337B">
        <w:rPr>
          <w:rFonts w:ascii="Times New Roman" w:eastAsia="標楷體" w:hAnsi="Times New Roman" w:hint="eastAsia"/>
        </w:rPr>
        <w:t>)</w:t>
      </w:r>
      <w:r>
        <w:rPr>
          <w:rFonts w:ascii="Times New Roman" w:eastAsia="標楷體" w:hAnsi="Times New Roman" w:hint="eastAsia"/>
        </w:rPr>
        <w:t>模組</w:t>
      </w:r>
      <w:r w:rsidR="007D61BC">
        <w:rPr>
          <w:rFonts w:ascii="Times New Roman" w:eastAsia="標楷體" w:hAnsi="Times New Roman" w:hint="eastAsia"/>
        </w:rPr>
        <w:t>：</w:t>
      </w:r>
    </w:p>
    <w:p w14:paraId="665A3CFE" w14:textId="75539291" w:rsidR="008572BB" w:rsidRDefault="008572BB" w:rsidP="008572BB">
      <w:pPr>
        <w:pStyle w:val="a7"/>
        <w:spacing w:line="360" w:lineRule="auto"/>
        <w:ind w:leftChars="0"/>
        <w:jc w:val="both"/>
        <w:rPr>
          <w:rFonts w:ascii="Times New Roman" w:eastAsia="標楷體" w:hAnsi="Times New Roman"/>
        </w:rPr>
      </w:pPr>
      <w:r>
        <w:rPr>
          <w:rFonts w:ascii="Times New Roman" w:eastAsia="標楷體" w:hAnsi="Times New Roman" w:hint="eastAsia"/>
        </w:rPr>
        <w:t>在此模組中將會進行資料收集以及資料前處理。</w:t>
      </w:r>
    </w:p>
    <w:p w14:paraId="443904FE" w14:textId="544E14CC" w:rsidR="008572BB" w:rsidRDefault="008572BB" w:rsidP="003356C0">
      <w:pPr>
        <w:pStyle w:val="a7"/>
        <w:numPr>
          <w:ilvl w:val="0"/>
          <w:numId w:val="10"/>
        </w:numPr>
        <w:spacing w:line="360" w:lineRule="auto"/>
        <w:ind w:leftChars="0"/>
        <w:jc w:val="both"/>
        <w:rPr>
          <w:rFonts w:ascii="Times New Roman" w:eastAsia="標楷體" w:hAnsi="Times New Roman"/>
        </w:rPr>
      </w:pPr>
      <w:r>
        <w:rPr>
          <w:rFonts w:ascii="Times New Roman" w:eastAsia="標楷體" w:hAnsi="Times New Roman" w:hint="eastAsia"/>
        </w:rPr>
        <w:t>資料</w:t>
      </w:r>
      <w:r w:rsidR="000A784D">
        <w:rPr>
          <w:rFonts w:ascii="Times New Roman" w:eastAsia="標楷體" w:hAnsi="Times New Roman" w:hint="eastAsia"/>
        </w:rPr>
        <w:t>蒐</w:t>
      </w:r>
      <w:r>
        <w:rPr>
          <w:rFonts w:ascii="Times New Roman" w:eastAsia="標楷體" w:hAnsi="Times New Roman" w:hint="eastAsia"/>
        </w:rPr>
        <w:t>集：</w:t>
      </w:r>
      <w:r w:rsidR="007D61BC" w:rsidRPr="008572BB">
        <w:rPr>
          <w:rFonts w:ascii="Times New Roman" w:eastAsia="標楷體" w:hAnsi="Times New Roman" w:hint="eastAsia"/>
        </w:rPr>
        <w:t>本研究利用自行撰寫之程式</w:t>
      </w:r>
      <w:r w:rsidR="000A784D">
        <w:rPr>
          <w:rFonts w:ascii="Times New Roman" w:eastAsia="標楷體" w:hAnsi="Times New Roman" w:hint="eastAsia"/>
        </w:rPr>
        <w:t>蒐</w:t>
      </w:r>
      <w:r w:rsidR="000A784D" w:rsidRPr="008572BB">
        <w:rPr>
          <w:rFonts w:ascii="Times New Roman" w:eastAsia="標楷體" w:hAnsi="Times New Roman" w:hint="eastAsia"/>
        </w:rPr>
        <w:t>集</w:t>
      </w:r>
      <w:r w:rsidR="007D61BC" w:rsidRPr="008572BB">
        <w:rPr>
          <w:rFonts w:ascii="Times New Roman" w:eastAsia="標楷體" w:hAnsi="Times New Roman" w:hint="eastAsia"/>
        </w:rPr>
        <w:t>美妝保養社群網路平台的使用者資訊，包含：使用者編號、</w:t>
      </w:r>
      <w:proofErr w:type="gramStart"/>
      <w:r w:rsidR="007D61BC" w:rsidRPr="008572BB">
        <w:rPr>
          <w:rFonts w:ascii="Times New Roman" w:eastAsia="標楷體" w:hAnsi="Times New Roman" w:hint="eastAsia"/>
        </w:rPr>
        <w:t>使用者膚</w:t>
      </w:r>
      <w:proofErr w:type="gramEnd"/>
      <w:r w:rsidR="007D61BC" w:rsidRPr="008572BB">
        <w:rPr>
          <w:rFonts w:ascii="Times New Roman" w:eastAsia="標楷體" w:hAnsi="Times New Roman" w:hint="eastAsia"/>
        </w:rPr>
        <w:t>質狀況、使用</w:t>
      </w:r>
      <w:r w:rsidR="00F726C3">
        <w:rPr>
          <w:rFonts w:ascii="Times New Roman" w:eastAsia="標楷體" w:hAnsi="Times New Roman" w:hint="eastAsia"/>
        </w:rPr>
        <w:t>者</w:t>
      </w:r>
      <w:r w:rsidR="007D61BC" w:rsidRPr="008572BB">
        <w:rPr>
          <w:rFonts w:ascii="Times New Roman" w:eastAsia="標楷體" w:hAnsi="Times New Roman" w:hint="eastAsia"/>
        </w:rPr>
        <w:t>產品心得，及產品資訊</w:t>
      </w:r>
      <w:r w:rsidR="005C4402" w:rsidRPr="008572BB">
        <w:rPr>
          <w:rFonts w:ascii="Times New Roman" w:eastAsia="標楷體" w:hAnsi="Times New Roman" w:hint="eastAsia"/>
        </w:rPr>
        <w:t>(</w:t>
      </w:r>
      <w:r w:rsidR="005C4402" w:rsidRPr="008572BB">
        <w:rPr>
          <w:rFonts w:ascii="Times New Roman" w:eastAsia="標楷體" w:hAnsi="Times New Roman" w:hint="eastAsia"/>
        </w:rPr>
        <w:t>包含產品名稱及產品心得篇數</w:t>
      </w:r>
      <w:r w:rsidR="005C4402" w:rsidRPr="008572BB">
        <w:rPr>
          <w:rFonts w:ascii="Times New Roman" w:eastAsia="標楷體" w:hAnsi="Times New Roman" w:hint="eastAsia"/>
        </w:rPr>
        <w:t>)</w:t>
      </w:r>
      <w:r w:rsidR="007D61BC" w:rsidRPr="008572BB">
        <w:rPr>
          <w:rFonts w:ascii="Times New Roman" w:eastAsia="標楷體" w:hAnsi="Times New Roman" w:hint="eastAsia"/>
        </w:rPr>
        <w:t>等。取得資料後會將資料儲存在資料庫中並進行簡單的整理，例如將產品</w:t>
      </w:r>
      <w:r w:rsidR="00FC21B0" w:rsidRPr="008572BB">
        <w:rPr>
          <w:rFonts w:ascii="Times New Roman" w:eastAsia="標楷體" w:hAnsi="Times New Roman" w:hint="eastAsia"/>
        </w:rPr>
        <w:t>種類進行統合，再依據統合後的產品種類將產品所屬種類重新記錄</w:t>
      </w:r>
      <w:r w:rsidR="007D61BC" w:rsidRPr="008572BB">
        <w:rPr>
          <w:rFonts w:ascii="Times New Roman" w:eastAsia="標楷體" w:hAnsi="Times New Roman" w:hint="eastAsia"/>
        </w:rPr>
        <w:t>。</w:t>
      </w:r>
    </w:p>
    <w:p w14:paraId="329A64D5" w14:textId="19A19938" w:rsidR="008B2461" w:rsidRDefault="008572BB" w:rsidP="003356C0">
      <w:pPr>
        <w:pStyle w:val="a7"/>
        <w:numPr>
          <w:ilvl w:val="0"/>
          <w:numId w:val="10"/>
        </w:numPr>
        <w:spacing w:line="360" w:lineRule="auto"/>
        <w:ind w:leftChars="0"/>
        <w:jc w:val="both"/>
        <w:rPr>
          <w:rFonts w:ascii="Times New Roman" w:eastAsia="標楷體" w:hAnsi="Times New Roman"/>
        </w:rPr>
      </w:pPr>
      <w:r>
        <w:rPr>
          <w:rFonts w:ascii="Times New Roman" w:eastAsia="標楷體" w:hAnsi="Times New Roman" w:hint="eastAsia"/>
        </w:rPr>
        <w:t>資料前處理：資料</w:t>
      </w:r>
      <w:r w:rsidR="000A784D">
        <w:rPr>
          <w:rFonts w:ascii="Times New Roman" w:eastAsia="標楷體" w:hAnsi="Times New Roman" w:hint="eastAsia"/>
        </w:rPr>
        <w:t>蒐</w:t>
      </w:r>
      <w:r>
        <w:rPr>
          <w:rFonts w:ascii="Times New Roman" w:eastAsia="標楷體" w:hAnsi="Times New Roman" w:hint="eastAsia"/>
        </w:rPr>
        <w:t>集完畢後，為了方便後續實驗計算，</w:t>
      </w:r>
      <w:r w:rsidR="007C7CEB">
        <w:rPr>
          <w:rFonts w:ascii="Times New Roman" w:eastAsia="標楷體" w:hAnsi="Times New Roman" w:hint="eastAsia"/>
        </w:rPr>
        <w:t>所以</w:t>
      </w:r>
      <w:r>
        <w:rPr>
          <w:rFonts w:ascii="Times New Roman" w:eastAsia="標楷體" w:hAnsi="Times New Roman" w:hint="eastAsia"/>
        </w:rPr>
        <w:t>在此模組中會先</w:t>
      </w:r>
      <w:r w:rsidR="007C7CEB">
        <w:rPr>
          <w:rFonts w:ascii="Times New Roman" w:eastAsia="標楷體" w:hAnsi="Times New Roman" w:hint="eastAsia"/>
        </w:rPr>
        <w:t>針</w:t>
      </w:r>
      <w:r>
        <w:rPr>
          <w:rFonts w:ascii="Times New Roman" w:eastAsia="標楷體" w:hAnsi="Times New Roman" w:hint="eastAsia"/>
        </w:rPr>
        <w:t>對資料</w:t>
      </w:r>
      <w:r w:rsidR="007C7CEB">
        <w:rPr>
          <w:rFonts w:ascii="Times New Roman" w:eastAsia="標楷體" w:hAnsi="Times New Roman" w:hint="eastAsia"/>
        </w:rPr>
        <w:t>集</w:t>
      </w:r>
      <w:r>
        <w:rPr>
          <w:rFonts w:ascii="Times New Roman" w:eastAsia="標楷體" w:hAnsi="Times New Roman" w:hint="eastAsia"/>
        </w:rPr>
        <w:t>進行前置處理</w:t>
      </w:r>
      <w:r w:rsidR="001F74C6">
        <w:rPr>
          <w:rFonts w:ascii="Times New Roman" w:eastAsia="標楷體" w:hAnsi="Times New Roman" w:hint="eastAsia"/>
        </w:rPr>
        <w:t>。</w:t>
      </w:r>
      <w:r w:rsidR="008B2461">
        <w:rPr>
          <w:rFonts w:ascii="Times New Roman" w:eastAsia="標楷體" w:hAnsi="Times New Roman" w:hint="eastAsia"/>
        </w:rPr>
        <w:t>首先，</w:t>
      </w:r>
      <w:r w:rsidR="001F74C6">
        <w:rPr>
          <w:rFonts w:ascii="Times New Roman" w:eastAsia="標楷體" w:hAnsi="Times New Roman" w:hint="eastAsia"/>
        </w:rPr>
        <w:t>資料集</w:t>
      </w:r>
      <w:r w:rsidR="008B2461">
        <w:rPr>
          <w:rFonts w:ascii="Times New Roman" w:eastAsia="標楷體" w:hAnsi="Times New Roman" w:hint="eastAsia"/>
        </w:rPr>
        <w:t>中</w:t>
      </w:r>
      <w:r w:rsidR="001F74C6">
        <w:rPr>
          <w:rFonts w:ascii="Times New Roman" w:eastAsia="標楷體" w:hAnsi="Times New Roman" w:hint="eastAsia"/>
        </w:rPr>
        <w:t>的使用者資訊部分，因為</w:t>
      </w:r>
      <w:r w:rsidR="008B2461">
        <w:rPr>
          <w:rFonts w:ascii="Times New Roman" w:eastAsia="標楷體" w:hAnsi="Times New Roman" w:hint="eastAsia"/>
        </w:rPr>
        <w:t>本研究計畫在資料集中找出與目標使用者相似之使用者群集，因此需要對使用者進行分群處理。此部分實驗需要以使用者之特徵進行運算，因此將會對資料集中之使用者資訊及其</w:t>
      </w:r>
      <w:r w:rsidR="004736CC">
        <w:rPr>
          <w:rFonts w:ascii="Times New Roman" w:eastAsia="標楷體" w:hAnsi="Times New Roman" w:hint="eastAsia"/>
        </w:rPr>
        <w:t>使用產品之狀況</w:t>
      </w:r>
      <w:r w:rsidR="008B2461">
        <w:rPr>
          <w:rFonts w:ascii="Times New Roman" w:eastAsia="標楷體" w:hAnsi="Times New Roman" w:hint="eastAsia"/>
        </w:rPr>
        <w:t>進行特徵擷取，以利於計算使用者間之相似度。</w:t>
      </w:r>
    </w:p>
    <w:p w14:paraId="22C67A9A" w14:textId="22C61269" w:rsidR="0079337B" w:rsidRDefault="0079337B" w:rsidP="003356C0">
      <w:pPr>
        <w:pStyle w:val="a7"/>
        <w:numPr>
          <w:ilvl w:val="0"/>
          <w:numId w:val="6"/>
        </w:numPr>
        <w:spacing w:line="360" w:lineRule="auto"/>
        <w:ind w:leftChars="0"/>
        <w:jc w:val="both"/>
        <w:rPr>
          <w:rFonts w:ascii="Times New Roman" w:eastAsia="標楷體" w:hAnsi="Times New Roman"/>
        </w:rPr>
      </w:pPr>
      <w:r>
        <w:rPr>
          <w:rFonts w:ascii="Times New Roman" w:eastAsia="標楷體" w:hAnsi="Times New Roman" w:hint="eastAsia"/>
        </w:rPr>
        <w:lastRenderedPageBreak/>
        <w:t>使用者</w:t>
      </w:r>
      <w:r w:rsidR="008366AF">
        <w:rPr>
          <w:rFonts w:ascii="Times New Roman" w:eastAsia="標楷體" w:hAnsi="Times New Roman" w:hint="eastAsia"/>
        </w:rPr>
        <w:t>分群</w:t>
      </w:r>
      <w:r w:rsidR="008366AF">
        <w:rPr>
          <w:rFonts w:ascii="Times New Roman" w:eastAsia="標楷體" w:hAnsi="Times New Roman" w:hint="eastAsia"/>
        </w:rPr>
        <w:t>(C</w:t>
      </w:r>
      <w:r w:rsidR="008366AF">
        <w:rPr>
          <w:rFonts w:ascii="Times New Roman" w:eastAsia="標楷體" w:hAnsi="Times New Roman"/>
        </w:rPr>
        <w:t>lustering</w:t>
      </w:r>
      <w:r w:rsidR="008366AF">
        <w:rPr>
          <w:rFonts w:ascii="Times New Roman" w:eastAsia="標楷體" w:hAnsi="Times New Roman" w:hint="eastAsia"/>
        </w:rPr>
        <w:t>)</w:t>
      </w:r>
      <w:r>
        <w:rPr>
          <w:rFonts w:ascii="Times New Roman" w:eastAsia="標楷體" w:hAnsi="Times New Roman" w:hint="eastAsia"/>
        </w:rPr>
        <w:t>模組：</w:t>
      </w:r>
    </w:p>
    <w:p w14:paraId="2E9831E2" w14:textId="6894F2C8" w:rsidR="008572BB" w:rsidRDefault="008572BB" w:rsidP="008572BB">
      <w:pPr>
        <w:pStyle w:val="a7"/>
        <w:spacing w:line="360" w:lineRule="auto"/>
        <w:ind w:leftChars="0"/>
        <w:jc w:val="both"/>
        <w:rPr>
          <w:rFonts w:ascii="Times New Roman" w:eastAsia="標楷體" w:hAnsi="Times New Roman"/>
        </w:rPr>
      </w:pPr>
      <w:r>
        <w:rPr>
          <w:rFonts w:ascii="Times New Roman" w:eastAsia="標楷體" w:hAnsi="Times New Roman" w:hint="eastAsia"/>
        </w:rPr>
        <w:t>在此模組中將會對資料進行相似度計算以及分群處理。</w:t>
      </w:r>
    </w:p>
    <w:p w14:paraId="3532C051" w14:textId="66090F67" w:rsidR="008572BB" w:rsidRDefault="008572BB" w:rsidP="003356C0">
      <w:pPr>
        <w:pStyle w:val="a7"/>
        <w:numPr>
          <w:ilvl w:val="0"/>
          <w:numId w:val="9"/>
        </w:numPr>
        <w:spacing w:line="360" w:lineRule="auto"/>
        <w:ind w:leftChars="0"/>
        <w:jc w:val="both"/>
        <w:rPr>
          <w:rFonts w:ascii="Times New Roman" w:eastAsia="標楷體" w:hAnsi="Times New Roman"/>
        </w:rPr>
      </w:pPr>
      <w:r>
        <w:rPr>
          <w:rFonts w:ascii="Times New Roman" w:eastAsia="標楷體" w:hAnsi="Times New Roman" w:hint="eastAsia"/>
        </w:rPr>
        <w:t>相似度計算：資料經過前處理模組之後預計會得到使用者與</w:t>
      </w:r>
      <w:r w:rsidR="00A625A6">
        <w:rPr>
          <w:rFonts w:ascii="Times New Roman" w:eastAsia="標楷體" w:hAnsi="Times New Roman" w:hint="eastAsia"/>
        </w:rPr>
        <w:t>使用過之產品所構成</w:t>
      </w:r>
      <w:r>
        <w:rPr>
          <w:rFonts w:ascii="Times New Roman" w:eastAsia="標楷體" w:hAnsi="Times New Roman" w:hint="eastAsia"/>
        </w:rPr>
        <w:t>的「使用者</w:t>
      </w:r>
      <w:proofErr w:type="gramStart"/>
      <w:r>
        <w:rPr>
          <w:rFonts w:ascii="Times New Roman" w:eastAsia="標楷體" w:hAnsi="Times New Roman" w:hint="eastAsia"/>
        </w:rPr>
        <w:t>—</w:t>
      </w:r>
      <w:proofErr w:type="gramEnd"/>
      <w:r>
        <w:rPr>
          <w:rFonts w:ascii="Times New Roman" w:eastAsia="標楷體" w:hAnsi="Times New Roman" w:hint="eastAsia"/>
        </w:rPr>
        <w:t>使用者</w:t>
      </w:r>
      <w:r w:rsidR="00A625A6">
        <w:rPr>
          <w:rFonts w:ascii="Times New Roman" w:eastAsia="標楷體" w:hAnsi="Times New Roman" w:hint="eastAsia"/>
        </w:rPr>
        <w:t>使用產品</w:t>
      </w:r>
      <w:r>
        <w:rPr>
          <w:rFonts w:ascii="Times New Roman" w:eastAsia="標楷體" w:hAnsi="Times New Roman" w:hint="eastAsia"/>
        </w:rPr>
        <w:t>」矩陣</w:t>
      </w:r>
      <w:r w:rsidR="008B2461">
        <w:rPr>
          <w:rFonts w:ascii="Times New Roman" w:eastAsia="標楷體" w:hAnsi="Times New Roman" w:hint="eastAsia"/>
        </w:rPr>
        <w:t>，得到此矩陣後將會進行相似度計算，</w:t>
      </w:r>
      <w:r w:rsidR="00BA7EDA">
        <w:rPr>
          <w:rFonts w:ascii="Times New Roman" w:eastAsia="標楷體" w:hAnsi="Times New Roman" w:hint="eastAsia"/>
        </w:rPr>
        <w:t>找</w:t>
      </w:r>
      <w:r w:rsidR="00F655A7">
        <w:rPr>
          <w:rFonts w:ascii="Times New Roman" w:eastAsia="標楷體" w:hAnsi="Times New Roman" w:hint="eastAsia"/>
        </w:rPr>
        <w:t>出</w:t>
      </w:r>
      <w:r w:rsidR="008B2461">
        <w:rPr>
          <w:rFonts w:ascii="Times New Roman" w:eastAsia="標楷體" w:hAnsi="Times New Roman" w:hint="eastAsia"/>
        </w:rPr>
        <w:t>資料集中使用者</w:t>
      </w:r>
      <w:r w:rsidR="00F655A7">
        <w:rPr>
          <w:rFonts w:ascii="Times New Roman" w:eastAsia="標楷體" w:hAnsi="Times New Roman" w:hint="eastAsia"/>
        </w:rPr>
        <w:t>與</w:t>
      </w:r>
      <w:proofErr w:type="gramStart"/>
      <w:r w:rsidR="00F655A7">
        <w:rPr>
          <w:rFonts w:ascii="Times New Roman" w:eastAsia="標楷體" w:hAnsi="Times New Roman" w:hint="eastAsia"/>
        </w:rPr>
        <w:t>使用者間的相似</w:t>
      </w:r>
      <w:proofErr w:type="gramEnd"/>
      <w:r w:rsidR="00F655A7">
        <w:rPr>
          <w:rFonts w:ascii="Times New Roman" w:eastAsia="標楷體" w:hAnsi="Times New Roman" w:hint="eastAsia"/>
        </w:rPr>
        <w:t>程度。在相似度計算</w:t>
      </w:r>
      <w:r w:rsidR="006E44C0">
        <w:rPr>
          <w:rFonts w:ascii="Times New Roman" w:eastAsia="標楷體" w:hAnsi="Times New Roman" w:hint="eastAsia"/>
        </w:rPr>
        <w:t>部</w:t>
      </w:r>
      <w:r w:rsidR="00F726C3">
        <w:rPr>
          <w:rFonts w:ascii="Times New Roman" w:eastAsia="標楷體" w:hAnsi="Times New Roman" w:hint="eastAsia"/>
        </w:rPr>
        <w:t>分</w:t>
      </w:r>
      <w:r w:rsidR="00F655A7">
        <w:rPr>
          <w:rFonts w:ascii="Times New Roman" w:eastAsia="標楷體" w:hAnsi="Times New Roman" w:hint="eastAsia"/>
        </w:rPr>
        <w:t>目前計畫採用餘弦相似度</w:t>
      </w:r>
      <w:r w:rsidR="000F686A">
        <w:rPr>
          <w:rFonts w:ascii="Times New Roman" w:eastAsia="標楷體" w:hAnsi="Times New Roman" w:hint="eastAsia"/>
        </w:rPr>
        <w:t>作</w:t>
      </w:r>
      <w:r w:rsidR="00F655A7">
        <w:rPr>
          <w:rFonts w:ascii="Times New Roman" w:eastAsia="標楷體" w:hAnsi="Times New Roman" w:hint="eastAsia"/>
        </w:rPr>
        <w:t>為計算方法</w:t>
      </w:r>
      <w:r w:rsidR="006E44C0">
        <w:rPr>
          <w:rFonts w:ascii="Times New Roman" w:eastAsia="標楷體" w:hAnsi="Times New Roman" w:hint="eastAsia"/>
        </w:rPr>
        <w:t>。</w:t>
      </w:r>
    </w:p>
    <w:p w14:paraId="620BD82C" w14:textId="433ADF4C" w:rsidR="008572BB" w:rsidRDefault="008572BB" w:rsidP="003356C0">
      <w:pPr>
        <w:pStyle w:val="a7"/>
        <w:numPr>
          <w:ilvl w:val="0"/>
          <w:numId w:val="9"/>
        </w:numPr>
        <w:spacing w:line="360" w:lineRule="auto"/>
        <w:ind w:leftChars="0"/>
        <w:jc w:val="both"/>
        <w:rPr>
          <w:rFonts w:ascii="Times New Roman" w:eastAsia="標楷體" w:hAnsi="Times New Roman"/>
        </w:rPr>
      </w:pPr>
      <w:r>
        <w:rPr>
          <w:rFonts w:ascii="Times New Roman" w:eastAsia="標楷體" w:hAnsi="Times New Roman" w:hint="eastAsia"/>
        </w:rPr>
        <w:t>分群</w:t>
      </w:r>
      <w:r w:rsidR="006E44C0">
        <w:rPr>
          <w:rFonts w:ascii="Times New Roman" w:eastAsia="標楷體" w:hAnsi="Times New Roman" w:hint="eastAsia"/>
        </w:rPr>
        <w:t>：相似度計算完成後便能對使用者進行分群。對於使用者分群之目的是為了將資料集中的使用者劃分成不同群集，如此才能對目標使用者找出與其最為相似之使用者群集；</w:t>
      </w:r>
      <w:r w:rsidR="00800488">
        <w:rPr>
          <w:rFonts w:ascii="Times New Roman" w:eastAsia="標楷體" w:hAnsi="Times New Roman" w:hint="eastAsia"/>
        </w:rPr>
        <w:t>而</w:t>
      </w:r>
      <w:r w:rsidR="00F726C3">
        <w:rPr>
          <w:rFonts w:ascii="Times New Roman" w:eastAsia="標楷體" w:hAnsi="Times New Roman" w:hint="eastAsia"/>
        </w:rPr>
        <w:t>完成</w:t>
      </w:r>
      <w:r w:rsidR="00800488">
        <w:rPr>
          <w:rFonts w:ascii="Times New Roman" w:eastAsia="標楷體" w:hAnsi="Times New Roman" w:hint="eastAsia"/>
        </w:rPr>
        <w:t>使用者</w:t>
      </w:r>
      <w:proofErr w:type="gramStart"/>
      <w:r w:rsidR="00800488">
        <w:rPr>
          <w:rFonts w:ascii="Times New Roman" w:eastAsia="標楷體" w:hAnsi="Times New Roman" w:hint="eastAsia"/>
        </w:rPr>
        <w:t>分群</w:t>
      </w:r>
      <w:r w:rsidR="00F726C3">
        <w:rPr>
          <w:rFonts w:ascii="Times New Roman" w:eastAsia="標楷體" w:hAnsi="Times New Roman" w:hint="eastAsia"/>
        </w:rPr>
        <w:t>後</w:t>
      </w:r>
      <w:proofErr w:type="gramEnd"/>
      <w:r w:rsidR="00F726C3">
        <w:rPr>
          <w:rFonts w:ascii="Times New Roman" w:eastAsia="標楷體" w:hAnsi="Times New Roman" w:hint="eastAsia"/>
        </w:rPr>
        <w:t>，</w:t>
      </w:r>
      <w:r w:rsidR="000A784D">
        <w:rPr>
          <w:rFonts w:ascii="Times New Roman" w:eastAsia="標楷體" w:hAnsi="Times New Roman" w:hint="eastAsia"/>
        </w:rPr>
        <w:t>便可以蒐</w:t>
      </w:r>
      <w:r w:rsidR="00800488">
        <w:rPr>
          <w:rFonts w:ascii="Times New Roman" w:eastAsia="標楷體" w:hAnsi="Times New Roman" w:hint="eastAsia"/>
        </w:rPr>
        <w:t>集每一群使用者所使用之產品</w:t>
      </w:r>
      <w:r w:rsidR="007669F6">
        <w:rPr>
          <w:rFonts w:ascii="Times New Roman" w:eastAsia="標楷體" w:hAnsi="Times New Roman" w:hint="eastAsia"/>
        </w:rPr>
        <w:t>，再針對這些</w:t>
      </w:r>
      <w:r w:rsidR="008F36AF">
        <w:rPr>
          <w:rFonts w:ascii="Times New Roman" w:eastAsia="標楷體" w:hAnsi="Times New Roman" w:hint="eastAsia"/>
        </w:rPr>
        <w:t>相似</w:t>
      </w:r>
      <w:r w:rsidR="007669F6">
        <w:rPr>
          <w:rFonts w:ascii="Times New Roman" w:eastAsia="標楷體" w:hAnsi="Times New Roman" w:hint="eastAsia"/>
        </w:rPr>
        <w:t>使用者所使用過之產</w:t>
      </w:r>
      <w:r w:rsidR="00550776">
        <w:rPr>
          <w:rFonts w:ascii="Times New Roman" w:eastAsia="標楷體" w:hAnsi="Times New Roman" w:hint="eastAsia"/>
        </w:rPr>
        <w:t>品</w:t>
      </w:r>
      <w:r w:rsidR="007669F6">
        <w:rPr>
          <w:rFonts w:ascii="Times New Roman" w:eastAsia="標楷體" w:hAnsi="Times New Roman" w:hint="eastAsia"/>
        </w:rPr>
        <w:t>進行</w:t>
      </w:r>
      <w:r w:rsidR="00CC1368">
        <w:rPr>
          <w:rFonts w:ascii="Times New Roman" w:eastAsia="標楷體" w:hAnsi="Times New Roman" w:hint="eastAsia"/>
        </w:rPr>
        <w:t>產品類別判定，並計算該群使用者所使用之產品所在之類別及個數</w:t>
      </w:r>
      <w:r w:rsidR="007669F6">
        <w:rPr>
          <w:rFonts w:ascii="Times New Roman" w:eastAsia="標楷體" w:hAnsi="Times New Roman" w:hint="eastAsia"/>
        </w:rPr>
        <w:t>。</w:t>
      </w:r>
    </w:p>
    <w:p w14:paraId="7CCBDE18" w14:textId="519EA897" w:rsidR="0079337B" w:rsidRDefault="0079337B" w:rsidP="003356C0">
      <w:pPr>
        <w:pStyle w:val="a7"/>
        <w:numPr>
          <w:ilvl w:val="0"/>
          <w:numId w:val="6"/>
        </w:numPr>
        <w:spacing w:line="360" w:lineRule="auto"/>
        <w:ind w:leftChars="0"/>
        <w:jc w:val="both"/>
        <w:rPr>
          <w:rFonts w:ascii="Times New Roman" w:eastAsia="標楷體" w:hAnsi="Times New Roman"/>
        </w:rPr>
      </w:pPr>
      <w:r>
        <w:rPr>
          <w:rFonts w:ascii="Times New Roman" w:eastAsia="標楷體" w:hAnsi="Times New Roman" w:hint="eastAsia"/>
        </w:rPr>
        <w:t>產品集合</w:t>
      </w:r>
      <w:r>
        <w:rPr>
          <w:rFonts w:ascii="Times New Roman" w:eastAsia="標楷體" w:hAnsi="Times New Roman" w:hint="eastAsia"/>
        </w:rPr>
        <w:t>(</w:t>
      </w:r>
      <w:r>
        <w:rPr>
          <w:rFonts w:ascii="Times New Roman" w:eastAsia="標楷體" w:hAnsi="Times New Roman"/>
        </w:rPr>
        <w:t>Set Grouping</w:t>
      </w:r>
      <w:r>
        <w:rPr>
          <w:rFonts w:ascii="Times New Roman" w:eastAsia="標楷體" w:hAnsi="Times New Roman" w:hint="eastAsia"/>
        </w:rPr>
        <w:t>)</w:t>
      </w:r>
      <w:r>
        <w:rPr>
          <w:rFonts w:ascii="Times New Roman" w:eastAsia="標楷體" w:hAnsi="Times New Roman" w:hint="eastAsia"/>
        </w:rPr>
        <w:t>模組：</w:t>
      </w:r>
    </w:p>
    <w:p w14:paraId="7A702CEA" w14:textId="464DCDBC" w:rsidR="00CD5200" w:rsidRPr="00CD5200" w:rsidRDefault="006E44C0" w:rsidP="00CD5200">
      <w:pPr>
        <w:pStyle w:val="a7"/>
        <w:spacing w:line="360" w:lineRule="auto"/>
        <w:ind w:leftChars="0"/>
        <w:jc w:val="both"/>
        <w:rPr>
          <w:rFonts w:ascii="Times New Roman" w:eastAsia="標楷體" w:hAnsi="Times New Roman"/>
        </w:rPr>
      </w:pPr>
      <w:r>
        <w:rPr>
          <w:rFonts w:ascii="Times New Roman" w:eastAsia="標楷體" w:hAnsi="Times New Roman" w:hint="eastAsia"/>
        </w:rPr>
        <w:t>當分群</w:t>
      </w:r>
      <w:r w:rsidR="00CD5200">
        <w:rPr>
          <w:rFonts w:ascii="Times New Roman" w:eastAsia="標楷體" w:hAnsi="Times New Roman" w:hint="eastAsia"/>
        </w:rPr>
        <w:t>程序</w:t>
      </w:r>
      <w:r>
        <w:rPr>
          <w:rFonts w:ascii="Times New Roman" w:eastAsia="標楷體" w:hAnsi="Times New Roman" w:hint="eastAsia"/>
        </w:rPr>
        <w:t>完</w:t>
      </w:r>
      <w:r w:rsidR="00550776">
        <w:rPr>
          <w:rFonts w:ascii="Times New Roman" w:eastAsia="標楷體" w:hAnsi="Times New Roman" w:hint="eastAsia"/>
        </w:rPr>
        <w:t>成</w:t>
      </w:r>
      <w:r>
        <w:rPr>
          <w:rFonts w:ascii="Times New Roman" w:eastAsia="標楷體" w:hAnsi="Times New Roman" w:hint="eastAsia"/>
        </w:rPr>
        <w:t>後</w:t>
      </w:r>
      <w:r w:rsidR="00800488">
        <w:rPr>
          <w:rFonts w:ascii="Times New Roman" w:eastAsia="標楷體" w:hAnsi="Times New Roman" w:hint="eastAsia"/>
        </w:rPr>
        <w:t>，</w:t>
      </w:r>
      <w:r w:rsidR="00CD5200">
        <w:rPr>
          <w:rFonts w:ascii="Times New Roman" w:eastAsia="標楷體" w:hAnsi="Times New Roman" w:hint="eastAsia"/>
        </w:rPr>
        <w:t>此模組將會再針對每一群使用者所使用之產品進行產品集合的處理，其概念是</w:t>
      </w:r>
      <w:r w:rsidR="00550776">
        <w:rPr>
          <w:rFonts w:ascii="Times New Roman" w:eastAsia="標楷體" w:hAnsi="Times New Roman" w:hint="eastAsia"/>
        </w:rPr>
        <w:t>針對分群</w:t>
      </w:r>
      <w:r w:rsidR="00CD5200">
        <w:rPr>
          <w:rFonts w:ascii="Times New Roman" w:eastAsia="標楷體" w:hAnsi="Times New Roman" w:hint="eastAsia"/>
        </w:rPr>
        <w:t>結果中</w:t>
      </w:r>
      <w:r w:rsidR="00550776">
        <w:rPr>
          <w:rFonts w:ascii="Times New Roman" w:eastAsia="標楷體" w:hAnsi="Times New Roman" w:hint="eastAsia"/>
        </w:rPr>
        <w:t>與目標使用者相似之群集</w:t>
      </w:r>
      <w:r w:rsidR="00CD5200">
        <w:rPr>
          <w:rFonts w:ascii="Times New Roman" w:eastAsia="標楷體" w:hAnsi="Times New Roman" w:hint="eastAsia"/>
        </w:rPr>
        <w:t>的每一</w:t>
      </w:r>
      <w:r w:rsidR="008F36AF">
        <w:rPr>
          <w:rFonts w:ascii="Times New Roman" w:eastAsia="標楷體" w:hAnsi="Times New Roman" w:hint="eastAsia"/>
        </w:rPr>
        <w:t>相似</w:t>
      </w:r>
      <w:r w:rsidR="00CD5200">
        <w:rPr>
          <w:rFonts w:ascii="Times New Roman" w:eastAsia="標楷體" w:hAnsi="Times New Roman" w:hint="eastAsia"/>
        </w:rPr>
        <w:t>使用者進行檢視，將使用者所使用過之產品所屬</w:t>
      </w:r>
      <w:r w:rsidR="00550776">
        <w:rPr>
          <w:rFonts w:ascii="Times New Roman" w:eastAsia="標楷體" w:hAnsi="Times New Roman" w:hint="eastAsia"/>
        </w:rPr>
        <w:t>的</w:t>
      </w:r>
      <w:r w:rsidR="00CD5200">
        <w:rPr>
          <w:rFonts w:ascii="Times New Roman" w:eastAsia="標楷體" w:hAnsi="Times New Roman" w:hint="eastAsia"/>
        </w:rPr>
        <w:t>產品</w:t>
      </w:r>
      <w:r w:rsidR="00CC1368">
        <w:rPr>
          <w:rFonts w:ascii="Times New Roman" w:eastAsia="標楷體" w:hAnsi="Times New Roman" w:hint="eastAsia"/>
        </w:rPr>
        <w:t>類別</w:t>
      </w:r>
      <w:r w:rsidR="00CD5200">
        <w:rPr>
          <w:rFonts w:ascii="Times New Roman" w:eastAsia="標楷體" w:hAnsi="Times New Roman" w:hint="eastAsia"/>
        </w:rPr>
        <w:t>進行對應，若經過對應步驟發現使用者使用之產品落在不同產品</w:t>
      </w:r>
      <w:r w:rsidR="00CC1368">
        <w:rPr>
          <w:rFonts w:ascii="Times New Roman" w:eastAsia="標楷體" w:hAnsi="Times New Roman" w:hint="eastAsia"/>
        </w:rPr>
        <w:t>類別</w:t>
      </w:r>
      <w:r w:rsidR="00CD5200">
        <w:rPr>
          <w:rFonts w:ascii="Times New Roman" w:eastAsia="標楷體" w:hAnsi="Times New Roman" w:hint="eastAsia"/>
        </w:rPr>
        <w:t>中，則使此兩產品</w:t>
      </w:r>
      <w:r w:rsidR="00CC1368">
        <w:rPr>
          <w:rFonts w:ascii="Times New Roman" w:eastAsia="標楷體" w:hAnsi="Times New Roman" w:hint="eastAsia"/>
        </w:rPr>
        <w:t>類別</w:t>
      </w:r>
      <w:r w:rsidR="00CD5200">
        <w:rPr>
          <w:rFonts w:ascii="Times New Roman" w:eastAsia="標楷體" w:hAnsi="Times New Roman" w:hint="eastAsia"/>
        </w:rPr>
        <w:t>有一連結，依此類推直到</w:t>
      </w:r>
      <w:r w:rsidR="008F36AF">
        <w:rPr>
          <w:rFonts w:ascii="Times New Roman" w:eastAsia="標楷體" w:hAnsi="Times New Roman" w:hint="eastAsia"/>
        </w:rPr>
        <w:t>相似</w:t>
      </w:r>
      <w:r w:rsidR="00CD5200">
        <w:rPr>
          <w:rFonts w:ascii="Times New Roman" w:eastAsia="標楷體" w:hAnsi="Times New Roman" w:hint="eastAsia"/>
        </w:rPr>
        <w:t>使用者依序檢視完畢。此時再針對產品</w:t>
      </w:r>
      <w:r w:rsidR="00CC1368">
        <w:rPr>
          <w:rFonts w:ascii="Times New Roman" w:eastAsia="標楷體" w:hAnsi="Times New Roman" w:hint="eastAsia"/>
        </w:rPr>
        <w:t>類別</w:t>
      </w:r>
      <w:r w:rsidR="00CD5200">
        <w:rPr>
          <w:rFonts w:ascii="Times New Roman" w:eastAsia="標楷體" w:hAnsi="Times New Roman" w:hint="eastAsia"/>
        </w:rPr>
        <w:t>與</w:t>
      </w:r>
      <w:r w:rsidR="00CC1368">
        <w:rPr>
          <w:rFonts w:ascii="Times New Roman" w:eastAsia="標楷體" w:hAnsi="Times New Roman" w:hint="eastAsia"/>
        </w:rPr>
        <w:t>類別</w:t>
      </w:r>
      <w:r w:rsidR="00CD5200">
        <w:rPr>
          <w:rFonts w:ascii="Times New Roman" w:eastAsia="標楷體" w:hAnsi="Times New Roman" w:hint="eastAsia"/>
        </w:rPr>
        <w:t>之間之連結進行數量計算，重複出現最多次的連結組合則</w:t>
      </w:r>
      <w:proofErr w:type="gramStart"/>
      <w:r w:rsidR="00CD5200">
        <w:rPr>
          <w:rFonts w:ascii="Times New Roman" w:eastAsia="標楷體" w:hAnsi="Times New Roman" w:hint="eastAsia"/>
        </w:rPr>
        <w:t>視為此群使用者</w:t>
      </w:r>
      <w:proofErr w:type="gramEnd"/>
      <w:r w:rsidR="00CD5200">
        <w:rPr>
          <w:rFonts w:ascii="Times New Roman" w:eastAsia="標楷體" w:hAnsi="Times New Roman" w:hint="eastAsia"/>
        </w:rPr>
        <w:t>之</w:t>
      </w:r>
      <w:proofErr w:type="gramStart"/>
      <w:r w:rsidR="00CD5200">
        <w:rPr>
          <w:rFonts w:ascii="Times New Roman" w:eastAsia="標楷體" w:hAnsi="Times New Roman" w:hint="eastAsia"/>
        </w:rPr>
        <w:t>最</w:t>
      </w:r>
      <w:proofErr w:type="gramEnd"/>
      <w:r w:rsidR="00CD5200">
        <w:rPr>
          <w:rFonts w:ascii="Times New Roman" w:eastAsia="標楷體" w:hAnsi="Times New Roman" w:hint="eastAsia"/>
        </w:rPr>
        <w:t>適產品</w:t>
      </w:r>
      <w:r w:rsidR="00550776">
        <w:rPr>
          <w:rFonts w:ascii="Times New Roman" w:eastAsia="標楷體" w:hAnsi="Times New Roman" w:hint="eastAsia"/>
        </w:rPr>
        <w:t>種類</w:t>
      </w:r>
      <w:r w:rsidR="00CD5200">
        <w:rPr>
          <w:rFonts w:ascii="Times New Roman" w:eastAsia="標楷體" w:hAnsi="Times New Roman" w:hint="eastAsia"/>
        </w:rPr>
        <w:t>集合。</w:t>
      </w:r>
    </w:p>
    <w:p w14:paraId="513D442A" w14:textId="47816EE7" w:rsidR="0079337B" w:rsidRDefault="0079337B" w:rsidP="003356C0">
      <w:pPr>
        <w:pStyle w:val="a7"/>
        <w:numPr>
          <w:ilvl w:val="0"/>
          <w:numId w:val="6"/>
        </w:numPr>
        <w:spacing w:line="360" w:lineRule="auto"/>
        <w:ind w:leftChars="0"/>
        <w:jc w:val="both"/>
        <w:rPr>
          <w:rFonts w:ascii="Times New Roman" w:eastAsia="標楷體" w:hAnsi="Times New Roman"/>
        </w:rPr>
      </w:pPr>
      <w:r>
        <w:rPr>
          <w:rFonts w:ascii="Times New Roman" w:eastAsia="標楷體" w:hAnsi="Times New Roman" w:hint="eastAsia"/>
        </w:rPr>
        <w:t>產品集合推薦</w:t>
      </w:r>
      <w:r>
        <w:rPr>
          <w:rFonts w:ascii="Times New Roman" w:eastAsia="標楷體" w:hAnsi="Times New Roman" w:hint="eastAsia"/>
        </w:rPr>
        <w:t>(</w:t>
      </w:r>
      <w:r>
        <w:rPr>
          <w:rFonts w:ascii="Times New Roman" w:eastAsia="標楷體" w:hAnsi="Times New Roman"/>
        </w:rPr>
        <w:t>R</w:t>
      </w:r>
      <w:r>
        <w:rPr>
          <w:rFonts w:ascii="Times New Roman" w:eastAsia="標楷體" w:hAnsi="Times New Roman" w:hint="eastAsia"/>
        </w:rPr>
        <w:t>ecommendation)</w:t>
      </w:r>
      <w:r>
        <w:rPr>
          <w:rFonts w:ascii="Times New Roman" w:eastAsia="標楷體" w:hAnsi="Times New Roman" w:hint="eastAsia"/>
        </w:rPr>
        <w:t>模組：</w:t>
      </w:r>
    </w:p>
    <w:p w14:paraId="414C1840" w14:textId="7DF322A1" w:rsidR="00CD5200" w:rsidRPr="0079337B" w:rsidRDefault="00CD5200" w:rsidP="00CD5200">
      <w:pPr>
        <w:pStyle w:val="a7"/>
        <w:spacing w:line="360" w:lineRule="auto"/>
        <w:ind w:leftChars="0"/>
        <w:jc w:val="both"/>
        <w:rPr>
          <w:rFonts w:ascii="Times New Roman" w:eastAsia="標楷體" w:hAnsi="Times New Roman"/>
        </w:rPr>
      </w:pPr>
      <w:r>
        <w:rPr>
          <w:rFonts w:ascii="Times New Roman" w:eastAsia="標楷體" w:hAnsi="Times New Roman" w:hint="eastAsia"/>
        </w:rPr>
        <w:t>得到產品</w:t>
      </w:r>
      <w:r w:rsidR="006720BC">
        <w:rPr>
          <w:rFonts w:ascii="Times New Roman" w:eastAsia="標楷體" w:hAnsi="Times New Roman" w:hint="eastAsia"/>
        </w:rPr>
        <w:t>集</w:t>
      </w:r>
      <w:r w:rsidR="00550776">
        <w:rPr>
          <w:rFonts w:ascii="Times New Roman" w:eastAsia="標楷體" w:hAnsi="Times New Roman" w:hint="eastAsia"/>
        </w:rPr>
        <w:t>合</w:t>
      </w:r>
      <w:r>
        <w:rPr>
          <w:rFonts w:ascii="Times New Roman" w:eastAsia="標楷體" w:hAnsi="Times New Roman" w:hint="eastAsia"/>
        </w:rPr>
        <w:t>之定義後，再對產品群中之產品進行排序；</w:t>
      </w:r>
      <w:r w:rsidR="006720BC">
        <w:rPr>
          <w:rFonts w:ascii="Times New Roman" w:eastAsia="標楷體" w:hAnsi="Times New Roman" w:hint="eastAsia"/>
        </w:rPr>
        <w:t>基於本研究之假設，對於某產</w:t>
      </w:r>
      <w:r w:rsidR="004D7480">
        <w:rPr>
          <w:rFonts w:ascii="Times New Roman" w:eastAsia="標楷體" w:hAnsi="Times New Roman" w:hint="eastAsia"/>
        </w:rPr>
        <w:t>品曾經發表心得評論或是購買此產品之使用者，皆視為曾經使用該產品。在進行產品推薦時</w:t>
      </w:r>
      <w:r w:rsidR="00EA5811">
        <w:rPr>
          <w:rFonts w:ascii="Times New Roman" w:eastAsia="標楷體" w:hAnsi="Times New Roman" w:hint="eastAsia"/>
        </w:rPr>
        <w:t>，需</w:t>
      </w:r>
      <w:r w:rsidR="00550776">
        <w:rPr>
          <w:rFonts w:ascii="Times New Roman" w:eastAsia="標楷體" w:hAnsi="Times New Roman" w:hint="eastAsia"/>
        </w:rPr>
        <w:t>要對該類別之產品進行排序，但若以該產品被使用次數</w:t>
      </w:r>
      <w:r w:rsidR="004D7480">
        <w:rPr>
          <w:rFonts w:ascii="Times New Roman" w:eastAsia="標楷體" w:hAnsi="Times New Roman" w:hint="eastAsia"/>
        </w:rPr>
        <w:t>作為排序標準，有可能會發生使用者使用過該產品但對該產品之喜好程度不如預期，</w:t>
      </w:r>
      <w:r w:rsidR="006720BC">
        <w:rPr>
          <w:rFonts w:ascii="Times New Roman" w:eastAsia="標楷體" w:hAnsi="Times New Roman" w:hint="eastAsia"/>
        </w:rPr>
        <w:t>所以</w:t>
      </w:r>
      <w:r>
        <w:rPr>
          <w:rFonts w:ascii="Times New Roman" w:eastAsia="標楷體" w:hAnsi="Times New Roman" w:hint="eastAsia"/>
        </w:rPr>
        <w:t>排序之依據</w:t>
      </w:r>
      <w:r w:rsidR="004D7480">
        <w:rPr>
          <w:rFonts w:ascii="Times New Roman" w:eastAsia="標楷體" w:hAnsi="Times New Roman" w:hint="eastAsia"/>
        </w:rPr>
        <w:t>無法單單使用產品被使用次數，而是需加</w:t>
      </w:r>
      <w:r w:rsidR="004D7480">
        <w:rPr>
          <w:rFonts w:ascii="Times New Roman" w:eastAsia="標楷體" w:hAnsi="Times New Roman" w:hint="eastAsia"/>
        </w:rPr>
        <w:lastRenderedPageBreak/>
        <w:t>入經由情感分析進行心得評論計算後所得之使用者對於產品的情感分數，以</w:t>
      </w:r>
      <w:r w:rsidR="00550776">
        <w:rPr>
          <w:rFonts w:ascii="Times New Roman" w:eastAsia="標楷體" w:hAnsi="Times New Roman" w:hint="eastAsia"/>
        </w:rPr>
        <w:t>產生</w:t>
      </w:r>
      <w:r w:rsidR="004D7480">
        <w:rPr>
          <w:rFonts w:ascii="Times New Roman" w:eastAsia="標楷體" w:hAnsi="Times New Roman" w:hint="eastAsia"/>
        </w:rPr>
        <w:t>較為</w:t>
      </w:r>
      <w:r w:rsidR="00550776" w:rsidRPr="00550776">
        <w:rPr>
          <w:rFonts w:ascii="Times New Roman" w:eastAsia="標楷體" w:hAnsi="Times New Roman" w:hint="eastAsia"/>
        </w:rPr>
        <w:t>較貼近可能使用結果</w:t>
      </w:r>
      <w:r w:rsidR="004D7480">
        <w:rPr>
          <w:rFonts w:ascii="Times New Roman" w:eastAsia="標楷體" w:hAnsi="Times New Roman" w:hint="eastAsia"/>
        </w:rPr>
        <w:t>之排序。</w:t>
      </w:r>
    </w:p>
    <w:p w14:paraId="0DC6B149" w14:textId="15BC4A0F" w:rsidR="00E466F5" w:rsidRPr="00FB1F67" w:rsidRDefault="00E466F5" w:rsidP="00C676E0">
      <w:pPr>
        <w:pStyle w:val="a7"/>
        <w:spacing w:line="360" w:lineRule="auto"/>
        <w:ind w:leftChars="0"/>
        <w:jc w:val="both"/>
        <w:rPr>
          <w:rFonts w:ascii="Times New Roman" w:eastAsia="標楷體" w:hAnsi="Times New Roman"/>
          <w:szCs w:val="24"/>
        </w:rPr>
      </w:pPr>
    </w:p>
    <w:p w14:paraId="1A8BE95B" w14:textId="5016E815" w:rsidR="00192FAB" w:rsidRDefault="00A940BF" w:rsidP="00192FAB">
      <w:pPr>
        <w:keepNext/>
        <w:spacing w:line="360" w:lineRule="auto"/>
        <w:jc w:val="center"/>
      </w:pPr>
      <w:r>
        <w:rPr>
          <w:noProof/>
        </w:rPr>
        <w:drawing>
          <wp:inline distT="0" distB="0" distL="0" distR="0" wp14:anchorId="33DFF34E" wp14:editId="085C1825">
            <wp:extent cx="5962650" cy="6285230"/>
            <wp:effectExtent l="0" t="0" r="0" b="127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2650" cy="6285230"/>
                    </a:xfrm>
                    <a:prstGeom prst="rect">
                      <a:avLst/>
                    </a:prstGeom>
                    <a:noFill/>
                  </pic:spPr>
                </pic:pic>
              </a:graphicData>
            </a:graphic>
          </wp:inline>
        </w:drawing>
      </w:r>
    </w:p>
    <w:p w14:paraId="466C5FB4" w14:textId="7D60B07E" w:rsidR="00703941" w:rsidRDefault="00192FAB" w:rsidP="00252141">
      <w:pPr>
        <w:pStyle w:val="a6"/>
        <w:jc w:val="center"/>
        <w:rPr>
          <w:rFonts w:ascii="Times New Roman" w:eastAsia="標楷體" w:hAnsi="Times New Roman"/>
          <w:sz w:val="24"/>
        </w:rPr>
      </w:pPr>
      <w:bookmarkStart w:id="49" w:name="_Ref434593380"/>
      <w:bookmarkStart w:id="50" w:name="_Toc449108447"/>
      <w:r w:rsidRPr="00192FAB">
        <w:rPr>
          <w:rFonts w:ascii="Times New Roman" w:eastAsia="標楷體" w:hAnsi="Times New Roman" w:hint="eastAsia"/>
          <w:sz w:val="24"/>
        </w:rPr>
        <w:t>圖</w:t>
      </w:r>
      <w:r w:rsidRPr="00192FAB">
        <w:rPr>
          <w:rFonts w:ascii="Times New Roman" w:eastAsia="標楷體" w:hAnsi="Times New Roman" w:hint="eastAsia"/>
          <w:sz w:val="24"/>
        </w:rPr>
        <w:t xml:space="preserve"> </w:t>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STYLEREF 1 \s</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3</w:t>
      </w:r>
      <w:r w:rsidR="003F22AB">
        <w:rPr>
          <w:rFonts w:ascii="Times New Roman" w:eastAsia="標楷體" w:hAnsi="Times New Roman"/>
          <w:sz w:val="24"/>
        </w:rPr>
        <w:fldChar w:fldCharType="end"/>
      </w:r>
      <w:r w:rsidR="003F22AB">
        <w:rPr>
          <w:rFonts w:ascii="Times New Roman" w:eastAsia="標楷體" w:hAnsi="Times New Roman"/>
          <w:sz w:val="24"/>
        </w:rPr>
        <w:noBreakHyphen/>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 xml:space="preserve">SEQ </w:instrText>
      </w:r>
      <w:r w:rsidR="003F22AB">
        <w:rPr>
          <w:rFonts w:ascii="Times New Roman" w:eastAsia="標楷體" w:hAnsi="Times New Roman" w:hint="eastAsia"/>
          <w:sz w:val="24"/>
        </w:rPr>
        <w:instrText>圖</w:instrText>
      </w:r>
      <w:r w:rsidR="003F22AB">
        <w:rPr>
          <w:rFonts w:ascii="Times New Roman" w:eastAsia="標楷體" w:hAnsi="Times New Roman" w:hint="eastAsia"/>
          <w:sz w:val="24"/>
        </w:rPr>
        <w:instrText xml:space="preserve"> \* ARABIC \s 1</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3</w:t>
      </w:r>
      <w:r w:rsidR="003F22AB">
        <w:rPr>
          <w:rFonts w:ascii="Times New Roman" w:eastAsia="標楷體" w:hAnsi="Times New Roman"/>
          <w:sz w:val="24"/>
        </w:rPr>
        <w:fldChar w:fldCharType="end"/>
      </w:r>
      <w:bookmarkEnd w:id="49"/>
      <w:r w:rsidR="00F775EF">
        <w:rPr>
          <w:rFonts w:ascii="Times New Roman" w:eastAsia="標楷體" w:hAnsi="Times New Roman" w:hint="eastAsia"/>
          <w:sz w:val="24"/>
        </w:rPr>
        <w:t xml:space="preserve"> </w:t>
      </w:r>
      <w:r w:rsidRPr="00192FAB">
        <w:rPr>
          <w:rFonts w:ascii="Times New Roman" w:eastAsia="標楷體" w:hAnsi="Times New Roman" w:hint="eastAsia"/>
          <w:sz w:val="24"/>
        </w:rPr>
        <w:t>研究架構圖</w:t>
      </w:r>
      <w:bookmarkEnd w:id="50"/>
    </w:p>
    <w:p w14:paraId="4DD90666" w14:textId="77777777" w:rsidR="00416484" w:rsidRDefault="00416484" w:rsidP="00416484"/>
    <w:p w14:paraId="374ED7D7" w14:textId="77777777" w:rsidR="008C4423" w:rsidRDefault="008C4423" w:rsidP="00416484"/>
    <w:p w14:paraId="6D9A9BA5" w14:textId="77777777" w:rsidR="008C4423" w:rsidRDefault="008C4423" w:rsidP="00416484"/>
    <w:p w14:paraId="5F51FAE8" w14:textId="77777777" w:rsidR="008C4423" w:rsidRDefault="008C4423" w:rsidP="00416484"/>
    <w:p w14:paraId="4E2A8066" w14:textId="77777777" w:rsidR="008171A0" w:rsidRPr="00416484" w:rsidRDefault="008171A0" w:rsidP="00416484"/>
    <w:p w14:paraId="57D3D73D" w14:textId="74EAD0CB" w:rsidR="002473DB" w:rsidRPr="002306A2" w:rsidRDefault="002473DB" w:rsidP="003356C0">
      <w:pPr>
        <w:pStyle w:val="2"/>
        <w:spacing w:line="360" w:lineRule="auto"/>
        <w:rPr>
          <w:rFonts w:ascii="Times New Roman" w:eastAsia="標楷體" w:hAnsi="Times New Roman"/>
          <w:sz w:val="28"/>
        </w:rPr>
      </w:pPr>
      <w:bookmarkStart w:id="51" w:name="_Toc448679303"/>
      <w:r w:rsidRPr="002306A2">
        <w:rPr>
          <w:rFonts w:ascii="Times New Roman" w:eastAsia="標楷體" w:hAnsi="Times New Roman" w:hint="eastAsia"/>
          <w:sz w:val="28"/>
        </w:rPr>
        <w:lastRenderedPageBreak/>
        <w:t>資料前處理</w:t>
      </w:r>
      <w:bookmarkEnd w:id="51"/>
    </w:p>
    <w:p w14:paraId="74F533E5" w14:textId="6B6DF8F0" w:rsidR="00756DBF" w:rsidRDefault="00756DBF" w:rsidP="00756DBF">
      <w:pPr>
        <w:spacing w:line="360" w:lineRule="auto"/>
        <w:jc w:val="both"/>
        <w:rPr>
          <w:rFonts w:ascii="Times New Roman" w:eastAsia="標楷體" w:hAnsi="Times New Roman"/>
        </w:rPr>
      </w:pPr>
      <w:r>
        <w:rPr>
          <w:rFonts w:ascii="Times New Roman" w:eastAsia="標楷體" w:hAnsi="Times New Roman" w:hint="eastAsia"/>
        </w:rPr>
        <w:t xml:space="preserve">    </w:t>
      </w:r>
      <w:r w:rsidRPr="00756DBF">
        <w:rPr>
          <w:rFonts w:ascii="Times New Roman" w:eastAsia="標楷體" w:hAnsi="Times New Roman" w:hint="eastAsia"/>
        </w:rPr>
        <w:t>本研究利用自行撰寫之程式蒐集美妝保養社群網路平台的使用者資訊，包含：使用者編號、</w:t>
      </w:r>
      <w:proofErr w:type="gramStart"/>
      <w:r w:rsidRPr="00756DBF">
        <w:rPr>
          <w:rFonts w:ascii="Times New Roman" w:eastAsia="標楷體" w:hAnsi="Times New Roman" w:hint="eastAsia"/>
        </w:rPr>
        <w:t>使用者膚</w:t>
      </w:r>
      <w:proofErr w:type="gramEnd"/>
      <w:r w:rsidRPr="00756DBF">
        <w:rPr>
          <w:rFonts w:ascii="Times New Roman" w:eastAsia="標楷體" w:hAnsi="Times New Roman" w:hint="eastAsia"/>
        </w:rPr>
        <w:t>質狀況、使用</w:t>
      </w:r>
      <w:r w:rsidR="00550776">
        <w:rPr>
          <w:rFonts w:ascii="Times New Roman" w:eastAsia="標楷體" w:hAnsi="Times New Roman" w:hint="eastAsia"/>
        </w:rPr>
        <w:t>者</w:t>
      </w:r>
      <w:r w:rsidRPr="00756DBF">
        <w:rPr>
          <w:rFonts w:ascii="Times New Roman" w:eastAsia="標楷體" w:hAnsi="Times New Roman" w:hint="eastAsia"/>
        </w:rPr>
        <w:t>產品心得，及產品資訊</w:t>
      </w:r>
      <w:r w:rsidRPr="00756DBF">
        <w:rPr>
          <w:rFonts w:ascii="Times New Roman" w:eastAsia="標楷體" w:hAnsi="Times New Roman" w:hint="eastAsia"/>
        </w:rPr>
        <w:t>(</w:t>
      </w:r>
      <w:r w:rsidRPr="00756DBF">
        <w:rPr>
          <w:rFonts w:ascii="Times New Roman" w:eastAsia="標楷體" w:hAnsi="Times New Roman" w:hint="eastAsia"/>
        </w:rPr>
        <w:t>包含產品名稱及產品心得篇數</w:t>
      </w:r>
      <w:r w:rsidRPr="00756DBF">
        <w:rPr>
          <w:rFonts w:ascii="Times New Roman" w:eastAsia="標楷體" w:hAnsi="Times New Roman" w:hint="eastAsia"/>
        </w:rPr>
        <w:t>)</w:t>
      </w:r>
      <w:r w:rsidR="00FB1F67">
        <w:rPr>
          <w:rFonts w:ascii="Times New Roman" w:eastAsia="標楷體" w:hAnsi="Times New Roman" w:hint="eastAsia"/>
        </w:rPr>
        <w:t>等。</w:t>
      </w:r>
    </w:p>
    <w:p w14:paraId="5D191844" w14:textId="2D5C75B2" w:rsidR="00A1015C" w:rsidRPr="00C95BFB" w:rsidRDefault="00AE5151" w:rsidP="00C95BFB">
      <w:pPr>
        <w:spacing w:line="360" w:lineRule="auto"/>
        <w:jc w:val="both"/>
        <w:rPr>
          <w:rFonts w:ascii="Times New Roman" w:eastAsia="標楷體" w:hAnsi="Times New Roman"/>
        </w:rPr>
      </w:pPr>
      <w:r>
        <w:rPr>
          <w:rFonts w:ascii="Times New Roman" w:eastAsia="標楷體" w:hAnsi="Times New Roman" w:hint="eastAsia"/>
        </w:rPr>
        <w:t xml:space="preserve">    </w:t>
      </w:r>
      <w:r w:rsidR="00416484">
        <w:rPr>
          <w:rFonts w:ascii="Times New Roman" w:eastAsia="標楷體" w:hAnsi="Times New Roman" w:hint="eastAsia"/>
        </w:rPr>
        <w:t>根據第一章所述，</w:t>
      </w:r>
      <w:r w:rsidR="008C4423">
        <w:rPr>
          <w:rFonts w:ascii="Times New Roman" w:eastAsia="標楷體" w:hAnsi="Times New Roman" w:hint="eastAsia"/>
        </w:rPr>
        <w:t>使用者在購買或使用產品時會依賴社群網路上的評論或</w:t>
      </w:r>
      <w:r w:rsidR="00FB39EE">
        <w:rPr>
          <w:rFonts w:ascii="Times New Roman" w:eastAsia="標楷體" w:hAnsi="Times New Roman" w:hint="eastAsia"/>
        </w:rPr>
        <w:t>心得</w:t>
      </w:r>
      <w:r w:rsidR="008C4423">
        <w:rPr>
          <w:rFonts w:ascii="Times New Roman" w:eastAsia="標楷體" w:hAnsi="Times New Roman" w:hint="eastAsia"/>
        </w:rPr>
        <w:t>以</w:t>
      </w:r>
      <w:r w:rsidR="00FB39EE">
        <w:rPr>
          <w:rFonts w:ascii="Times New Roman" w:eastAsia="標楷體" w:hAnsi="Times New Roman" w:hint="eastAsia"/>
        </w:rPr>
        <w:t>進行購買的決策；</w:t>
      </w:r>
      <w:r w:rsidR="008C4423">
        <w:rPr>
          <w:rFonts w:ascii="Times New Roman" w:eastAsia="標楷體" w:hAnsi="Times New Roman" w:hint="eastAsia"/>
        </w:rPr>
        <w:t>又因</w:t>
      </w:r>
      <w:r w:rsidR="00FB39EE">
        <w:rPr>
          <w:rFonts w:ascii="Times New Roman" w:eastAsia="標楷體" w:hAnsi="Times New Roman" w:hint="eastAsia"/>
        </w:rPr>
        <w:t>社群網路已與日常生活密不</w:t>
      </w:r>
      <w:r w:rsidR="008C4423">
        <w:rPr>
          <w:rFonts w:ascii="Times New Roman" w:eastAsia="標楷體" w:hAnsi="Times New Roman" w:hint="eastAsia"/>
        </w:rPr>
        <w:t>可分，</w:t>
      </w:r>
      <w:r w:rsidR="00FB39EE">
        <w:rPr>
          <w:rFonts w:ascii="Times New Roman" w:eastAsia="標楷體" w:hAnsi="Times New Roman" w:hint="eastAsia"/>
        </w:rPr>
        <w:t>使得越來越多的使用者在使用某產品後，會選擇將自己的評論或心得在網路上進行發表。因此</w:t>
      </w:r>
      <w:r>
        <w:rPr>
          <w:rFonts w:ascii="Times New Roman" w:eastAsia="標楷體" w:hAnsi="Times New Roman" w:hint="eastAsia"/>
        </w:rPr>
        <w:t>在產品評論網站中，使</w:t>
      </w:r>
      <w:r w:rsidR="008C4423">
        <w:rPr>
          <w:rFonts w:ascii="Times New Roman" w:eastAsia="標楷體" w:hAnsi="Times New Roman" w:hint="eastAsia"/>
        </w:rPr>
        <w:t>用者與產品之間的關係可以透過使用者是否曾經購買、是否曾經使用或</w:t>
      </w:r>
      <w:r>
        <w:rPr>
          <w:rFonts w:ascii="Times New Roman" w:eastAsia="標楷體" w:hAnsi="Times New Roman" w:hint="eastAsia"/>
        </w:rPr>
        <w:t>是否</w:t>
      </w:r>
      <w:r w:rsidR="00FB39EE">
        <w:rPr>
          <w:rFonts w:ascii="Times New Roman" w:eastAsia="標楷體" w:hAnsi="Times New Roman" w:hint="eastAsia"/>
        </w:rPr>
        <w:t>撰寫</w:t>
      </w:r>
      <w:r>
        <w:rPr>
          <w:rFonts w:ascii="Times New Roman" w:eastAsia="標楷體" w:hAnsi="Times New Roman" w:hint="eastAsia"/>
        </w:rPr>
        <w:t>過對於該產品的評論或心得來判定。在本研究中假設凡是使用者曾經對某產品發表評論或心得或曾經對產品進行評分，則將該使用者</w:t>
      </w:r>
      <w:r w:rsidR="00FB39EE">
        <w:rPr>
          <w:rFonts w:ascii="Times New Roman" w:eastAsia="標楷體" w:hAnsi="Times New Roman" w:hint="eastAsia"/>
        </w:rPr>
        <w:t>視</w:t>
      </w:r>
      <w:r>
        <w:rPr>
          <w:rFonts w:ascii="Times New Roman" w:eastAsia="標楷體" w:hAnsi="Times New Roman" w:hint="eastAsia"/>
        </w:rPr>
        <w:t>為曾經使用過該產品</w:t>
      </w:r>
      <w:r w:rsidR="008C4423">
        <w:rPr>
          <w:rFonts w:ascii="Times New Roman" w:eastAsia="標楷體" w:hAnsi="Times New Roman" w:hint="eastAsia"/>
        </w:rPr>
        <w:t>。</w:t>
      </w:r>
    </w:p>
    <w:p w14:paraId="780CF30E" w14:textId="2FEF1574" w:rsidR="00D349F1" w:rsidRDefault="00A1015C" w:rsidP="00A1015C">
      <w:pPr>
        <w:spacing w:line="360" w:lineRule="auto"/>
        <w:rPr>
          <w:rFonts w:ascii="Times New Roman" w:eastAsia="標楷體" w:hAnsi="Times New Roman"/>
        </w:rPr>
      </w:pPr>
      <w:r>
        <w:rPr>
          <w:rFonts w:ascii="Times New Roman" w:eastAsia="標楷體" w:hAnsi="Times New Roman" w:hint="eastAsia"/>
        </w:rPr>
        <w:t xml:space="preserve">    </w:t>
      </w:r>
      <w:r w:rsidR="00EA5811" w:rsidRPr="00EA5811">
        <w:rPr>
          <w:rFonts w:ascii="Times New Roman" w:eastAsia="標楷體" w:hAnsi="Times New Roman" w:hint="eastAsia"/>
        </w:rPr>
        <w:t>在</w:t>
      </w:r>
      <w:r w:rsidR="00952597">
        <w:rPr>
          <w:rFonts w:ascii="Times New Roman" w:eastAsia="標楷體" w:hAnsi="Times New Roman" w:hint="eastAsia"/>
        </w:rPr>
        <w:t>此模組中，資料經過整理後會得到</w:t>
      </w:r>
      <w:r w:rsidR="003F2734">
        <w:rPr>
          <w:rFonts w:ascii="Times New Roman" w:eastAsia="標楷體" w:hAnsi="Times New Roman" w:hint="eastAsia"/>
        </w:rPr>
        <w:t>膚質集合</w:t>
      </w:r>
      <m:oMath>
        <m:r>
          <w:rPr>
            <w:rFonts w:ascii="Cambria Math" w:eastAsia="標楷體" w:hAnsi="Cambria Math"/>
          </w:rPr>
          <m:t>S</m:t>
        </m:r>
        <m:r>
          <m:rPr>
            <m:sty m:val="p"/>
          </m:rPr>
          <w:rPr>
            <w:rFonts w:ascii="Cambria Math" w:eastAsia="標楷體" w:hAnsi="Cambria Math"/>
          </w:rPr>
          <m:t>=</m:t>
        </m:r>
        <m:d>
          <m:dPr>
            <m:begChr m:val="{"/>
            <m:endChr m:val="}"/>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s</m:t>
                </m:r>
              </m:e>
              <m:sub>
                <m:r>
                  <w:rPr>
                    <w:rFonts w:ascii="Cambria Math" w:eastAsia="標楷體" w:hAnsi="Cambria Math"/>
                  </w:rPr>
                  <m:t>1</m:t>
                </m:r>
              </m:sub>
            </m:sSub>
            <m:r>
              <w:rPr>
                <w:rFonts w:ascii="Cambria Math" w:eastAsia="標楷體" w:hAnsi="Cambria Math" w:hint="eastAsia"/>
              </w:rPr>
              <m:t>,</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s</m:t>
                </m:r>
              </m:e>
              <m:sub>
                <m:r>
                  <w:rPr>
                    <w:rFonts w:ascii="Cambria Math" w:eastAsia="標楷體" w:hAnsi="Cambria Math"/>
                  </w:rPr>
                  <m:t>i</m:t>
                </m:r>
              </m:sub>
            </m:sSub>
            <m:r>
              <w:rPr>
                <w:rFonts w:ascii="Cambria Math" w:eastAsia="標楷體" w:hAnsi="Cambria Math"/>
              </w:rPr>
              <m:t>,…</m:t>
            </m:r>
          </m:e>
        </m:d>
      </m:oMath>
      <w:r w:rsidR="003F2734">
        <w:rPr>
          <w:rFonts w:ascii="Times New Roman" w:eastAsia="標楷體" w:hAnsi="Times New Roman" w:hint="eastAsia"/>
        </w:rPr>
        <w:t>，</w:t>
      </w:r>
      <w:proofErr w:type="spellStart"/>
      <w:r w:rsidR="003F2734" w:rsidRPr="00DA535F">
        <w:rPr>
          <w:rFonts w:ascii="Times New Roman" w:eastAsia="標楷體" w:hAnsi="Times New Roman"/>
          <w:i/>
        </w:rPr>
        <w:t>i</w:t>
      </w:r>
      <w:proofErr w:type="spellEnd"/>
      <w:r w:rsidR="003F2734">
        <w:rPr>
          <w:rFonts w:ascii="Times New Roman" w:eastAsia="標楷體" w:hAnsi="Times New Roman" w:hint="eastAsia"/>
        </w:rPr>
        <w:t>為</w:t>
      </w:r>
      <w:proofErr w:type="gramStart"/>
      <w:r w:rsidR="00E1569D">
        <w:rPr>
          <w:rFonts w:ascii="Times New Roman" w:eastAsia="標楷體" w:hAnsi="Times New Roman" w:hint="eastAsia"/>
        </w:rPr>
        <w:t>第</w:t>
      </w:r>
      <w:r w:rsidR="003F2734">
        <w:rPr>
          <w:rFonts w:ascii="Times New Roman" w:eastAsia="標楷體" w:hAnsi="Times New Roman" w:hint="eastAsia"/>
        </w:rPr>
        <w:t>幾</w:t>
      </w:r>
      <w:r w:rsidR="00550776">
        <w:rPr>
          <w:rFonts w:ascii="Times New Roman" w:eastAsia="標楷體" w:hAnsi="Times New Roman" w:hint="eastAsia"/>
        </w:rPr>
        <w:t>種</w:t>
      </w:r>
      <w:r w:rsidR="003F2734">
        <w:rPr>
          <w:rFonts w:ascii="Times New Roman" w:eastAsia="標楷體" w:hAnsi="Times New Roman" w:hint="eastAsia"/>
        </w:rPr>
        <w:t>膚質</w:t>
      </w:r>
      <w:proofErr w:type="gramEnd"/>
      <w:r w:rsidR="00C341CF">
        <w:rPr>
          <w:rFonts w:ascii="Times New Roman" w:eastAsia="標楷體" w:hAnsi="Times New Roman" w:hint="eastAsia"/>
        </w:rPr>
        <w:t>，膚質分類</w:t>
      </w:r>
      <w:r w:rsidR="00550776">
        <w:rPr>
          <w:rFonts w:ascii="Times New Roman" w:eastAsia="標楷體" w:hAnsi="Times New Roman" w:hint="eastAsia"/>
        </w:rPr>
        <w:t>示意圖如</w:t>
      </w:r>
      <w:r w:rsidR="00C341CF">
        <w:rPr>
          <w:rFonts w:ascii="Times New Roman" w:eastAsia="標楷體" w:hAnsi="Times New Roman"/>
        </w:rPr>
        <w:fldChar w:fldCharType="begin"/>
      </w:r>
      <w:r w:rsidR="00C341CF">
        <w:rPr>
          <w:rFonts w:ascii="Times New Roman" w:eastAsia="標楷體" w:hAnsi="Times New Roman"/>
        </w:rPr>
        <w:instrText xml:space="preserve"> </w:instrText>
      </w:r>
      <w:r w:rsidR="00C341CF">
        <w:rPr>
          <w:rFonts w:ascii="Times New Roman" w:eastAsia="標楷體" w:hAnsi="Times New Roman" w:hint="eastAsia"/>
        </w:rPr>
        <w:instrText>REF _Ref436218043 \h</w:instrText>
      </w:r>
      <w:r w:rsidR="00C341CF">
        <w:rPr>
          <w:rFonts w:ascii="Times New Roman" w:eastAsia="標楷體" w:hAnsi="Times New Roman"/>
        </w:rPr>
        <w:instrText xml:space="preserve"> </w:instrText>
      </w:r>
      <w:r w:rsidR="00C341CF">
        <w:rPr>
          <w:rFonts w:ascii="Times New Roman" w:eastAsia="標楷體" w:hAnsi="Times New Roman"/>
        </w:rPr>
      </w:r>
      <w:r w:rsidR="00C341CF">
        <w:rPr>
          <w:rFonts w:ascii="Times New Roman" w:eastAsia="標楷體" w:hAnsi="Times New Roman"/>
        </w:rPr>
        <w:fldChar w:fldCharType="separate"/>
      </w:r>
      <w:r w:rsidR="000E103D" w:rsidRPr="00C341CF">
        <w:rPr>
          <w:rFonts w:ascii="Times New Roman" w:eastAsia="標楷體" w:hAnsi="Times New Roman" w:hint="eastAsia"/>
        </w:rPr>
        <w:t>圖</w:t>
      </w:r>
      <w:r w:rsidR="000E103D" w:rsidRPr="00C341CF">
        <w:rPr>
          <w:rFonts w:ascii="Times New Roman" w:eastAsia="標楷體" w:hAnsi="Times New Roman" w:hint="eastAsia"/>
        </w:rPr>
        <w:t xml:space="preserve"> </w:t>
      </w:r>
      <w:r w:rsidR="000E103D">
        <w:rPr>
          <w:rFonts w:ascii="Times New Roman" w:eastAsia="標楷體" w:hAnsi="Times New Roman"/>
          <w:noProof/>
        </w:rPr>
        <w:t>3</w:t>
      </w:r>
      <w:r w:rsidR="000E103D">
        <w:rPr>
          <w:rFonts w:ascii="Times New Roman" w:eastAsia="標楷體" w:hAnsi="Times New Roman"/>
        </w:rPr>
        <w:noBreakHyphen/>
      </w:r>
      <w:r w:rsidR="000E103D">
        <w:rPr>
          <w:rFonts w:ascii="Times New Roman" w:eastAsia="標楷體" w:hAnsi="Times New Roman"/>
          <w:noProof/>
        </w:rPr>
        <w:t>4</w:t>
      </w:r>
      <w:r w:rsidR="00C341CF">
        <w:rPr>
          <w:rFonts w:ascii="Times New Roman" w:eastAsia="標楷體" w:hAnsi="Times New Roman"/>
        </w:rPr>
        <w:fldChar w:fldCharType="end"/>
      </w:r>
      <w:r w:rsidR="00C341CF">
        <w:rPr>
          <w:rFonts w:ascii="Times New Roman" w:eastAsia="標楷體" w:hAnsi="Times New Roman" w:hint="eastAsia"/>
        </w:rPr>
        <w:t>所示。</w:t>
      </w:r>
    </w:p>
    <w:p w14:paraId="68F2588F" w14:textId="73B2716C" w:rsidR="00C341CF" w:rsidRDefault="007D0A52" w:rsidP="00C341CF">
      <w:pPr>
        <w:keepNext/>
        <w:spacing w:line="360" w:lineRule="auto"/>
        <w:jc w:val="center"/>
      </w:pPr>
      <w:r>
        <w:rPr>
          <w:noProof/>
        </w:rPr>
        <w:drawing>
          <wp:inline distT="0" distB="0" distL="0" distR="0" wp14:anchorId="7A804AD9" wp14:editId="7AD3A3B6">
            <wp:extent cx="5535604" cy="2189099"/>
            <wp:effectExtent l="0" t="0" r="8255" b="190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535604" cy="2189099"/>
                    </a:xfrm>
                    <a:prstGeom prst="rect">
                      <a:avLst/>
                    </a:prstGeom>
                    <a:noFill/>
                  </pic:spPr>
                </pic:pic>
              </a:graphicData>
            </a:graphic>
          </wp:inline>
        </w:drawing>
      </w:r>
    </w:p>
    <w:p w14:paraId="46FF0B69" w14:textId="0A3339B7" w:rsidR="00C341CF" w:rsidRDefault="00C341CF" w:rsidP="00C341CF">
      <w:pPr>
        <w:pStyle w:val="a6"/>
        <w:jc w:val="center"/>
        <w:rPr>
          <w:rFonts w:ascii="Times New Roman" w:eastAsia="標楷體" w:hAnsi="Times New Roman"/>
          <w:sz w:val="24"/>
        </w:rPr>
      </w:pPr>
      <w:bookmarkStart w:id="52" w:name="_Ref436218043"/>
      <w:bookmarkStart w:id="53" w:name="_Toc449108448"/>
      <w:r w:rsidRPr="00C341CF">
        <w:rPr>
          <w:rFonts w:ascii="Times New Roman" w:eastAsia="標楷體" w:hAnsi="Times New Roman" w:hint="eastAsia"/>
          <w:sz w:val="24"/>
        </w:rPr>
        <w:t>圖</w:t>
      </w:r>
      <w:r w:rsidRPr="00C341CF">
        <w:rPr>
          <w:rFonts w:ascii="Times New Roman" w:eastAsia="標楷體" w:hAnsi="Times New Roman" w:hint="eastAsia"/>
          <w:sz w:val="24"/>
        </w:rPr>
        <w:t xml:space="preserve"> </w:t>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STYLEREF 1 \s</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3</w:t>
      </w:r>
      <w:r w:rsidR="003F22AB">
        <w:rPr>
          <w:rFonts w:ascii="Times New Roman" w:eastAsia="標楷體" w:hAnsi="Times New Roman"/>
          <w:sz w:val="24"/>
        </w:rPr>
        <w:fldChar w:fldCharType="end"/>
      </w:r>
      <w:r w:rsidR="003F22AB">
        <w:rPr>
          <w:rFonts w:ascii="Times New Roman" w:eastAsia="標楷體" w:hAnsi="Times New Roman"/>
          <w:sz w:val="24"/>
        </w:rPr>
        <w:noBreakHyphen/>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 xml:space="preserve">SEQ </w:instrText>
      </w:r>
      <w:r w:rsidR="003F22AB">
        <w:rPr>
          <w:rFonts w:ascii="Times New Roman" w:eastAsia="標楷體" w:hAnsi="Times New Roman" w:hint="eastAsia"/>
          <w:sz w:val="24"/>
        </w:rPr>
        <w:instrText>圖</w:instrText>
      </w:r>
      <w:r w:rsidR="003F22AB">
        <w:rPr>
          <w:rFonts w:ascii="Times New Roman" w:eastAsia="標楷體" w:hAnsi="Times New Roman" w:hint="eastAsia"/>
          <w:sz w:val="24"/>
        </w:rPr>
        <w:instrText xml:space="preserve"> \* ARABIC \s 1</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4</w:t>
      </w:r>
      <w:r w:rsidR="003F22AB">
        <w:rPr>
          <w:rFonts w:ascii="Times New Roman" w:eastAsia="標楷體" w:hAnsi="Times New Roman"/>
          <w:sz w:val="24"/>
        </w:rPr>
        <w:fldChar w:fldCharType="end"/>
      </w:r>
      <w:bookmarkEnd w:id="52"/>
      <w:r w:rsidR="00F775EF">
        <w:rPr>
          <w:rFonts w:ascii="Times New Roman" w:eastAsia="標楷體" w:hAnsi="Times New Roman" w:hint="eastAsia"/>
          <w:sz w:val="24"/>
        </w:rPr>
        <w:t xml:space="preserve"> </w:t>
      </w:r>
      <w:r>
        <w:rPr>
          <w:rFonts w:ascii="Times New Roman" w:eastAsia="標楷體" w:hAnsi="Times New Roman" w:hint="eastAsia"/>
          <w:sz w:val="24"/>
        </w:rPr>
        <w:t>使用者膚質分類示意圖</w:t>
      </w:r>
      <w:bookmarkEnd w:id="53"/>
    </w:p>
    <w:p w14:paraId="776459F8" w14:textId="77777777" w:rsidR="00C95BFB" w:rsidRPr="00C95BFB" w:rsidRDefault="00C95BFB" w:rsidP="00C95BFB"/>
    <w:p w14:paraId="65610F31" w14:textId="7AB6828A" w:rsidR="00132E83" w:rsidRDefault="00C341CF" w:rsidP="00C341CF">
      <w:pPr>
        <w:pStyle w:val="a6"/>
        <w:spacing w:line="360" w:lineRule="auto"/>
        <w:rPr>
          <w:rFonts w:ascii="Times New Roman" w:eastAsia="標楷體" w:hAnsi="Times New Roman"/>
          <w:sz w:val="24"/>
          <w:szCs w:val="24"/>
        </w:rPr>
      </w:pPr>
      <w:r w:rsidRPr="00C341CF">
        <w:rPr>
          <w:rFonts w:ascii="Times New Roman" w:eastAsia="標楷體" w:hAnsi="Times New Roman" w:hint="eastAsia"/>
          <w:sz w:val="24"/>
          <w:szCs w:val="24"/>
        </w:rPr>
        <w:t>產品集合</w:t>
      </w:r>
      <m:oMath>
        <m:r>
          <w:rPr>
            <w:rFonts w:ascii="Cambria Math" w:eastAsia="標楷體" w:hAnsi="Cambria Math"/>
            <w:sz w:val="24"/>
            <w:szCs w:val="24"/>
          </w:rPr>
          <m:t>P</m:t>
        </m:r>
        <m:r>
          <m:rPr>
            <m:sty m:val="p"/>
          </m:rPr>
          <w:rPr>
            <w:rFonts w:ascii="Cambria Math" w:eastAsia="標楷體" w:hAnsi="Cambria Math" w:hint="eastAsia"/>
            <w:sz w:val="24"/>
            <w:szCs w:val="24"/>
          </w:rPr>
          <m:t>=</m:t>
        </m:r>
        <m:d>
          <m:dPr>
            <m:begChr m:val="{"/>
            <m:endChr m:val="}"/>
            <m:ctrlPr>
              <w:rPr>
                <w:rFonts w:ascii="Cambria Math" w:eastAsia="標楷體" w:hAnsi="Cambria Math"/>
                <w:sz w:val="24"/>
                <w:szCs w:val="24"/>
              </w:rPr>
            </m:ctrlPr>
          </m:dPr>
          <m:e>
            <m:sSub>
              <m:sSubPr>
                <m:ctrlPr>
                  <w:rPr>
                    <w:rFonts w:ascii="Cambria Math" w:eastAsia="標楷體" w:hAnsi="Cambria Math"/>
                    <w:i/>
                    <w:sz w:val="24"/>
                    <w:szCs w:val="24"/>
                  </w:rPr>
                </m:ctrlPr>
              </m:sSubPr>
              <m:e>
                <m:r>
                  <w:rPr>
                    <w:rFonts w:ascii="Cambria Math" w:eastAsia="標楷體" w:hAnsi="Cambria Math"/>
                    <w:sz w:val="24"/>
                    <w:szCs w:val="24"/>
                  </w:rPr>
                  <m:t>p</m:t>
                </m:r>
              </m:e>
              <m:sub>
                <m:r>
                  <w:rPr>
                    <w:rFonts w:ascii="Cambria Math" w:eastAsia="標楷體" w:hAnsi="Cambria Math"/>
                    <w:sz w:val="24"/>
                    <w:szCs w:val="24"/>
                  </w:rPr>
                  <m:t>1</m:t>
                </m:r>
              </m:sub>
            </m:sSub>
            <m:r>
              <w:rPr>
                <w:rFonts w:ascii="Cambria Math" w:eastAsia="標楷體" w:hAnsi="Cambria Math"/>
                <w:sz w:val="24"/>
                <w:szCs w:val="24"/>
              </w:rPr>
              <m:t>,…,</m:t>
            </m:r>
            <m:sSub>
              <m:sSubPr>
                <m:ctrlPr>
                  <w:rPr>
                    <w:rFonts w:ascii="Cambria Math" w:eastAsia="標楷體" w:hAnsi="Cambria Math"/>
                    <w:i/>
                    <w:sz w:val="24"/>
                    <w:szCs w:val="24"/>
                  </w:rPr>
                </m:ctrlPr>
              </m:sSubPr>
              <m:e>
                <m:r>
                  <w:rPr>
                    <w:rFonts w:ascii="Cambria Math" w:eastAsia="標楷體" w:hAnsi="Cambria Math"/>
                    <w:sz w:val="24"/>
                    <w:szCs w:val="24"/>
                  </w:rPr>
                  <m:t>p</m:t>
                </m:r>
              </m:e>
              <m:sub>
                <m:r>
                  <w:rPr>
                    <w:rFonts w:ascii="Cambria Math" w:eastAsia="標楷體" w:hAnsi="Cambria Math"/>
                    <w:sz w:val="24"/>
                    <w:szCs w:val="24"/>
                  </w:rPr>
                  <m:t>j</m:t>
                </m:r>
              </m:sub>
            </m:sSub>
            <m:r>
              <w:rPr>
                <w:rFonts w:ascii="Cambria Math" w:eastAsia="標楷體" w:hAnsi="Cambria Math"/>
                <w:sz w:val="24"/>
                <w:szCs w:val="24"/>
              </w:rPr>
              <m:t>,…</m:t>
            </m:r>
          </m:e>
        </m:d>
      </m:oMath>
      <w:r w:rsidR="00E1569D">
        <w:rPr>
          <w:rFonts w:ascii="Times New Roman" w:eastAsia="標楷體" w:hAnsi="Times New Roman" w:hint="eastAsia"/>
          <w:sz w:val="24"/>
          <w:szCs w:val="24"/>
        </w:rPr>
        <w:t>；產品</w:t>
      </w:r>
      <m:oMath>
        <m:sSub>
          <m:sSubPr>
            <m:ctrlPr>
              <w:rPr>
                <w:rFonts w:ascii="Cambria Math" w:eastAsia="標楷體" w:hAnsi="Cambria Math"/>
                <w:i/>
                <w:sz w:val="24"/>
                <w:szCs w:val="24"/>
              </w:rPr>
            </m:ctrlPr>
          </m:sSubPr>
          <m:e>
            <m:r>
              <w:rPr>
                <w:rFonts w:ascii="Cambria Math" w:eastAsia="標楷體" w:hAnsi="Cambria Math"/>
                <w:sz w:val="24"/>
                <w:szCs w:val="24"/>
              </w:rPr>
              <m:t>p</m:t>
            </m:r>
          </m:e>
          <m:sub>
            <m:r>
              <w:rPr>
                <w:rFonts w:ascii="Cambria Math" w:eastAsia="標楷體" w:hAnsi="Cambria Math"/>
                <w:sz w:val="24"/>
                <w:szCs w:val="24"/>
              </w:rPr>
              <m:t>j</m:t>
            </m:r>
          </m:sub>
        </m:sSub>
        <m:r>
          <m:rPr>
            <m:sty m:val="p"/>
          </m:rPr>
          <w:rPr>
            <w:rFonts w:ascii="Cambria Math" w:eastAsia="標楷體" w:hAnsi="Cambria Math" w:hint="eastAsia"/>
            <w:sz w:val="24"/>
            <w:szCs w:val="24"/>
          </w:rPr>
          <m:t>=</m:t>
        </m:r>
        <m:d>
          <m:dPr>
            <m:begChr m:val="{"/>
            <m:endChr m:val="}"/>
            <m:ctrlPr>
              <w:rPr>
                <w:rFonts w:ascii="Cambria Math" w:eastAsia="標楷體" w:hAnsi="Cambria Math"/>
                <w:sz w:val="24"/>
                <w:szCs w:val="24"/>
              </w:rPr>
            </m:ctrlPr>
          </m:dPr>
          <m:e>
            <m:sSub>
              <m:sSubPr>
                <m:ctrlPr>
                  <w:rPr>
                    <w:rFonts w:ascii="Cambria Math" w:eastAsia="標楷體" w:hAnsi="Cambria Math"/>
                    <w:i/>
                    <w:sz w:val="24"/>
                    <w:szCs w:val="24"/>
                  </w:rPr>
                </m:ctrlPr>
              </m:sSubPr>
              <m:e>
                <m:r>
                  <w:rPr>
                    <w:rFonts w:ascii="Cambria Math" w:eastAsia="標楷體" w:hAnsi="Cambria Math"/>
                    <w:sz w:val="24"/>
                    <w:szCs w:val="24"/>
                  </w:rPr>
                  <m:t>t</m:t>
                </m:r>
              </m:e>
              <m:sub>
                <m:r>
                  <w:rPr>
                    <w:rFonts w:ascii="Cambria Math" w:eastAsia="標楷體" w:hAnsi="Cambria Math"/>
                    <w:sz w:val="24"/>
                    <w:szCs w:val="24"/>
                  </w:rPr>
                  <m:t>j</m:t>
                </m:r>
              </m:sub>
            </m:sSub>
            <m:r>
              <w:rPr>
                <w:rFonts w:ascii="Cambria Math" w:eastAsia="標楷體" w:hAnsi="Cambria Math" w:hint="eastAsia"/>
                <w:sz w:val="24"/>
                <w:szCs w:val="24"/>
              </w:rPr>
              <m:t>,</m:t>
            </m:r>
            <m:sSub>
              <m:sSubPr>
                <m:ctrlPr>
                  <w:rPr>
                    <w:rFonts w:ascii="Cambria Math" w:eastAsia="標楷體" w:hAnsi="Cambria Math"/>
                    <w:i/>
                    <w:sz w:val="24"/>
                    <w:szCs w:val="24"/>
                  </w:rPr>
                </m:ctrlPr>
              </m:sSubPr>
              <m:e>
                <m:r>
                  <w:rPr>
                    <w:rFonts w:ascii="Cambria Math" w:eastAsia="標楷體" w:hAnsi="Cambria Math"/>
                    <w:sz w:val="24"/>
                    <w:szCs w:val="24"/>
                  </w:rPr>
                  <m:t>c</m:t>
                </m:r>
              </m:e>
              <m:sub>
                <m:r>
                  <w:rPr>
                    <w:rFonts w:ascii="Cambria Math" w:eastAsia="標楷體" w:hAnsi="Cambria Math"/>
                    <w:sz w:val="24"/>
                    <w:szCs w:val="24"/>
                  </w:rPr>
                  <m:t>j</m:t>
                </m:r>
              </m:sub>
            </m:sSub>
          </m:e>
        </m:d>
      </m:oMath>
      <w:r w:rsidR="00E1569D">
        <w:rPr>
          <w:rFonts w:ascii="Times New Roman" w:eastAsia="標楷體" w:hAnsi="Times New Roman" w:hint="eastAsia"/>
          <w:sz w:val="24"/>
          <w:szCs w:val="24"/>
        </w:rPr>
        <w:t>，</w:t>
      </w:r>
      <w:r w:rsidRPr="00C341CF">
        <w:rPr>
          <w:rFonts w:ascii="Times New Roman" w:eastAsia="標楷體" w:hAnsi="Times New Roman" w:hint="eastAsia"/>
          <w:sz w:val="24"/>
          <w:szCs w:val="24"/>
        </w:rPr>
        <w:t>其中</w:t>
      </w:r>
      <m:oMath>
        <m:sSub>
          <m:sSubPr>
            <m:ctrlPr>
              <w:rPr>
                <w:rFonts w:ascii="Cambria Math" w:eastAsia="標楷體" w:hAnsi="Cambria Math"/>
                <w:i/>
                <w:sz w:val="24"/>
                <w:szCs w:val="24"/>
              </w:rPr>
            </m:ctrlPr>
          </m:sSubPr>
          <m:e>
            <m:r>
              <w:rPr>
                <w:rFonts w:ascii="Cambria Math" w:eastAsia="標楷體" w:hAnsi="Cambria Math"/>
                <w:sz w:val="24"/>
                <w:szCs w:val="24"/>
              </w:rPr>
              <m:t>t</m:t>
            </m:r>
          </m:e>
          <m:sub>
            <m:r>
              <w:rPr>
                <w:rFonts w:ascii="Cambria Math" w:eastAsia="標楷體" w:hAnsi="Cambria Math"/>
                <w:sz w:val="24"/>
                <w:szCs w:val="24"/>
              </w:rPr>
              <m:t>j</m:t>
            </m:r>
          </m:sub>
        </m:sSub>
      </m:oMath>
      <w:r w:rsidRPr="00C341CF">
        <w:rPr>
          <w:rFonts w:ascii="Times New Roman" w:eastAsia="標楷體" w:hAnsi="Times New Roman" w:hint="eastAsia"/>
          <w:sz w:val="24"/>
          <w:szCs w:val="24"/>
        </w:rPr>
        <w:t>代表第</w:t>
      </w:r>
      <w:r w:rsidRPr="00C341CF">
        <w:rPr>
          <w:rFonts w:ascii="Times New Roman" w:eastAsia="標楷體" w:hAnsi="Times New Roman"/>
          <w:i/>
          <w:sz w:val="24"/>
          <w:szCs w:val="24"/>
        </w:rPr>
        <w:t>j</w:t>
      </w:r>
      <w:proofErr w:type="gramStart"/>
      <w:r w:rsidRPr="00C341CF">
        <w:rPr>
          <w:rFonts w:ascii="Times New Roman" w:eastAsia="標楷體" w:hAnsi="Times New Roman" w:hint="eastAsia"/>
          <w:sz w:val="24"/>
          <w:szCs w:val="24"/>
        </w:rPr>
        <w:t>個</w:t>
      </w:r>
      <w:proofErr w:type="gramEnd"/>
      <w:r w:rsidRPr="00C341CF">
        <w:rPr>
          <w:rFonts w:ascii="Times New Roman" w:eastAsia="標楷體" w:hAnsi="Times New Roman" w:hint="eastAsia"/>
          <w:sz w:val="24"/>
          <w:szCs w:val="24"/>
        </w:rPr>
        <w:t>產品名稱，</w:t>
      </w:r>
      <m:oMath>
        <m:sSub>
          <m:sSubPr>
            <m:ctrlPr>
              <w:rPr>
                <w:rFonts w:ascii="Cambria Math" w:eastAsia="標楷體" w:hAnsi="Cambria Math"/>
                <w:i/>
                <w:sz w:val="24"/>
                <w:szCs w:val="24"/>
              </w:rPr>
            </m:ctrlPr>
          </m:sSubPr>
          <m:e>
            <m:r>
              <w:rPr>
                <w:rFonts w:ascii="Cambria Math" w:eastAsia="標楷體" w:hAnsi="Cambria Math"/>
                <w:sz w:val="24"/>
                <w:szCs w:val="24"/>
              </w:rPr>
              <m:t>c</m:t>
            </m:r>
          </m:e>
          <m:sub>
            <m:r>
              <w:rPr>
                <w:rFonts w:ascii="Cambria Math" w:eastAsia="標楷體" w:hAnsi="Cambria Math"/>
                <w:sz w:val="24"/>
                <w:szCs w:val="24"/>
              </w:rPr>
              <m:t>j</m:t>
            </m:r>
          </m:sub>
        </m:sSub>
      </m:oMath>
      <w:r w:rsidRPr="00C341CF">
        <w:rPr>
          <w:rFonts w:ascii="Times New Roman" w:eastAsia="標楷體" w:hAnsi="Times New Roman" w:hint="eastAsia"/>
          <w:sz w:val="24"/>
          <w:szCs w:val="24"/>
        </w:rPr>
        <w:t>則為其產品</w:t>
      </w:r>
      <w:r w:rsidR="00E1569D">
        <w:rPr>
          <w:rFonts w:ascii="Times New Roman" w:eastAsia="標楷體" w:hAnsi="Times New Roman" w:hint="eastAsia"/>
          <w:sz w:val="24"/>
          <w:szCs w:val="24"/>
        </w:rPr>
        <w:t>類別</w:t>
      </w:r>
      <w:r w:rsidRPr="00C341CF">
        <w:rPr>
          <w:rFonts w:ascii="Times New Roman" w:eastAsia="標楷體" w:hAnsi="Times New Roman" w:hint="eastAsia"/>
          <w:sz w:val="24"/>
          <w:szCs w:val="24"/>
        </w:rPr>
        <w:t>；</w:t>
      </w:r>
      <w:r w:rsidR="00E1569D">
        <w:rPr>
          <w:rFonts w:ascii="Times New Roman" w:eastAsia="標楷體" w:hAnsi="Times New Roman" w:hint="eastAsia"/>
          <w:sz w:val="24"/>
          <w:szCs w:val="24"/>
        </w:rPr>
        <w:t>使用者的</w:t>
      </w:r>
      <w:r w:rsidRPr="00C341CF">
        <w:rPr>
          <w:rFonts w:ascii="Times New Roman" w:eastAsia="標楷體" w:hAnsi="Times New Roman" w:hint="eastAsia"/>
          <w:sz w:val="24"/>
          <w:szCs w:val="24"/>
        </w:rPr>
        <w:t>評論集合</w:t>
      </w:r>
      <m:oMath>
        <m:sSub>
          <m:sSubPr>
            <m:ctrlPr>
              <w:rPr>
                <w:rFonts w:ascii="Cambria Math" w:eastAsia="標楷體" w:hAnsi="Cambria Math"/>
                <w:i/>
                <w:sz w:val="24"/>
                <w:szCs w:val="24"/>
              </w:rPr>
            </m:ctrlPr>
          </m:sSubPr>
          <m:e>
            <m:r>
              <w:rPr>
                <w:rFonts w:ascii="Cambria Math" w:eastAsia="標楷體" w:hAnsi="Cambria Math" w:hint="eastAsia"/>
                <w:sz w:val="24"/>
                <w:szCs w:val="24"/>
              </w:rPr>
              <m:t>R</m:t>
            </m:r>
          </m:e>
          <m:sub>
            <m:sSub>
              <m:sSubPr>
                <m:ctrlPr>
                  <w:rPr>
                    <w:rFonts w:ascii="Cambria Math" w:eastAsia="標楷體" w:hAnsi="Cambria Math"/>
                    <w:i/>
                    <w:sz w:val="24"/>
                    <w:szCs w:val="24"/>
                  </w:rPr>
                </m:ctrlPr>
              </m:sSubPr>
              <m:e>
                <m:r>
                  <w:rPr>
                    <w:rFonts w:ascii="Cambria Math" w:eastAsia="標楷體" w:hAnsi="Cambria Math"/>
                    <w:sz w:val="24"/>
                    <w:szCs w:val="24"/>
                  </w:rPr>
                  <m:t>u</m:t>
                </m:r>
              </m:e>
              <m:sub>
                <m:r>
                  <w:rPr>
                    <w:rFonts w:ascii="Cambria Math" w:eastAsia="標楷體" w:hAnsi="Cambria Math"/>
                    <w:sz w:val="24"/>
                    <w:szCs w:val="24"/>
                  </w:rPr>
                  <m:t>m</m:t>
                </m:r>
              </m:sub>
            </m:sSub>
          </m:sub>
        </m:sSub>
        <m:r>
          <m:rPr>
            <m:sty m:val="p"/>
          </m:rPr>
          <w:rPr>
            <w:rFonts w:ascii="Cambria Math" w:eastAsia="標楷體" w:hAnsi="Cambria Math" w:hint="eastAsia"/>
            <w:sz w:val="24"/>
            <w:szCs w:val="24"/>
          </w:rPr>
          <m:t>=</m:t>
        </m:r>
        <m:d>
          <m:dPr>
            <m:begChr m:val="{"/>
            <m:endChr m:val="}"/>
            <m:ctrlPr>
              <w:rPr>
                <w:rFonts w:ascii="Cambria Math" w:eastAsia="標楷體" w:hAnsi="Cambria Math"/>
                <w:sz w:val="24"/>
                <w:szCs w:val="24"/>
              </w:rPr>
            </m:ctrlPr>
          </m:dPr>
          <m:e>
            <m:sSubSup>
              <m:sSubSupPr>
                <m:ctrlPr>
                  <w:rPr>
                    <w:rFonts w:ascii="Cambria Math" w:eastAsia="標楷體" w:hAnsi="Cambria Math"/>
                    <w:i/>
                    <w:sz w:val="24"/>
                    <w:szCs w:val="24"/>
                  </w:rPr>
                </m:ctrlPr>
              </m:sSubSupPr>
              <m:e>
                <m:r>
                  <w:rPr>
                    <w:rFonts w:ascii="Cambria Math" w:eastAsia="標楷體" w:hAnsi="Cambria Math"/>
                    <w:sz w:val="24"/>
                    <w:szCs w:val="24"/>
                  </w:rPr>
                  <m:t>r</m:t>
                </m:r>
              </m:e>
              <m:sub>
                <m:sSub>
                  <m:sSubPr>
                    <m:ctrlPr>
                      <w:rPr>
                        <w:rFonts w:ascii="Cambria Math" w:eastAsia="標楷體" w:hAnsi="Cambria Math"/>
                        <w:i/>
                        <w:sz w:val="24"/>
                        <w:szCs w:val="24"/>
                      </w:rPr>
                    </m:ctrlPr>
                  </m:sSubPr>
                  <m:e>
                    <m:r>
                      <w:rPr>
                        <w:rFonts w:ascii="Cambria Math" w:eastAsia="標楷體" w:hAnsi="Cambria Math"/>
                        <w:sz w:val="24"/>
                        <w:szCs w:val="24"/>
                      </w:rPr>
                      <m:t>u</m:t>
                    </m:r>
                  </m:e>
                  <m:sub>
                    <m:r>
                      <w:rPr>
                        <w:rFonts w:ascii="Cambria Math" w:eastAsia="標楷體" w:hAnsi="Cambria Math"/>
                        <w:sz w:val="24"/>
                        <w:szCs w:val="24"/>
                      </w:rPr>
                      <m:t>m</m:t>
                    </m:r>
                  </m:sub>
                </m:sSub>
              </m:sub>
              <m:sup>
                <m:r>
                  <w:rPr>
                    <w:rFonts w:ascii="Cambria Math" w:eastAsia="標楷體" w:hAnsi="Cambria Math"/>
                    <w:sz w:val="24"/>
                    <w:szCs w:val="24"/>
                  </w:rPr>
                  <m:t>1</m:t>
                </m:r>
              </m:sup>
            </m:sSubSup>
            <m:r>
              <w:rPr>
                <w:rFonts w:ascii="Cambria Math" w:eastAsia="標楷體" w:hAnsi="Cambria Math"/>
                <w:sz w:val="24"/>
                <w:szCs w:val="24"/>
              </w:rPr>
              <m:t>,…,</m:t>
            </m:r>
            <m:sSubSup>
              <m:sSubSupPr>
                <m:ctrlPr>
                  <w:rPr>
                    <w:rFonts w:ascii="Cambria Math" w:eastAsia="標楷體" w:hAnsi="Cambria Math"/>
                    <w:i/>
                    <w:sz w:val="24"/>
                    <w:szCs w:val="24"/>
                  </w:rPr>
                </m:ctrlPr>
              </m:sSubSupPr>
              <m:e>
                <m:r>
                  <w:rPr>
                    <w:rFonts w:ascii="Cambria Math" w:eastAsia="標楷體" w:hAnsi="Cambria Math"/>
                    <w:sz w:val="24"/>
                    <w:szCs w:val="24"/>
                  </w:rPr>
                  <m:t>r</m:t>
                </m:r>
              </m:e>
              <m:sub>
                <m:sSub>
                  <m:sSubPr>
                    <m:ctrlPr>
                      <w:rPr>
                        <w:rFonts w:ascii="Cambria Math" w:eastAsia="標楷體" w:hAnsi="Cambria Math"/>
                        <w:i/>
                        <w:sz w:val="24"/>
                        <w:szCs w:val="24"/>
                      </w:rPr>
                    </m:ctrlPr>
                  </m:sSubPr>
                  <m:e>
                    <m:r>
                      <w:rPr>
                        <w:rFonts w:ascii="Cambria Math" w:eastAsia="標楷體" w:hAnsi="Cambria Math"/>
                        <w:sz w:val="24"/>
                        <w:szCs w:val="24"/>
                      </w:rPr>
                      <m:t>u</m:t>
                    </m:r>
                  </m:e>
                  <m:sub>
                    <m:r>
                      <w:rPr>
                        <w:rFonts w:ascii="Cambria Math" w:eastAsia="標楷體" w:hAnsi="Cambria Math"/>
                        <w:sz w:val="24"/>
                        <w:szCs w:val="24"/>
                      </w:rPr>
                      <m:t>m</m:t>
                    </m:r>
                  </m:sub>
                </m:sSub>
              </m:sub>
              <m:sup>
                <m:r>
                  <w:rPr>
                    <w:rFonts w:ascii="Cambria Math" w:eastAsia="標楷體" w:hAnsi="Cambria Math"/>
                    <w:sz w:val="24"/>
                    <w:szCs w:val="24"/>
                  </w:rPr>
                  <m:t>j</m:t>
                </m:r>
              </m:sup>
            </m:sSubSup>
            <m:r>
              <w:rPr>
                <w:rFonts w:ascii="Cambria Math" w:eastAsia="標楷體" w:hAnsi="Cambria Math"/>
                <w:sz w:val="24"/>
                <w:szCs w:val="24"/>
              </w:rPr>
              <m:t>,…</m:t>
            </m:r>
          </m:e>
        </m:d>
      </m:oMath>
      <w:r w:rsidRPr="00C341CF">
        <w:rPr>
          <w:rFonts w:ascii="Times New Roman" w:eastAsia="標楷體" w:hAnsi="Times New Roman" w:hint="eastAsia"/>
          <w:sz w:val="24"/>
          <w:szCs w:val="24"/>
        </w:rPr>
        <w:t>，其中</w:t>
      </w:r>
      <m:oMath>
        <m:sSubSup>
          <m:sSubSupPr>
            <m:ctrlPr>
              <w:rPr>
                <w:rFonts w:ascii="Cambria Math" w:eastAsia="標楷體" w:hAnsi="Cambria Math"/>
                <w:i/>
                <w:sz w:val="24"/>
                <w:szCs w:val="24"/>
              </w:rPr>
            </m:ctrlPr>
          </m:sSubSupPr>
          <m:e>
            <m:r>
              <w:rPr>
                <w:rFonts w:ascii="Cambria Math" w:eastAsia="標楷體" w:hAnsi="Cambria Math"/>
                <w:sz w:val="24"/>
                <w:szCs w:val="24"/>
              </w:rPr>
              <m:t>r</m:t>
            </m:r>
          </m:e>
          <m:sub>
            <m:sSub>
              <m:sSubPr>
                <m:ctrlPr>
                  <w:rPr>
                    <w:rFonts w:ascii="Cambria Math" w:eastAsia="標楷體" w:hAnsi="Cambria Math"/>
                    <w:i/>
                    <w:sz w:val="24"/>
                    <w:szCs w:val="24"/>
                  </w:rPr>
                </m:ctrlPr>
              </m:sSubPr>
              <m:e>
                <m:r>
                  <w:rPr>
                    <w:rFonts w:ascii="Cambria Math" w:eastAsia="標楷體" w:hAnsi="Cambria Math"/>
                    <w:sz w:val="24"/>
                    <w:szCs w:val="24"/>
                  </w:rPr>
                  <m:t>u</m:t>
                </m:r>
              </m:e>
              <m:sub>
                <m:r>
                  <w:rPr>
                    <w:rFonts w:ascii="Cambria Math" w:eastAsia="標楷體" w:hAnsi="Cambria Math"/>
                    <w:sz w:val="24"/>
                    <w:szCs w:val="24"/>
                  </w:rPr>
                  <m:t>m</m:t>
                </m:r>
              </m:sub>
            </m:sSub>
          </m:sub>
          <m:sup>
            <m:r>
              <w:rPr>
                <w:rFonts w:ascii="Cambria Math" w:eastAsia="標楷體" w:hAnsi="Cambria Math"/>
                <w:sz w:val="24"/>
                <w:szCs w:val="24"/>
              </w:rPr>
              <m:t>j</m:t>
            </m:r>
          </m:sup>
        </m:sSubSup>
      </m:oMath>
      <w:r w:rsidR="009755A3">
        <w:rPr>
          <w:rFonts w:ascii="Times New Roman" w:eastAsia="標楷體" w:hAnsi="Times New Roman" w:hint="eastAsia"/>
          <w:sz w:val="24"/>
          <w:szCs w:val="24"/>
        </w:rPr>
        <w:t>代表使用者</w:t>
      </w:r>
      <m:oMath>
        <m:sSub>
          <m:sSubPr>
            <m:ctrlPr>
              <w:rPr>
                <w:rFonts w:ascii="Cambria Math" w:eastAsia="標楷體" w:hAnsi="Cambria Math"/>
                <w:iCs/>
                <w:sz w:val="24"/>
                <w:szCs w:val="24"/>
              </w:rPr>
            </m:ctrlPr>
          </m:sSubPr>
          <m:e>
            <m:r>
              <w:rPr>
                <w:rFonts w:ascii="Cambria Math" w:eastAsia="標楷體" w:hAnsi="Cambria Math"/>
                <w:sz w:val="24"/>
                <w:szCs w:val="24"/>
              </w:rPr>
              <m:t>u</m:t>
            </m:r>
          </m:e>
          <m:sub>
            <m:r>
              <w:rPr>
                <w:rFonts w:ascii="Cambria Math" w:eastAsia="標楷體" w:hAnsi="Cambria Math"/>
                <w:sz w:val="24"/>
                <w:szCs w:val="24"/>
              </w:rPr>
              <m:t>m</m:t>
            </m:r>
          </m:sub>
        </m:sSub>
      </m:oMath>
      <w:r w:rsidR="009755A3">
        <w:rPr>
          <w:rFonts w:ascii="Times New Roman" w:eastAsia="標楷體" w:hAnsi="Times New Roman" w:hint="eastAsia"/>
          <w:sz w:val="24"/>
          <w:szCs w:val="24"/>
        </w:rPr>
        <w:t>對</w:t>
      </w:r>
      <w:r w:rsidRPr="00C341CF">
        <w:rPr>
          <w:rFonts w:ascii="Times New Roman" w:eastAsia="標楷體" w:hAnsi="Times New Roman" w:hint="eastAsia"/>
          <w:sz w:val="24"/>
          <w:szCs w:val="24"/>
        </w:rPr>
        <w:t>產品</w:t>
      </w:r>
      <w:r w:rsidRPr="00C341CF">
        <w:rPr>
          <w:rFonts w:ascii="Times New Roman" w:eastAsia="標楷體" w:hAnsi="Times New Roman"/>
          <w:i/>
          <w:sz w:val="24"/>
          <w:szCs w:val="24"/>
        </w:rPr>
        <w:t>j</w:t>
      </w:r>
      <w:r w:rsidRPr="00C341CF">
        <w:rPr>
          <w:rFonts w:ascii="Times New Roman" w:eastAsia="標楷體" w:hAnsi="Times New Roman" w:hint="eastAsia"/>
          <w:sz w:val="24"/>
          <w:szCs w:val="24"/>
        </w:rPr>
        <w:t>的心得評論</w:t>
      </w:r>
      <w:r w:rsidR="009755A3">
        <w:rPr>
          <w:rFonts w:ascii="Times New Roman" w:eastAsia="標楷體" w:hAnsi="Times New Roman" w:hint="eastAsia"/>
          <w:sz w:val="24"/>
          <w:szCs w:val="24"/>
        </w:rPr>
        <w:t>集合</w:t>
      </w:r>
      <w:r w:rsidR="002B6E41">
        <w:rPr>
          <w:rFonts w:ascii="Times New Roman" w:eastAsia="標楷體" w:hAnsi="Times New Roman" w:hint="eastAsia"/>
          <w:sz w:val="24"/>
          <w:szCs w:val="24"/>
        </w:rPr>
        <w:t>；且定義經過</w:t>
      </w:r>
      <w:proofErr w:type="gramStart"/>
      <w:r w:rsidR="002B6E41">
        <w:rPr>
          <w:rFonts w:ascii="Times New Roman" w:eastAsia="標楷體" w:hAnsi="Times New Roman" w:hint="eastAsia"/>
          <w:sz w:val="24"/>
          <w:szCs w:val="24"/>
        </w:rPr>
        <w:t>中文斷詞處理</w:t>
      </w:r>
      <w:proofErr w:type="gramEnd"/>
      <w:r w:rsidR="002B6E41">
        <w:rPr>
          <w:rFonts w:ascii="Times New Roman" w:eastAsia="標楷體" w:hAnsi="Times New Roman" w:hint="eastAsia"/>
          <w:sz w:val="24"/>
          <w:szCs w:val="24"/>
        </w:rPr>
        <w:t>後的評論集合為</w:t>
      </w:r>
      <m:oMath>
        <m:sSub>
          <m:sSubPr>
            <m:ctrlPr>
              <w:rPr>
                <w:rFonts w:ascii="Cambria Math" w:eastAsia="標楷體" w:hAnsi="Cambria Math"/>
                <w:i/>
                <w:sz w:val="24"/>
                <w:szCs w:val="24"/>
              </w:rPr>
            </m:ctrlPr>
          </m:sSubPr>
          <m:e>
            <m:acc>
              <m:accPr>
                <m:chr m:val="́"/>
                <m:ctrlPr>
                  <w:rPr>
                    <w:rFonts w:ascii="Cambria Math" w:eastAsia="標楷體" w:hAnsi="Cambria Math"/>
                    <w:i/>
                    <w:sz w:val="24"/>
                    <w:szCs w:val="24"/>
                  </w:rPr>
                </m:ctrlPr>
              </m:accPr>
              <m:e>
                <m:r>
                  <w:rPr>
                    <w:rFonts w:ascii="Cambria Math" w:eastAsia="標楷體" w:hAnsi="Cambria Math" w:hint="eastAsia"/>
                    <w:sz w:val="24"/>
                    <w:szCs w:val="24"/>
                  </w:rPr>
                  <m:t>R</m:t>
                </m:r>
              </m:e>
            </m:acc>
          </m:e>
          <m:sub>
            <m:sSub>
              <m:sSubPr>
                <m:ctrlPr>
                  <w:rPr>
                    <w:rFonts w:ascii="Cambria Math" w:eastAsia="標楷體" w:hAnsi="Cambria Math"/>
                    <w:i/>
                    <w:sz w:val="24"/>
                    <w:szCs w:val="24"/>
                  </w:rPr>
                </m:ctrlPr>
              </m:sSubPr>
              <m:e>
                <m:r>
                  <w:rPr>
                    <w:rFonts w:ascii="Cambria Math" w:eastAsia="標楷體" w:hAnsi="Cambria Math"/>
                    <w:sz w:val="24"/>
                    <w:szCs w:val="24"/>
                  </w:rPr>
                  <m:t>u</m:t>
                </m:r>
              </m:e>
              <m:sub>
                <m:r>
                  <w:rPr>
                    <w:rFonts w:ascii="Cambria Math" w:eastAsia="標楷體" w:hAnsi="Cambria Math"/>
                    <w:sz w:val="24"/>
                    <w:szCs w:val="24"/>
                  </w:rPr>
                  <m:t>m</m:t>
                </m:r>
              </m:sub>
            </m:sSub>
          </m:sub>
        </m:sSub>
        <m:r>
          <m:rPr>
            <m:sty m:val="p"/>
          </m:rPr>
          <w:rPr>
            <w:rFonts w:ascii="Cambria Math" w:eastAsia="標楷體" w:hAnsi="Cambria Math" w:hint="eastAsia"/>
            <w:sz w:val="24"/>
            <w:szCs w:val="24"/>
          </w:rPr>
          <m:t>=</m:t>
        </m:r>
        <m:d>
          <m:dPr>
            <m:begChr m:val="{"/>
            <m:endChr m:val="}"/>
            <m:ctrlPr>
              <w:rPr>
                <w:rFonts w:ascii="Cambria Math" w:eastAsia="標楷體" w:hAnsi="Cambria Math"/>
                <w:sz w:val="24"/>
                <w:szCs w:val="24"/>
              </w:rPr>
            </m:ctrlPr>
          </m:dPr>
          <m:e>
            <m:sSubSup>
              <m:sSubSupPr>
                <m:ctrlPr>
                  <w:rPr>
                    <w:rFonts w:ascii="Cambria Math" w:eastAsia="標楷體" w:hAnsi="Cambria Math"/>
                    <w:i/>
                    <w:sz w:val="24"/>
                    <w:szCs w:val="24"/>
                  </w:rPr>
                </m:ctrlPr>
              </m:sSubSupPr>
              <m:e>
                <m:acc>
                  <m:accPr>
                    <m:chr m:val="́"/>
                    <m:ctrlPr>
                      <w:rPr>
                        <w:rFonts w:ascii="Cambria Math" w:eastAsia="標楷體" w:hAnsi="Cambria Math"/>
                        <w:i/>
                        <w:sz w:val="24"/>
                        <w:szCs w:val="24"/>
                      </w:rPr>
                    </m:ctrlPr>
                  </m:accPr>
                  <m:e>
                    <m:r>
                      <w:rPr>
                        <w:rFonts w:ascii="Cambria Math" w:eastAsia="標楷體" w:hAnsi="Cambria Math"/>
                        <w:sz w:val="24"/>
                        <w:szCs w:val="24"/>
                      </w:rPr>
                      <m:t>r</m:t>
                    </m:r>
                  </m:e>
                </m:acc>
              </m:e>
              <m:sub>
                <m:sSub>
                  <m:sSubPr>
                    <m:ctrlPr>
                      <w:rPr>
                        <w:rFonts w:ascii="Cambria Math" w:eastAsia="標楷體" w:hAnsi="Cambria Math"/>
                        <w:i/>
                        <w:sz w:val="24"/>
                        <w:szCs w:val="24"/>
                      </w:rPr>
                    </m:ctrlPr>
                  </m:sSubPr>
                  <m:e>
                    <m:r>
                      <w:rPr>
                        <w:rFonts w:ascii="Cambria Math" w:eastAsia="標楷體" w:hAnsi="Cambria Math"/>
                        <w:sz w:val="24"/>
                        <w:szCs w:val="24"/>
                      </w:rPr>
                      <m:t>u</m:t>
                    </m:r>
                  </m:e>
                  <m:sub>
                    <m:r>
                      <w:rPr>
                        <w:rFonts w:ascii="Cambria Math" w:eastAsia="標楷體" w:hAnsi="Cambria Math"/>
                        <w:sz w:val="24"/>
                        <w:szCs w:val="24"/>
                      </w:rPr>
                      <m:t>m</m:t>
                    </m:r>
                  </m:sub>
                </m:sSub>
              </m:sub>
              <m:sup>
                <m:r>
                  <w:rPr>
                    <w:rFonts w:ascii="Cambria Math" w:eastAsia="標楷體" w:hAnsi="Cambria Math"/>
                    <w:sz w:val="24"/>
                    <w:szCs w:val="24"/>
                  </w:rPr>
                  <m:t>1</m:t>
                </m:r>
              </m:sup>
            </m:sSubSup>
            <m:r>
              <w:rPr>
                <w:rFonts w:ascii="Cambria Math" w:eastAsia="標楷體" w:hAnsi="Cambria Math"/>
                <w:sz w:val="24"/>
                <w:szCs w:val="24"/>
              </w:rPr>
              <m:t>,…,</m:t>
            </m:r>
            <m:sSubSup>
              <m:sSubSupPr>
                <m:ctrlPr>
                  <w:rPr>
                    <w:rFonts w:ascii="Cambria Math" w:eastAsia="標楷體" w:hAnsi="Cambria Math"/>
                    <w:i/>
                    <w:sz w:val="24"/>
                    <w:szCs w:val="24"/>
                  </w:rPr>
                </m:ctrlPr>
              </m:sSubSupPr>
              <m:e>
                <m:acc>
                  <m:accPr>
                    <m:chr m:val="́"/>
                    <m:ctrlPr>
                      <w:rPr>
                        <w:rFonts w:ascii="Cambria Math" w:eastAsia="標楷體" w:hAnsi="Cambria Math"/>
                        <w:i/>
                        <w:sz w:val="24"/>
                        <w:szCs w:val="24"/>
                      </w:rPr>
                    </m:ctrlPr>
                  </m:accPr>
                  <m:e>
                    <m:r>
                      <w:rPr>
                        <w:rFonts w:ascii="Cambria Math" w:eastAsia="標楷體" w:hAnsi="Cambria Math"/>
                        <w:sz w:val="24"/>
                        <w:szCs w:val="24"/>
                      </w:rPr>
                      <m:t>r</m:t>
                    </m:r>
                  </m:e>
                </m:acc>
              </m:e>
              <m:sub>
                <m:sSub>
                  <m:sSubPr>
                    <m:ctrlPr>
                      <w:rPr>
                        <w:rFonts w:ascii="Cambria Math" w:eastAsia="標楷體" w:hAnsi="Cambria Math"/>
                        <w:i/>
                        <w:sz w:val="24"/>
                        <w:szCs w:val="24"/>
                      </w:rPr>
                    </m:ctrlPr>
                  </m:sSubPr>
                  <m:e>
                    <m:r>
                      <w:rPr>
                        <w:rFonts w:ascii="Cambria Math" w:eastAsia="標楷體" w:hAnsi="Cambria Math"/>
                        <w:sz w:val="24"/>
                        <w:szCs w:val="24"/>
                      </w:rPr>
                      <m:t>u</m:t>
                    </m:r>
                  </m:e>
                  <m:sub>
                    <m:r>
                      <w:rPr>
                        <w:rFonts w:ascii="Cambria Math" w:eastAsia="標楷體" w:hAnsi="Cambria Math"/>
                        <w:sz w:val="24"/>
                        <w:szCs w:val="24"/>
                      </w:rPr>
                      <m:t>m</m:t>
                    </m:r>
                  </m:sub>
                </m:sSub>
              </m:sub>
              <m:sup>
                <m:r>
                  <w:rPr>
                    <w:rFonts w:ascii="Cambria Math" w:eastAsia="標楷體" w:hAnsi="Cambria Math"/>
                    <w:sz w:val="24"/>
                    <w:szCs w:val="24"/>
                  </w:rPr>
                  <m:t>j</m:t>
                </m:r>
              </m:sup>
            </m:sSubSup>
            <m:r>
              <w:rPr>
                <w:rFonts w:ascii="Cambria Math" w:eastAsia="標楷體" w:hAnsi="Cambria Math"/>
                <w:sz w:val="24"/>
                <w:szCs w:val="24"/>
              </w:rPr>
              <m:t>,…</m:t>
            </m:r>
          </m:e>
        </m:d>
      </m:oMath>
      <w:r w:rsidRPr="00C341CF">
        <w:rPr>
          <w:rFonts w:ascii="Times New Roman" w:eastAsia="標楷體" w:hAnsi="Times New Roman" w:hint="eastAsia"/>
          <w:sz w:val="24"/>
          <w:szCs w:val="24"/>
        </w:rPr>
        <w:t>；每一個使用者</w:t>
      </w:r>
      <m:oMath>
        <m:sSub>
          <m:sSubPr>
            <m:ctrlPr>
              <w:rPr>
                <w:rFonts w:ascii="Cambria Math" w:eastAsia="標楷體" w:hAnsi="Cambria Math"/>
                <w:iCs/>
                <w:sz w:val="24"/>
                <w:szCs w:val="24"/>
              </w:rPr>
            </m:ctrlPr>
          </m:sSubPr>
          <m:e>
            <m:r>
              <w:rPr>
                <w:rFonts w:ascii="Cambria Math" w:eastAsia="標楷體" w:hAnsi="Cambria Math"/>
                <w:sz w:val="24"/>
                <w:szCs w:val="24"/>
              </w:rPr>
              <m:t>u</m:t>
            </m:r>
          </m:e>
          <m:sub>
            <m:r>
              <w:rPr>
                <w:rFonts w:ascii="Cambria Math" w:eastAsia="標楷體" w:hAnsi="Cambria Math"/>
                <w:sz w:val="24"/>
                <w:szCs w:val="24"/>
              </w:rPr>
              <m:t>m</m:t>
            </m:r>
          </m:sub>
        </m:sSub>
      </m:oMath>
      <w:r w:rsidRPr="00C341CF">
        <w:rPr>
          <w:rFonts w:ascii="Times New Roman" w:eastAsia="標楷體" w:hAnsi="Times New Roman" w:hint="eastAsia"/>
          <w:sz w:val="24"/>
          <w:szCs w:val="24"/>
        </w:rPr>
        <w:t>的資料</w:t>
      </w:r>
      <w:r w:rsidR="00E1569D">
        <w:rPr>
          <w:rFonts w:ascii="Times New Roman" w:eastAsia="標楷體" w:hAnsi="Times New Roman" w:hint="eastAsia"/>
          <w:sz w:val="24"/>
          <w:szCs w:val="24"/>
        </w:rPr>
        <w:t>為</w:t>
      </w:r>
      <m:oMath>
        <m:d>
          <m:dPr>
            <m:begChr m:val="{"/>
            <m:endChr m:val="}"/>
            <m:ctrlPr>
              <w:rPr>
                <w:rFonts w:ascii="Cambria Math" w:eastAsia="標楷體" w:hAnsi="Cambria Math"/>
                <w:i/>
                <w:sz w:val="24"/>
                <w:szCs w:val="24"/>
              </w:rPr>
            </m:ctrlPr>
          </m:dPr>
          <m:e>
            <m:sSub>
              <m:sSubPr>
                <m:ctrlPr>
                  <w:rPr>
                    <w:rFonts w:ascii="Cambria Math" w:eastAsia="標楷體" w:hAnsi="Cambria Math"/>
                    <w:i/>
                    <w:sz w:val="24"/>
                    <w:szCs w:val="24"/>
                  </w:rPr>
                </m:ctrlPr>
              </m:sSubPr>
              <m:e>
                <m:r>
                  <w:rPr>
                    <w:rFonts w:ascii="Cambria Math" w:eastAsia="標楷體" w:hAnsi="Cambria Math"/>
                    <w:sz w:val="24"/>
                    <w:szCs w:val="24"/>
                  </w:rPr>
                  <m:t>s</m:t>
                </m:r>
              </m:e>
              <m:sub>
                <m:sSub>
                  <m:sSubPr>
                    <m:ctrlPr>
                      <w:rPr>
                        <w:rFonts w:ascii="Cambria Math" w:eastAsia="標楷體" w:hAnsi="Cambria Math"/>
                        <w:i/>
                        <w:sz w:val="24"/>
                        <w:szCs w:val="24"/>
                      </w:rPr>
                    </m:ctrlPr>
                  </m:sSubPr>
                  <m:e>
                    <m:r>
                      <w:rPr>
                        <w:rFonts w:ascii="Cambria Math" w:eastAsia="標楷體" w:hAnsi="Cambria Math"/>
                        <w:sz w:val="24"/>
                        <w:szCs w:val="24"/>
                      </w:rPr>
                      <m:t>u</m:t>
                    </m:r>
                  </m:e>
                  <m:sub>
                    <m:r>
                      <w:rPr>
                        <w:rFonts w:ascii="Cambria Math" w:eastAsia="標楷體" w:hAnsi="Cambria Math"/>
                        <w:sz w:val="24"/>
                        <w:szCs w:val="24"/>
                      </w:rPr>
                      <m:t>m</m:t>
                    </m:r>
                  </m:sub>
                </m:sSub>
              </m:sub>
            </m:sSub>
            <m:r>
              <w:rPr>
                <w:rFonts w:ascii="Cambria Math" w:eastAsia="標楷體" w:hAnsi="Cambria Math"/>
                <w:sz w:val="24"/>
                <w:szCs w:val="24"/>
              </w:rPr>
              <m:t>,</m:t>
            </m:r>
            <m:sSub>
              <m:sSubPr>
                <m:ctrlPr>
                  <w:rPr>
                    <w:rFonts w:ascii="Cambria Math" w:eastAsia="標楷體" w:hAnsi="Cambria Math"/>
                    <w:i/>
                    <w:sz w:val="24"/>
                    <w:szCs w:val="24"/>
                  </w:rPr>
                </m:ctrlPr>
              </m:sSubPr>
              <m:e>
                <m:r>
                  <w:rPr>
                    <w:rFonts w:ascii="Cambria Math" w:eastAsia="標楷體" w:hAnsi="Cambria Math"/>
                    <w:sz w:val="24"/>
                    <w:szCs w:val="24"/>
                  </w:rPr>
                  <m:t>P</m:t>
                </m:r>
              </m:e>
              <m:sub>
                <m:sSub>
                  <m:sSubPr>
                    <m:ctrlPr>
                      <w:rPr>
                        <w:rFonts w:ascii="Cambria Math" w:eastAsia="標楷體" w:hAnsi="Cambria Math"/>
                        <w:i/>
                        <w:sz w:val="24"/>
                        <w:szCs w:val="24"/>
                      </w:rPr>
                    </m:ctrlPr>
                  </m:sSubPr>
                  <m:e>
                    <m:r>
                      <w:rPr>
                        <w:rFonts w:ascii="Cambria Math" w:eastAsia="標楷體" w:hAnsi="Cambria Math"/>
                        <w:sz w:val="24"/>
                        <w:szCs w:val="24"/>
                      </w:rPr>
                      <m:t>u</m:t>
                    </m:r>
                  </m:e>
                  <m:sub>
                    <m:r>
                      <w:rPr>
                        <w:rFonts w:ascii="Cambria Math" w:eastAsia="標楷體" w:hAnsi="Cambria Math"/>
                        <w:sz w:val="24"/>
                        <w:szCs w:val="24"/>
                      </w:rPr>
                      <m:t>m</m:t>
                    </m:r>
                  </m:sub>
                </m:sSub>
              </m:sub>
            </m:sSub>
            <m:r>
              <w:rPr>
                <w:rFonts w:ascii="Cambria Math" w:eastAsia="標楷體" w:hAnsi="Cambria Math"/>
                <w:sz w:val="24"/>
                <w:szCs w:val="24"/>
              </w:rPr>
              <m:t>,</m:t>
            </m:r>
            <m:sSub>
              <m:sSubPr>
                <m:ctrlPr>
                  <w:rPr>
                    <w:rFonts w:ascii="Cambria Math" w:eastAsia="標楷體" w:hAnsi="Cambria Math"/>
                    <w:i/>
                    <w:sz w:val="24"/>
                    <w:szCs w:val="24"/>
                  </w:rPr>
                </m:ctrlPr>
              </m:sSubPr>
              <m:e>
                <m:r>
                  <w:rPr>
                    <w:rFonts w:ascii="Cambria Math" w:eastAsia="標楷體" w:hAnsi="Cambria Math"/>
                    <w:sz w:val="24"/>
                    <w:szCs w:val="24"/>
                  </w:rPr>
                  <m:t>R</m:t>
                </m:r>
              </m:e>
              <m:sub>
                <m:sSub>
                  <m:sSubPr>
                    <m:ctrlPr>
                      <w:rPr>
                        <w:rFonts w:ascii="Cambria Math" w:eastAsia="標楷體" w:hAnsi="Cambria Math"/>
                        <w:i/>
                        <w:sz w:val="24"/>
                        <w:szCs w:val="24"/>
                      </w:rPr>
                    </m:ctrlPr>
                  </m:sSubPr>
                  <m:e>
                    <m:r>
                      <w:rPr>
                        <w:rFonts w:ascii="Cambria Math" w:eastAsia="標楷體" w:hAnsi="Cambria Math"/>
                        <w:sz w:val="24"/>
                        <w:szCs w:val="24"/>
                      </w:rPr>
                      <m:t>u</m:t>
                    </m:r>
                  </m:e>
                  <m:sub>
                    <m:r>
                      <w:rPr>
                        <w:rFonts w:ascii="Cambria Math" w:eastAsia="標楷體" w:hAnsi="Cambria Math"/>
                        <w:sz w:val="24"/>
                        <w:szCs w:val="24"/>
                      </w:rPr>
                      <m:t>m</m:t>
                    </m:r>
                  </m:sub>
                </m:sSub>
              </m:sub>
            </m:sSub>
          </m:e>
        </m:d>
      </m:oMath>
      <w:r w:rsidRPr="00C341CF">
        <w:rPr>
          <w:rFonts w:ascii="Times New Roman" w:eastAsia="標楷體" w:hAnsi="Times New Roman" w:hint="eastAsia"/>
          <w:sz w:val="24"/>
          <w:szCs w:val="24"/>
        </w:rPr>
        <w:t>，其中</w:t>
      </w:r>
      <m:oMath>
        <m:sSub>
          <m:sSubPr>
            <m:ctrlPr>
              <w:rPr>
                <w:rFonts w:ascii="Cambria Math" w:eastAsia="標楷體" w:hAnsi="Cambria Math"/>
                <w:i/>
                <w:sz w:val="24"/>
                <w:szCs w:val="24"/>
              </w:rPr>
            </m:ctrlPr>
          </m:sSubPr>
          <m:e>
            <m:r>
              <w:rPr>
                <w:rFonts w:ascii="Cambria Math" w:eastAsia="標楷體" w:hAnsi="Cambria Math"/>
                <w:sz w:val="24"/>
                <w:szCs w:val="24"/>
              </w:rPr>
              <m:t>s</m:t>
            </m:r>
          </m:e>
          <m:sub>
            <m:sSub>
              <m:sSubPr>
                <m:ctrlPr>
                  <w:rPr>
                    <w:rFonts w:ascii="Cambria Math" w:eastAsia="標楷體" w:hAnsi="Cambria Math"/>
                    <w:i/>
                    <w:sz w:val="24"/>
                    <w:szCs w:val="24"/>
                  </w:rPr>
                </m:ctrlPr>
              </m:sSubPr>
              <m:e>
                <m:r>
                  <w:rPr>
                    <w:rFonts w:ascii="Cambria Math" w:eastAsia="標楷體" w:hAnsi="Cambria Math"/>
                    <w:sz w:val="24"/>
                    <w:szCs w:val="24"/>
                  </w:rPr>
                  <m:t>u</m:t>
                </m:r>
              </m:e>
              <m:sub>
                <m:r>
                  <w:rPr>
                    <w:rFonts w:ascii="Cambria Math" w:eastAsia="標楷體" w:hAnsi="Cambria Math"/>
                    <w:sz w:val="24"/>
                    <w:szCs w:val="24"/>
                  </w:rPr>
                  <m:t>m</m:t>
                </m:r>
              </m:sub>
            </m:sSub>
          </m:sub>
        </m:sSub>
      </m:oMath>
      <w:r w:rsidRPr="00C341CF">
        <w:rPr>
          <w:rFonts w:ascii="Times New Roman" w:eastAsia="標楷體" w:hAnsi="Times New Roman" w:hint="eastAsia"/>
          <w:sz w:val="24"/>
          <w:szCs w:val="24"/>
        </w:rPr>
        <w:t>為使用者</w:t>
      </w:r>
      <m:oMath>
        <m:sSub>
          <m:sSubPr>
            <m:ctrlPr>
              <w:rPr>
                <w:rFonts w:ascii="Cambria Math" w:eastAsia="標楷體" w:hAnsi="Cambria Math"/>
                <w:iCs/>
                <w:sz w:val="24"/>
                <w:szCs w:val="24"/>
              </w:rPr>
            </m:ctrlPr>
          </m:sSubPr>
          <m:e>
            <m:r>
              <w:rPr>
                <w:rFonts w:ascii="Cambria Math" w:eastAsia="標楷體" w:hAnsi="Cambria Math"/>
                <w:sz w:val="24"/>
                <w:szCs w:val="24"/>
              </w:rPr>
              <m:t>u</m:t>
            </m:r>
          </m:e>
          <m:sub>
            <m:r>
              <w:rPr>
                <w:rFonts w:ascii="Cambria Math" w:eastAsia="標楷體" w:hAnsi="Cambria Math"/>
                <w:sz w:val="24"/>
                <w:szCs w:val="24"/>
              </w:rPr>
              <m:t>m</m:t>
            </m:r>
          </m:sub>
        </m:sSub>
      </m:oMath>
      <w:r w:rsidRPr="00C341CF">
        <w:rPr>
          <w:rFonts w:ascii="Times New Roman" w:eastAsia="標楷體" w:hAnsi="Times New Roman" w:hint="eastAsia"/>
          <w:sz w:val="24"/>
          <w:szCs w:val="24"/>
        </w:rPr>
        <w:lastRenderedPageBreak/>
        <w:t>的膚質</w:t>
      </w:r>
      <w:r w:rsidR="00EB267C">
        <w:rPr>
          <w:rFonts w:ascii="Times New Roman" w:eastAsia="標楷體" w:hAnsi="Times New Roman" w:hint="eastAsia"/>
          <w:sz w:val="24"/>
          <w:szCs w:val="24"/>
        </w:rPr>
        <w:t>；每一使用者</w:t>
      </w:r>
      <m:oMath>
        <m:sSub>
          <m:sSubPr>
            <m:ctrlPr>
              <w:rPr>
                <w:rFonts w:ascii="Cambria Math" w:eastAsia="標楷體" w:hAnsi="Cambria Math"/>
                <w:iCs/>
                <w:sz w:val="24"/>
                <w:szCs w:val="24"/>
              </w:rPr>
            </m:ctrlPr>
          </m:sSubPr>
          <m:e>
            <m:r>
              <w:rPr>
                <w:rFonts w:ascii="Cambria Math" w:eastAsia="標楷體" w:hAnsi="Cambria Math"/>
                <w:sz w:val="24"/>
                <w:szCs w:val="24"/>
              </w:rPr>
              <m:t>u</m:t>
            </m:r>
          </m:e>
          <m:sub>
            <m:r>
              <w:rPr>
                <w:rFonts w:ascii="Cambria Math" w:eastAsia="標楷體" w:hAnsi="Cambria Math"/>
                <w:sz w:val="24"/>
                <w:szCs w:val="24"/>
              </w:rPr>
              <m:t>m</m:t>
            </m:r>
          </m:sub>
        </m:sSub>
      </m:oMath>
      <w:r w:rsidR="00EB267C">
        <w:rPr>
          <w:rFonts w:ascii="Times New Roman" w:eastAsia="標楷體" w:hAnsi="Times New Roman" w:hint="eastAsia"/>
          <w:sz w:val="24"/>
          <w:szCs w:val="24"/>
        </w:rPr>
        <w:t>使用過的產品集合</w:t>
      </w:r>
      <m:oMath>
        <m:sSub>
          <m:sSubPr>
            <m:ctrlPr>
              <w:rPr>
                <w:rFonts w:ascii="Cambria Math" w:eastAsia="標楷體" w:hAnsi="Cambria Math"/>
                <w:i/>
                <w:sz w:val="24"/>
                <w:szCs w:val="24"/>
              </w:rPr>
            </m:ctrlPr>
          </m:sSubPr>
          <m:e>
            <m:r>
              <w:rPr>
                <w:rFonts w:ascii="Cambria Math" w:eastAsia="標楷體" w:hAnsi="Cambria Math"/>
                <w:sz w:val="24"/>
                <w:szCs w:val="24"/>
              </w:rPr>
              <m:t>P</m:t>
            </m:r>
          </m:e>
          <m:sub>
            <m:sSub>
              <m:sSubPr>
                <m:ctrlPr>
                  <w:rPr>
                    <w:rFonts w:ascii="Cambria Math" w:eastAsia="標楷體" w:hAnsi="Cambria Math"/>
                    <w:i/>
                    <w:sz w:val="24"/>
                    <w:szCs w:val="24"/>
                  </w:rPr>
                </m:ctrlPr>
              </m:sSubPr>
              <m:e>
                <m:r>
                  <w:rPr>
                    <w:rFonts w:ascii="Cambria Math" w:eastAsia="標楷體" w:hAnsi="Cambria Math"/>
                    <w:sz w:val="24"/>
                    <w:szCs w:val="24"/>
                  </w:rPr>
                  <m:t>u</m:t>
                </m:r>
              </m:e>
              <m:sub>
                <m:r>
                  <w:rPr>
                    <w:rFonts w:ascii="Cambria Math" w:eastAsia="標楷體" w:hAnsi="Cambria Math"/>
                    <w:sz w:val="24"/>
                    <w:szCs w:val="24"/>
                  </w:rPr>
                  <m:t>m</m:t>
                </m:r>
              </m:sub>
            </m:sSub>
          </m:sub>
        </m:sSub>
        <m:r>
          <w:rPr>
            <w:rFonts w:ascii="Cambria Math" w:eastAsia="標楷體" w:hAnsi="Cambria Math"/>
            <w:sz w:val="24"/>
            <w:szCs w:val="24"/>
          </w:rPr>
          <m:t>∈P</m:t>
        </m:r>
      </m:oMath>
      <w:r w:rsidR="00C95BFB">
        <w:rPr>
          <w:rFonts w:ascii="Times New Roman" w:eastAsia="標楷體" w:hAnsi="Times New Roman" w:hint="eastAsia"/>
          <w:sz w:val="24"/>
          <w:szCs w:val="24"/>
        </w:rPr>
        <w:t>；</w:t>
      </w:r>
      <w:r w:rsidR="00F02A24">
        <w:rPr>
          <w:rFonts w:ascii="Times New Roman" w:eastAsia="標楷體" w:hAnsi="Times New Roman" w:hint="eastAsia"/>
          <w:sz w:val="24"/>
          <w:szCs w:val="24"/>
        </w:rPr>
        <w:t>使用者</w:t>
      </w:r>
      <w:r w:rsidR="00676B16">
        <w:rPr>
          <w:rFonts w:ascii="Times New Roman" w:eastAsia="標楷體" w:hAnsi="Times New Roman" w:hint="eastAsia"/>
          <w:sz w:val="24"/>
          <w:szCs w:val="24"/>
        </w:rPr>
        <w:t>範例</w:t>
      </w:r>
      <w:r w:rsidR="00C95BFB">
        <w:rPr>
          <w:rFonts w:ascii="Times New Roman" w:eastAsia="標楷體" w:hAnsi="Times New Roman" w:hint="eastAsia"/>
          <w:sz w:val="24"/>
          <w:szCs w:val="24"/>
        </w:rPr>
        <w:t>說明</w:t>
      </w:r>
      <w:r w:rsidR="00F02A24">
        <w:rPr>
          <w:rFonts w:ascii="Times New Roman" w:eastAsia="標楷體" w:hAnsi="Times New Roman" w:hint="eastAsia"/>
          <w:sz w:val="24"/>
          <w:szCs w:val="24"/>
        </w:rPr>
        <w:t>如</w:t>
      </w:r>
      <w:r w:rsidR="00DA58A5">
        <w:rPr>
          <w:rFonts w:ascii="Times New Roman" w:eastAsia="標楷體" w:hAnsi="Times New Roman"/>
          <w:sz w:val="24"/>
          <w:szCs w:val="24"/>
        </w:rPr>
        <w:fldChar w:fldCharType="begin"/>
      </w:r>
      <w:r w:rsidR="00DA58A5">
        <w:rPr>
          <w:rFonts w:ascii="Times New Roman" w:eastAsia="標楷體" w:hAnsi="Times New Roman"/>
          <w:sz w:val="24"/>
          <w:szCs w:val="24"/>
        </w:rPr>
        <w:instrText xml:space="preserve"> </w:instrText>
      </w:r>
      <w:r w:rsidR="00DA58A5">
        <w:rPr>
          <w:rFonts w:ascii="Times New Roman" w:eastAsia="標楷體" w:hAnsi="Times New Roman" w:hint="eastAsia"/>
          <w:sz w:val="24"/>
          <w:szCs w:val="24"/>
        </w:rPr>
        <w:instrText>REF _Ref436231609 \h</w:instrText>
      </w:r>
      <w:r w:rsidR="00DA58A5">
        <w:rPr>
          <w:rFonts w:ascii="Times New Roman" w:eastAsia="標楷體" w:hAnsi="Times New Roman"/>
          <w:sz w:val="24"/>
          <w:szCs w:val="24"/>
        </w:rPr>
        <w:instrText xml:space="preserve"> </w:instrText>
      </w:r>
      <w:r w:rsidR="00DA58A5">
        <w:rPr>
          <w:rFonts w:ascii="Times New Roman" w:eastAsia="標楷體" w:hAnsi="Times New Roman"/>
          <w:sz w:val="24"/>
          <w:szCs w:val="24"/>
        </w:rPr>
      </w:r>
      <w:r w:rsidR="00DA58A5">
        <w:rPr>
          <w:rFonts w:ascii="Times New Roman" w:eastAsia="標楷體" w:hAnsi="Times New Roman"/>
          <w:sz w:val="24"/>
          <w:szCs w:val="24"/>
        </w:rPr>
        <w:fldChar w:fldCharType="separate"/>
      </w:r>
      <w:r w:rsidR="000E103D" w:rsidRPr="00DA58A5">
        <w:rPr>
          <w:rFonts w:ascii="Times New Roman" w:eastAsia="標楷體" w:hAnsi="Times New Roman" w:hint="eastAsia"/>
          <w:sz w:val="24"/>
        </w:rPr>
        <w:t>圖</w:t>
      </w:r>
      <w:r w:rsidR="000E103D" w:rsidRPr="00DA58A5">
        <w:rPr>
          <w:rFonts w:ascii="Times New Roman" w:eastAsia="標楷體" w:hAnsi="Times New Roman" w:hint="eastAsia"/>
          <w:sz w:val="24"/>
        </w:rPr>
        <w:t xml:space="preserve"> </w:t>
      </w:r>
      <w:r w:rsidR="000E103D">
        <w:rPr>
          <w:rFonts w:ascii="Times New Roman" w:eastAsia="標楷體" w:hAnsi="Times New Roman"/>
          <w:noProof/>
          <w:sz w:val="24"/>
        </w:rPr>
        <w:t>3</w:t>
      </w:r>
      <w:r w:rsidR="000E103D">
        <w:rPr>
          <w:rFonts w:ascii="Times New Roman" w:eastAsia="標楷體" w:hAnsi="Times New Roman"/>
          <w:sz w:val="24"/>
        </w:rPr>
        <w:noBreakHyphen/>
      </w:r>
      <w:r w:rsidR="000E103D">
        <w:rPr>
          <w:rFonts w:ascii="Times New Roman" w:eastAsia="標楷體" w:hAnsi="Times New Roman"/>
          <w:noProof/>
          <w:sz w:val="24"/>
        </w:rPr>
        <w:t>5</w:t>
      </w:r>
      <w:r w:rsidR="00DA58A5">
        <w:rPr>
          <w:rFonts w:ascii="Times New Roman" w:eastAsia="標楷體" w:hAnsi="Times New Roman"/>
          <w:sz w:val="24"/>
          <w:szCs w:val="24"/>
        </w:rPr>
        <w:fldChar w:fldCharType="end"/>
      </w:r>
      <w:r w:rsidR="00676B16">
        <w:rPr>
          <w:rFonts w:ascii="Times New Roman" w:eastAsia="標楷體" w:hAnsi="Times New Roman" w:hint="eastAsia"/>
          <w:sz w:val="24"/>
          <w:szCs w:val="24"/>
        </w:rPr>
        <w:t>所示</w:t>
      </w:r>
      <w:r w:rsidR="00F02A24">
        <w:rPr>
          <w:rFonts w:ascii="Times New Roman" w:eastAsia="標楷體" w:hAnsi="Times New Roman" w:hint="eastAsia"/>
          <w:sz w:val="24"/>
          <w:szCs w:val="24"/>
        </w:rPr>
        <w:t>，評論經過中文斷詞處理後的範例如</w:t>
      </w:r>
      <w:r w:rsidR="00C16EBA">
        <w:rPr>
          <w:rFonts w:ascii="Times New Roman" w:eastAsia="標楷體" w:hAnsi="Times New Roman"/>
          <w:sz w:val="24"/>
          <w:szCs w:val="24"/>
        </w:rPr>
        <w:fldChar w:fldCharType="begin"/>
      </w:r>
      <w:r w:rsidR="00C16EBA">
        <w:rPr>
          <w:rFonts w:ascii="Times New Roman" w:eastAsia="標楷體" w:hAnsi="Times New Roman"/>
          <w:sz w:val="24"/>
          <w:szCs w:val="24"/>
        </w:rPr>
        <w:instrText xml:space="preserve"> REF _Ref436773558 \h </w:instrText>
      </w:r>
      <w:r w:rsidR="00C16EBA">
        <w:rPr>
          <w:rFonts w:ascii="Times New Roman" w:eastAsia="標楷體" w:hAnsi="Times New Roman"/>
          <w:sz w:val="24"/>
          <w:szCs w:val="24"/>
        </w:rPr>
      </w:r>
      <w:r w:rsidR="00C16EBA">
        <w:rPr>
          <w:rFonts w:ascii="Times New Roman" w:eastAsia="標楷體" w:hAnsi="Times New Roman"/>
          <w:sz w:val="24"/>
          <w:szCs w:val="24"/>
        </w:rPr>
        <w:fldChar w:fldCharType="separate"/>
      </w:r>
      <w:r w:rsidR="000E103D" w:rsidRPr="00C16EBA">
        <w:rPr>
          <w:rFonts w:ascii="Times New Roman" w:eastAsia="標楷體" w:hAnsi="Times New Roman" w:hint="eastAsia"/>
          <w:sz w:val="24"/>
        </w:rPr>
        <w:t>圖</w:t>
      </w:r>
      <w:r w:rsidR="000E103D" w:rsidRPr="00C16EBA">
        <w:rPr>
          <w:rFonts w:ascii="Times New Roman" w:eastAsia="標楷體" w:hAnsi="Times New Roman" w:hint="eastAsia"/>
          <w:sz w:val="24"/>
        </w:rPr>
        <w:t xml:space="preserve"> </w:t>
      </w:r>
      <w:r w:rsidR="000E103D">
        <w:rPr>
          <w:rFonts w:ascii="Times New Roman" w:eastAsia="標楷體" w:hAnsi="Times New Roman"/>
          <w:noProof/>
          <w:sz w:val="24"/>
        </w:rPr>
        <w:t>3</w:t>
      </w:r>
      <w:r w:rsidR="000E103D" w:rsidRPr="00C16EBA">
        <w:rPr>
          <w:rFonts w:ascii="Times New Roman" w:eastAsia="標楷體" w:hAnsi="Times New Roman"/>
          <w:sz w:val="24"/>
        </w:rPr>
        <w:noBreakHyphen/>
      </w:r>
      <w:r w:rsidR="000E103D">
        <w:rPr>
          <w:rFonts w:ascii="Times New Roman" w:eastAsia="標楷體" w:hAnsi="Times New Roman"/>
          <w:noProof/>
          <w:sz w:val="24"/>
        </w:rPr>
        <w:t>6</w:t>
      </w:r>
      <w:r w:rsidR="00C16EBA">
        <w:rPr>
          <w:rFonts w:ascii="Times New Roman" w:eastAsia="標楷體" w:hAnsi="Times New Roman"/>
          <w:sz w:val="24"/>
          <w:szCs w:val="24"/>
        </w:rPr>
        <w:fldChar w:fldCharType="end"/>
      </w:r>
      <w:r w:rsidR="00C16EBA">
        <w:rPr>
          <w:rFonts w:ascii="Times New Roman" w:eastAsia="標楷體" w:hAnsi="Times New Roman" w:hint="eastAsia"/>
          <w:sz w:val="24"/>
          <w:szCs w:val="24"/>
        </w:rPr>
        <w:t>所示</w:t>
      </w:r>
      <w:r w:rsidR="002B6E41">
        <w:rPr>
          <w:rFonts w:ascii="Times New Roman" w:eastAsia="標楷體" w:hAnsi="Times New Roman" w:hint="eastAsia"/>
          <w:sz w:val="24"/>
          <w:szCs w:val="24"/>
        </w:rPr>
        <w:t>。</w:t>
      </w:r>
    </w:p>
    <w:p w14:paraId="3F6EB1B7" w14:textId="77777777" w:rsidR="00612101" w:rsidRPr="00612101" w:rsidRDefault="00612101" w:rsidP="00612101"/>
    <w:p w14:paraId="278F57B6" w14:textId="27AD759E" w:rsidR="00DA58A5" w:rsidRDefault="00E84D95" w:rsidP="00E84D95">
      <w:pPr>
        <w:keepNext/>
        <w:jc w:val="center"/>
      </w:pPr>
      <w:r>
        <w:rPr>
          <w:noProof/>
        </w:rPr>
        <w:drawing>
          <wp:inline distT="0" distB="0" distL="0" distR="0" wp14:anchorId="1AD26572" wp14:editId="1002E116">
            <wp:extent cx="5257165" cy="2144581"/>
            <wp:effectExtent l="0" t="0" r="635" b="825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85363" cy="2156084"/>
                    </a:xfrm>
                    <a:prstGeom prst="rect">
                      <a:avLst/>
                    </a:prstGeom>
                    <a:noFill/>
                  </pic:spPr>
                </pic:pic>
              </a:graphicData>
            </a:graphic>
          </wp:inline>
        </w:drawing>
      </w:r>
    </w:p>
    <w:p w14:paraId="2C9CF45B" w14:textId="54B036AA" w:rsidR="00C341CF" w:rsidRDefault="00DA58A5" w:rsidP="00DA58A5">
      <w:pPr>
        <w:pStyle w:val="a6"/>
        <w:jc w:val="center"/>
        <w:rPr>
          <w:rFonts w:ascii="Times New Roman" w:eastAsia="標楷體" w:hAnsi="Times New Roman"/>
          <w:sz w:val="24"/>
        </w:rPr>
      </w:pPr>
      <w:bookmarkStart w:id="54" w:name="_Ref436231609"/>
      <w:bookmarkStart w:id="55" w:name="_Toc449108449"/>
      <w:r w:rsidRPr="00DA58A5">
        <w:rPr>
          <w:rFonts w:ascii="Times New Roman" w:eastAsia="標楷體" w:hAnsi="Times New Roman" w:hint="eastAsia"/>
          <w:sz w:val="24"/>
        </w:rPr>
        <w:t>圖</w:t>
      </w:r>
      <w:r w:rsidRPr="00DA58A5">
        <w:rPr>
          <w:rFonts w:ascii="Times New Roman" w:eastAsia="標楷體" w:hAnsi="Times New Roman" w:hint="eastAsia"/>
          <w:sz w:val="24"/>
        </w:rPr>
        <w:t xml:space="preserve"> </w:t>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STYLEREF 1 \s</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3</w:t>
      </w:r>
      <w:r w:rsidR="003F22AB">
        <w:rPr>
          <w:rFonts w:ascii="Times New Roman" w:eastAsia="標楷體" w:hAnsi="Times New Roman"/>
          <w:sz w:val="24"/>
        </w:rPr>
        <w:fldChar w:fldCharType="end"/>
      </w:r>
      <w:r w:rsidR="003F22AB">
        <w:rPr>
          <w:rFonts w:ascii="Times New Roman" w:eastAsia="標楷體" w:hAnsi="Times New Roman"/>
          <w:sz w:val="24"/>
        </w:rPr>
        <w:noBreakHyphen/>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 xml:space="preserve">SEQ </w:instrText>
      </w:r>
      <w:r w:rsidR="003F22AB">
        <w:rPr>
          <w:rFonts w:ascii="Times New Roman" w:eastAsia="標楷體" w:hAnsi="Times New Roman" w:hint="eastAsia"/>
          <w:sz w:val="24"/>
        </w:rPr>
        <w:instrText>圖</w:instrText>
      </w:r>
      <w:r w:rsidR="003F22AB">
        <w:rPr>
          <w:rFonts w:ascii="Times New Roman" w:eastAsia="標楷體" w:hAnsi="Times New Roman" w:hint="eastAsia"/>
          <w:sz w:val="24"/>
        </w:rPr>
        <w:instrText xml:space="preserve"> \* ARABIC \s 1</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5</w:t>
      </w:r>
      <w:r w:rsidR="003F22AB">
        <w:rPr>
          <w:rFonts w:ascii="Times New Roman" w:eastAsia="標楷體" w:hAnsi="Times New Roman"/>
          <w:sz w:val="24"/>
        </w:rPr>
        <w:fldChar w:fldCharType="end"/>
      </w:r>
      <w:bookmarkEnd w:id="54"/>
      <w:r w:rsidR="00F775EF">
        <w:rPr>
          <w:rFonts w:ascii="Times New Roman" w:eastAsia="標楷體" w:hAnsi="Times New Roman" w:hint="eastAsia"/>
          <w:sz w:val="24"/>
        </w:rPr>
        <w:t xml:space="preserve"> </w:t>
      </w:r>
      <w:r>
        <w:rPr>
          <w:rFonts w:ascii="Times New Roman" w:eastAsia="標楷體" w:hAnsi="Times New Roman" w:hint="eastAsia"/>
          <w:sz w:val="24"/>
        </w:rPr>
        <w:t>使用者資料範例</w:t>
      </w:r>
      <w:bookmarkEnd w:id="55"/>
    </w:p>
    <w:p w14:paraId="1348CFFB" w14:textId="77777777" w:rsidR="00DA58A5" w:rsidRDefault="00DA58A5" w:rsidP="00DA58A5"/>
    <w:p w14:paraId="362FF75A" w14:textId="40919E2F" w:rsidR="00173CB1" w:rsidRDefault="00E92AC6" w:rsidP="005858AD">
      <w:pPr>
        <w:jc w:val="center"/>
      </w:pPr>
      <w:r>
        <w:rPr>
          <w:noProof/>
        </w:rPr>
        <w:drawing>
          <wp:inline distT="0" distB="0" distL="0" distR="0" wp14:anchorId="74E156BF" wp14:editId="460C5905">
            <wp:extent cx="5208560" cy="335661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20655" cy="3364404"/>
                    </a:xfrm>
                    <a:prstGeom prst="rect">
                      <a:avLst/>
                    </a:prstGeom>
                    <a:noFill/>
                  </pic:spPr>
                </pic:pic>
              </a:graphicData>
            </a:graphic>
          </wp:inline>
        </w:drawing>
      </w:r>
    </w:p>
    <w:p w14:paraId="3D293538" w14:textId="5221A191" w:rsidR="00173CB1" w:rsidRPr="00C16EBA" w:rsidRDefault="00C16EBA" w:rsidP="00C16EBA">
      <w:pPr>
        <w:pStyle w:val="a6"/>
        <w:jc w:val="center"/>
        <w:rPr>
          <w:rFonts w:ascii="Times New Roman" w:eastAsia="標楷體" w:hAnsi="Times New Roman"/>
          <w:sz w:val="24"/>
        </w:rPr>
      </w:pPr>
      <w:bookmarkStart w:id="56" w:name="_Ref436773558"/>
      <w:bookmarkStart w:id="57" w:name="_Ref436773550"/>
      <w:bookmarkStart w:id="58" w:name="_Toc449108450"/>
      <w:r w:rsidRPr="00C16EBA">
        <w:rPr>
          <w:rFonts w:ascii="Times New Roman" w:eastAsia="標楷體" w:hAnsi="Times New Roman" w:hint="eastAsia"/>
          <w:sz w:val="24"/>
        </w:rPr>
        <w:t>圖</w:t>
      </w:r>
      <w:r w:rsidRPr="00C16EBA">
        <w:rPr>
          <w:rFonts w:ascii="Times New Roman" w:eastAsia="標楷體" w:hAnsi="Times New Roman" w:hint="eastAsia"/>
          <w:sz w:val="24"/>
        </w:rPr>
        <w:t xml:space="preserve"> </w:t>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STYLEREF 1 \s</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3</w:t>
      </w:r>
      <w:r w:rsidR="003F22AB">
        <w:rPr>
          <w:rFonts w:ascii="Times New Roman" w:eastAsia="標楷體" w:hAnsi="Times New Roman"/>
          <w:sz w:val="24"/>
        </w:rPr>
        <w:fldChar w:fldCharType="end"/>
      </w:r>
      <w:r w:rsidR="003F22AB">
        <w:rPr>
          <w:rFonts w:ascii="Times New Roman" w:eastAsia="標楷體" w:hAnsi="Times New Roman"/>
          <w:sz w:val="24"/>
        </w:rPr>
        <w:noBreakHyphen/>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 xml:space="preserve">SEQ </w:instrText>
      </w:r>
      <w:r w:rsidR="003F22AB">
        <w:rPr>
          <w:rFonts w:ascii="Times New Roman" w:eastAsia="標楷體" w:hAnsi="Times New Roman" w:hint="eastAsia"/>
          <w:sz w:val="24"/>
        </w:rPr>
        <w:instrText>圖</w:instrText>
      </w:r>
      <w:r w:rsidR="003F22AB">
        <w:rPr>
          <w:rFonts w:ascii="Times New Roman" w:eastAsia="標楷體" w:hAnsi="Times New Roman" w:hint="eastAsia"/>
          <w:sz w:val="24"/>
        </w:rPr>
        <w:instrText xml:space="preserve"> \* ARABIC \s 1</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6</w:t>
      </w:r>
      <w:r w:rsidR="003F22AB">
        <w:rPr>
          <w:rFonts w:ascii="Times New Roman" w:eastAsia="標楷體" w:hAnsi="Times New Roman"/>
          <w:sz w:val="24"/>
        </w:rPr>
        <w:fldChar w:fldCharType="end"/>
      </w:r>
      <w:bookmarkEnd w:id="56"/>
      <w:r>
        <w:rPr>
          <w:rFonts w:ascii="Times New Roman" w:eastAsia="標楷體" w:hAnsi="Times New Roman" w:hint="eastAsia"/>
          <w:sz w:val="24"/>
        </w:rPr>
        <w:t xml:space="preserve"> </w:t>
      </w:r>
      <w:r w:rsidRPr="00C16EBA">
        <w:rPr>
          <w:rFonts w:ascii="Times New Roman" w:eastAsia="標楷體" w:hAnsi="Times New Roman" w:hint="eastAsia"/>
          <w:sz w:val="24"/>
        </w:rPr>
        <w:t>心得評論斷詞範例</w:t>
      </w:r>
      <w:bookmarkEnd w:id="57"/>
      <w:bookmarkEnd w:id="58"/>
    </w:p>
    <w:p w14:paraId="41E62AC6" w14:textId="77777777" w:rsidR="00173CB1" w:rsidRPr="00DA58A5" w:rsidRDefault="00173CB1" w:rsidP="00DA58A5"/>
    <w:p w14:paraId="13BEA2E4" w14:textId="0AF140D0" w:rsidR="00F655A7" w:rsidRDefault="00F655A7" w:rsidP="003356C0">
      <w:pPr>
        <w:pStyle w:val="2"/>
        <w:spacing w:line="360" w:lineRule="auto"/>
        <w:rPr>
          <w:rFonts w:ascii="Times New Roman" w:eastAsia="標楷體" w:hAnsi="Times New Roman"/>
          <w:sz w:val="28"/>
        </w:rPr>
      </w:pPr>
      <w:bookmarkStart w:id="59" w:name="_Toc448679304"/>
      <w:r w:rsidRPr="00F655A7">
        <w:rPr>
          <w:rFonts w:ascii="Times New Roman" w:eastAsia="標楷體" w:hAnsi="Times New Roman" w:hint="eastAsia"/>
          <w:sz w:val="28"/>
        </w:rPr>
        <w:t>使用者分群</w:t>
      </w:r>
      <w:bookmarkEnd w:id="59"/>
    </w:p>
    <w:p w14:paraId="5FE855B2" w14:textId="605EC550" w:rsidR="00CC7835" w:rsidRDefault="006720BC" w:rsidP="006720BC">
      <w:pPr>
        <w:spacing w:line="360" w:lineRule="auto"/>
        <w:jc w:val="both"/>
        <w:rPr>
          <w:rFonts w:ascii="Times New Roman" w:eastAsia="標楷體" w:hAnsi="Times New Roman"/>
        </w:rPr>
      </w:pPr>
      <w:r>
        <w:rPr>
          <w:rFonts w:ascii="Times New Roman" w:eastAsia="標楷體" w:hAnsi="Times New Roman" w:hint="eastAsia"/>
        </w:rPr>
        <w:t xml:space="preserve">    </w:t>
      </w:r>
      <w:r w:rsidRPr="006720BC">
        <w:rPr>
          <w:rFonts w:ascii="Times New Roman" w:eastAsia="標楷體" w:hAnsi="Times New Roman" w:hint="eastAsia"/>
        </w:rPr>
        <w:t>此模組中將會對資料進行相似度計算以及分群處理。</w:t>
      </w:r>
      <w:r>
        <w:rPr>
          <w:rFonts w:ascii="Times New Roman" w:eastAsia="標楷體" w:hAnsi="Times New Roman" w:hint="eastAsia"/>
        </w:rPr>
        <w:t>首先，</w:t>
      </w:r>
      <w:r w:rsidR="00990E6B">
        <w:rPr>
          <w:rFonts w:ascii="Times New Roman" w:eastAsia="標楷體" w:hAnsi="Times New Roman" w:hint="eastAsia"/>
        </w:rPr>
        <w:t>取得使用者資料後，會先以</w:t>
      </w:r>
      <w:r w:rsidR="009755A3">
        <w:rPr>
          <w:rFonts w:ascii="Times New Roman" w:eastAsia="標楷體" w:hAnsi="Times New Roman" w:hint="eastAsia"/>
        </w:rPr>
        <w:t>使</w:t>
      </w:r>
      <w:r w:rsidR="00990E6B">
        <w:rPr>
          <w:rFonts w:ascii="Times New Roman" w:eastAsia="標楷體" w:hAnsi="Times New Roman" w:hint="eastAsia"/>
        </w:rPr>
        <w:t>用者</w:t>
      </w:r>
      <w:proofErr w:type="gramStart"/>
      <w:r w:rsidR="00990E6B">
        <w:rPr>
          <w:rFonts w:ascii="Times New Roman" w:eastAsia="標楷體" w:hAnsi="Times New Roman" w:hint="eastAsia"/>
        </w:rPr>
        <w:t>膚</w:t>
      </w:r>
      <w:proofErr w:type="gramEnd"/>
      <w:r w:rsidR="00990E6B">
        <w:rPr>
          <w:rFonts w:ascii="Times New Roman" w:eastAsia="標楷體" w:hAnsi="Times New Roman" w:hint="eastAsia"/>
        </w:rPr>
        <w:t>質對其進行分類，再針對某一類別下的使用者進行</w:t>
      </w:r>
      <w:r w:rsidR="00825508">
        <w:rPr>
          <w:rFonts w:ascii="Times New Roman" w:eastAsia="標楷體" w:hAnsi="Times New Roman" w:hint="eastAsia"/>
        </w:rPr>
        <w:t>相似度計</w:t>
      </w:r>
      <w:r w:rsidR="00825508">
        <w:rPr>
          <w:rFonts w:ascii="Times New Roman" w:eastAsia="標楷體" w:hAnsi="Times New Roman" w:hint="eastAsia"/>
        </w:rPr>
        <w:lastRenderedPageBreak/>
        <w:t>算。由於</w:t>
      </w:r>
      <w:r w:rsidRPr="006720BC">
        <w:rPr>
          <w:rFonts w:ascii="Times New Roman" w:eastAsia="標楷體" w:hAnsi="Times New Roman" w:hint="eastAsia"/>
        </w:rPr>
        <w:t>資料經過前處理後預計會得到</w:t>
      </w:r>
      <w:r>
        <w:rPr>
          <w:rFonts w:ascii="Times New Roman" w:eastAsia="標楷體" w:hAnsi="Times New Roman" w:hint="eastAsia"/>
        </w:rPr>
        <w:t>由</w:t>
      </w:r>
      <w:r w:rsidRPr="006720BC">
        <w:rPr>
          <w:rFonts w:ascii="Times New Roman" w:eastAsia="標楷體" w:hAnsi="Times New Roman" w:hint="eastAsia"/>
        </w:rPr>
        <w:t>使用者與其</w:t>
      </w:r>
      <w:r w:rsidR="00825508">
        <w:rPr>
          <w:rFonts w:ascii="Times New Roman" w:eastAsia="標楷體" w:hAnsi="Times New Roman" w:hint="eastAsia"/>
        </w:rPr>
        <w:t>使用過之產品</w:t>
      </w:r>
      <w:r>
        <w:rPr>
          <w:rFonts w:ascii="Times New Roman" w:eastAsia="標楷體" w:hAnsi="Times New Roman" w:hint="eastAsia"/>
        </w:rPr>
        <w:t>所構成</w:t>
      </w:r>
      <w:r w:rsidR="00825508">
        <w:rPr>
          <w:rFonts w:ascii="Times New Roman" w:eastAsia="標楷體" w:hAnsi="Times New Roman" w:hint="eastAsia"/>
        </w:rPr>
        <w:t>的</w:t>
      </w:r>
      <w:r w:rsidR="00825508">
        <w:rPr>
          <w:rFonts w:ascii="Times New Roman" w:eastAsia="標楷體" w:hAnsi="Times New Roman" w:hint="eastAsia"/>
          <w:szCs w:val="24"/>
        </w:rPr>
        <w:t>「使用者－產品矩陣」</w:t>
      </w:r>
      <w:r w:rsidRPr="006720BC">
        <w:rPr>
          <w:rFonts w:ascii="Times New Roman" w:eastAsia="標楷體" w:hAnsi="Times New Roman" w:hint="eastAsia"/>
        </w:rPr>
        <w:t>矩陣</w:t>
      </w:r>
      <w:r>
        <w:rPr>
          <w:rFonts w:ascii="Times New Roman" w:eastAsia="標楷體" w:hAnsi="Times New Roman" w:hint="eastAsia"/>
        </w:rPr>
        <w:t>。取得</w:t>
      </w:r>
      <w:r w:rsidRPr="006720BC">
        <w:rPr>
          <w:rFonts w:ascii="Times New Roman" w:eastAsia="標楷體" w:hAnsi="Times New Roman" w:hint="eastAsia"/>
        </w:rPr>
        <w:t>此矩陣後，將會進行相似度計算，</w:t>
      </w:r>
      <w:r>
        <w:rPr>
          <w:rFonts w:ascii="Times New Roman" w:eastAsia="標楷體" w:hAnsi="Times New Roman" w:hint="eastAsia"/>
        </w:rPr>
        <w:t>希望能</w:t>
      </w:r>
      <w:r w:rsidRPr="006720BC">
        <w:rPr>
          <w:rFonts w:ascii="Times New Roman" w:eastAsia="標楷體" w:hAnsi="Times New Roman" w:hint="eastAsia"/>
        </w:rPr>
        <w:t>計算出資料集中使用者與使用者</w:t>
      </w:r>
      <w:r>
        <w:rPr>
          <w:rFonts w:ascii="Times New Roman" w:eastAsia="標楷體" w:hAnsi="Times New Roman" w:hint="eastAsia"/>
        </w:rPr>
        <w:t>之</w:t>
      </w:r>
      <w:r w:rsidRPr="006720BC">
        <w:rPr>
          <w:rFonts w:ascii="Times New Roman" w:eastAsia="標楷體" w:hAnsi="Times New Roman" w:hint="eastAsia"/>
        </w:rPr>
        <w:t>間的相似程度</w:t>
      </w:r>
      <w:r w:rsidR="00A25C1B">
        <w:rPr>
          <w:rFonts w:ascii="Times New Roman" w:eastAsia="標楷體" w:hAnsi="Times New Roman" w:hint="eastAsia"/>
        </w:rPr>
        <w:t>，</w:t>
      </w:r>
      <w:r>
        <w:rPr>
          <w:rFonts w:ascii="Times New Roman" w:eastAsia="標楷體" w:hAnsi="Times New Roman" w:hint="eastAsia"/>
        </w:rPr>
        <w:t>以利於後續分群處理</w:t>
      </w:r>
      <w:r w:rsidRPr="006720BC">
        <w:rPr>
          <w:rFonts w:ascii="Times New Roman" w:eastAsia="標楷體" w:hAnsi="Times New Roman" w:hint="eastAsia"/>
        </w:rPr>
        <w:t>。</w:t>
      </w:r>
      <w:r w:rsidR="00451DEF">
        <w:rPr>
          <w:rFonts w:ascii="Times New Roman" w:eastAsia="標楷體" w:hAnsi="Times New Roman" w:hint="eastAsia"/>
          <w:szCs w:val="24"/>
        </w:rPr>
        <w:t>「使用者－產品矩陣」中將會記錄使用者與產品之間的關係，使用者若用過該產品，則其值為</w:t>
      </w:r>
      <w:r w:rsidR="00451DEF">
        <w:rPr>
          <w:rFonts w:ascii="Times New Roman" w:eastAsia="標楷體" w:hAnsi="Times New Roman" w:hint="eastAsia"/>
          <w:szCs w:val="24"/>
        </w:rPr>
        <w:t>1</w:t>
      </w:r>
      <w:r w:rsidR="00451DEF">
        <w:rPr>
          <w:rFonts w:ascii="Times New Roman" w:eastAsia="標楷體" w:hAnsi="Times New Roman" w:hint="eastAsia"/>
          <w:szCs w:val="24"/>
        </w:rPr>
        <w:t>，反之則為</w:t>
      </w:r>
      <w:r w:rsidR="00451DEF">
        <w:rPr>
          <w:rFonts w:ascii="Times New Roman" w:eastAsia="標楷體" w:hAnsi="Times New Roman" w:hint="eastAsia"/>
          <w:szCs w:val="24"/>
        </w:rPr>
        <w:t>0</w:t>
      </w:r>
      <w:r w:rsidR="00451DEF">
        <w:rPr>
          <w:rFonts w:ascii="Times New Roman" w:eastAsia="標楷體" w:hAnsi="Times New Roman" w:hint="eastAsia"/>
          <w:szCs w:val="24"/>
        </w:rPr>
        <w:t>。</w:t>
      </w:r>
      <w:r w:rsidR="00612101">
        <w:rPr>
          <w:rFonts w:ascii="Times New Roman" w:eastAsia="標楷體" w:hAnsi="Times New Roman" w:hint="eastAsia"/>
          <w:szCs w:val="24"/>
        </w:rPr>
        <w:t>相較於其他相似度計算方式，餘弦相似度計算更適用於兩向量維度不相等的相似度計算情況，因此在相似度計算的公式選擇上</w:t>
      </w:r>
      <w:r w:rsidR="00612101">
        <w:rPr>
          <w:rFonts w:ascii="Times New Roman" w:eastAsia="標楷體" w:hAnsi="Times New Roman"/>
          <w:szCs w:val="24"/>
        </w:rPr>
        <w:fldChar w:fldCharType="begin"/>
      </w:r>
      <w:r w:rsidR="008F29DC">
        <w:rPr>
          <w:rFonts w:ascii="Times New Roman" w:eastAsia="標楷體" w:hAnsi="Times New Roman"/>
          <w:szCs w:val="24"/>
        </w:rPr>
        <w:instrText xml:space="preserve"> ADDIN EN.CITE &lt;EndNote&gt;&lt;Cite&gt;&lt;Author&gt;Mahdavi&lt;/Author&gt;&lt;Year&gt;2008&lt;/Year&gt;&lt;RecNum&gt;50&lt;/RecNum&gt;&lt;DisplayText&gt;(Mahdavi et al., 2008)&lt;/DisplayText&gt;&lt;record&gt;&lt;rec-number&gt;50&lt;/rec-number&gt;&lt;foreign-keys&gt;&lt;key app="EN" db-id="wafwfer04twvxhersz6xr2019zsswfxrwfas"&gt;50&lt;/key&gt;&lt;/foreign-keys&gt;&lt;ref-type name="Journal Article"&gt;17&lt;/ref-type&gt;&lt;contributors&gt;&lt;authors&gt;&lt;author&gt;Mahdavi, M.&lt;/author&gt;&lt;author&gt;Chehreghani, M. Haghir&lt;/author&gt;&lt;author&gt;Abolhassani, H.&lt;/author&gt;&lt;author&gt;Forsati, R.&lt;/author&gt;&lt;/authors&gt;&lt;/contributors&gt;&lt;titles&gt;&lt;title&gt;Novel meta-heuristic algorithms for clustering web documents&lt;/title&gt;&lt;secondary-title&gt;Applied Mathematics and Computation&lt;/secondary-title&gt;&lt;/titles&gt;&lt;periodical&gt;&lt;full-title&gt;Applied Mathematics and Computation&lt;/full-title&gt;&lt;/periodical&gt;&lt;pages&gt;441-451&lt;/pages&gt;&lt;volume&gt;201&lt;/volume&gt;&lt;number&gt;1–2&lt;/number&gt;&lt;keywords&gt;&lt;keyword&gt;Document clustering&lt;/keyword&gt;&lt;keyword&gt;Harmony search&lt;/keyword&gt;&lt;keyword&gt;K-Means&lt;/keyword&gt;&lt;keyword&gt;Optimization&lt;/keyword&gt;&lt;keyword&gt;Hybridization&lt;/keyword&gt;&lt;/keywords&gt;&lt;dates&gt;&lt;year&gt;2008&lt;/year&gt;&lt;pub-dates&gt;&lt;date&gt;7/15/&lt;/date&gt;&lt;/pub-dates&gt;&lt;/dates&gt;&lt;isbn&gt;0096-3003&lt;/isbn&gt;&lt;urls&gt;&lt;related-urls&gt;&lt;url&gt;http://www.sciencedirect.com/science/article/pii/S0096300307012209&lt;/url&gt;&lt;/related-urls&gt;&lt;/urls&gt;&lt;electronic-resource-num&gt;http://dx.doi.org/10.1016/j.amc.2007.12.058&lt;/electronic-resource-num&gt;&lt;/record&gt;&lt;/Cite&gt;&lt;/EndNote&gt;</w:instrText>
      </w:r>
      <w:r w:rsidR="00612101">
        <w:rPr>
          <w:rFonts w:ascii="Times New Roman" w:eastAsia="標楷體" w:hAnsi="Times New Roman"/>
          <w:szCs w:val="24"/>
        </w:rPr>
        <w:fldChar w:fldCharType="separate"/>
      </w:r>
      <w:r w:rsidR="008F29DC">
        <w:rPr>
          <w:rFonts w:ascii="Times New Roman" w:eastAsia="標楷體" w:hAnsi="Times New Roman"/>
          <w:noProof/>
          <w:szCs w:val="24"/>
        </w:rPr>
        <w:t>(</w:t>
      </w:r>
      <w:hyperlink w:anchor="_ENREF_23" w:tooltip="Mahdavi, 2008 #50" w:history="1">
        <w:r w:rsidR="00BF6AFD">
          <w:rPr>
            <w:rFonts w:ascii="Times New Roman" w:eastAsia="標楷體" w:hAnsi="Times New Roman"/>
            <w:noProof/>
            <w:szCs w:val="24"/>
          </w:rPr>
          <w:t>Mahdavi et al., 2008</w:t>
        </w:r>
      </w:hyperlink>
      <w:r w:rsidR="008F29DC">
        <w:rPr>
          <w:rFonts w:ascii="Times New Roman" w:eastAsia="標楷體" w:hAnsi="Times New Roman"/>
          <w:noProof/>
          <w:szCs w:val="24"/>
        </w:rPr>
        <w:t>)</w:t>
      </w:r>
      <w:r w:rsidR="00612101">
        <w:rPr>
          <w:rFonts w:ascii="Times New Roman" w:eastAsia="標楷體" w:hAnsi="Times New Roman"/>
          <w:szCs w:val="24"/>
        </w:rPr>
        <w:fldChar w:fldCharType="end"/>
      </w:r>
      <w:r w:rsidR="00451DEF">
        <w:rPr>
          <w:rFonts w:ascii="Times New Roman" w:eastAsia="標楷體" w:hAnsi="Times New Roman" w:hint="eastAsia"/>
          <w:szCs w:val="24"/>
        </w:rPr>
        <w:t>，</w:t>
      </w:r>
      <w:r w:rsidR="009732D9">
        <w:rPr>
          <w:rFonts w:ascii="Times New Roman" w:eastAsia="標楷體" w:hAnsi="Times New Roman" w:hint="eastAsia"/>
          <w:szCs w:val="24"/>
        </w:rPr>
        <w:t>本研究將選用最常被用來衡量兩向量間夾角的餘弦相似度進行運算</w:t>
      </w:r>
      <w:r w:rsidR="00023828" w:rsidRPr="00990E6B">
        <w:rPr>
          <w:rFonts w:ascii="Times New Roman" w:eastAsia="標楷體" w:hAnsi="Times New Roman" w:hint="eastAsia"/>
        </w:rPr>
        <w:t>公式如下</w:t>
      </w:r>
      <w:r w:rsidR="008F0E88">
        <w:rPr>
          <w:rFonts w:ascii="Times New Roman" w:eastAsia="標楷體" w:hAnsi="Times New Roman" w:hint="eastAsia"/>
        </w:rPr>
        <w:t>所示，其中</w:t>
      </w:r>
      <m:oMath>
        <m:acc>
          <m:accPr>
            <m:chr m:val="⃗"/>
            <m:ctrlPr>
              <w:rPr>
                <w:rFonts w:ascii="Cambria Math" w:eastAsia="標楷體" w:hAnsi="Cambria Math"/>
                <w:i/>
                <w:szCs w:val="24"/>
              </w:rPr>
            </m:ctrlPr>
          </m:accPr>
          <m:e>
            <m:sSub>
              <m:sSubPr>
                <m:ctrlPr>
                  <w:rPr>
                    <w:rFonts w:ascii="Cambria Math" w:eastAsia="標楷體" w:hAnsi="Cambria Math"/>
                    <w:i/>
                    <w:szCs w:val="24"/>
                  </w:rPr>
                </m:ctrlPr>
              </m:sSubPr>
              <m:e>
                <m:r>
                  <w:rPr>
                    <w:rFonts w:ascii="Cambria Math" w:eastAsia="標楷體" w:hAnsi="Cambria Math" w:hint="eastAsia"/>
                    <w:szCs w:val="24"/>
                  </w:rPr>
                  <m:t>P</m:t>
                </m:r>
              </m:e>
              <m:sub>
                <m:sSub>
                  <m:sSubPr>
                    <m:ctrlPr>
                      <w:rPr>
                        <w:rFonts w:ascii="Cambria Math" w:eastAsia="標楷體" w:hAnsi="Cambria Math"/>
                        <w:i/>
                        <w:szCs w:val="24"/>
                      </w:rPr>
                    </m:ctrlPr>
                  </m:sSubPr>
                  <m:e>
                    <m:r>
                      <w:rPr>
                        <w:rFonts w:ascii="Cambria Math" w:eastAsia="標楷體" w:hAnsi="Cambria Math"/>
                        <w:szCs w:val="24"/>
                      </w:rPr>
                      <m:t>u</m:t>
                    </m:r>
                  </m:e>
                  <m:sub>
                    <m:r>
                      <w:rPr>
                        <w:rFonts w:ascii="Cambria Math" w:eastAsia="標楷體" w:hAnsi="Cambria Math"/>
                        <w:szCs w:val="24"/>
                      </w:rPr>
                      <m:t>m</m:t>
                    </m:r>
                  </m:sub>
                </m:sSub>
              </m:sub>
            </m:sSub>
          </m:e>
        </m:acc>
      </m:oMath>
      <w:r w:rsidR="008F0E88">
        <w:rPr>
          <w:rFonts w:ascii="Times New Roman" w:eastAsia="標楷體" w:hAnsi="Times New Roman" w:hint="eastAsia"/>
          <w:szCs w:val="24"/>
        </w:rPr>
        <w:t>代表的是使用者</w:t>
      </w:r>
      <w:commentRangeStart w:id="60"/>
      <w:r w:rsidR="008F0E88">
        <w:rPr>
          <w:rFonts w:ascii="Times New Roman" w:eastAsia="標楷體" w:hAnsi="Times New Roman" w:hint="eastAsia"/>
          <w:szCs w:val="24"/>
        </w:rPr>
        <w:t>m</w:t>
      </w:r>
      <w:commentRangeEnd w:id="60"/>
      <w:r w:rsidR="00ED2C5A">
        <w:rPr>
          <w:rStyle w:val="a3"/>
          <w:rFonts w:ascii="Calibri" w:eastAsia="新細明體" w:hAnsi="Calibri" w:cs="Times New Roman"/>
        </w:rPr>
        <w:commentReference w:id="60"/>
      </w:r>
      <w:r w:rsidR="008F0E88">
        <w:rPr>
          <w:rFonts w:ascii="Times New Roman" w:eastAsia="標楷體" w:hAnsi="Times New Roman" w:hint="eastAsia"/>
          <w:szCs w:val="24"/>
        </w:rPr>
        <w:t>所用過之產品向量，</w:t>
      </w:r>
      <m:oMath>
        <m:acc>
          <m:accPr>
            <m:chr m:val="⃗"/>
            <m:ctrlPr>
              <w:rPr>
                <w:rFonts w:ascii="Cambria Math" w:eastAsia="標楷體" w:hAnsi="Cambria Math"/>
                <w:i/>
                <w:szCs w:val="24"/>
              </w:rPr>
            </m:ctrlPr>
          </m:accPr>
          <m:e>
            <m:sSub>
              <m:sSubPr>
                <m:ctrlPr>
                  <w:rPr>
                    <w:rFonts w:ascii="Cambria Math" w:eastAsia="標楷體" w:hAnsi="Cambria Math"/>
                    <w:i/>
                    <w:szCs w:val="24"/>
                  </w:rPr>
                </m:ctrlPr>
              </m:sSubPr>
              <m:e>
                <m:r>
                  <w:rPr>
                    <w:rFonts w:ascii="Cambria Math" w:eastAsia="標楷體" w:hAnsi="Cambria Math"/>
                    <w:szCs w:val="24"/>
                  </w:rPr>
                  <m:t>P</m:t>
                </m:r>
              </m:e>
              <m:sub>
                <m:sSub>
                  <m:sSubPr>
                    <m:ctrlPr>
                      <w:rPr>
                        <w:rFonts w:ascii="Cambria Math" w:eastAsia="標楷體" w:hAnsi="Cambria Math"/>
                        <w:i/>
                        <w:szCs w:val="24"/>
                      </w:rPr>
                    </m:ctrlPr>
                  </m:sSubPr>
                  <m:e>
                    <m:r>
                      <w:rPr>
                        <w:rFonts w:ascii="Cambria Math" w:eastAsia="標楷體" w:hAnsi="Cambria Math"/>
                        <w:szCs w:val="24"/>
                      </w:rPr>
                      <m:t>u</m:t>
                    </m:r>
                  </m:e>
                  <m:sub>
                    <m:r>
                      <w:rPr>
                        <w:rFonts w:ascii="Cambria Math" w:eastAsia="標楷體" w:hAnsi="Cambria Math"/>
                        <w:szCs w:val="24"/>
                      </w:rPr>
                      <m:t>q</m:t>
                    </m:r>
                  </m:sub>
                </m:sSub>
              </m:sub>
            </m:sSub>
          </m:e>
        </m:acc>
      </m:oMath>
      <w:r w:rsidR="008F0E88">
        <w:rPr>
          <w:rFonts w:ascii="Times New Roman" w:eastAsia="標楷體" w:hAnsi="Times New Roman" w:hint="eastAsia"/>
        </w:rPr>
        <w:t>則為使用者</w:t>
      </w:r>
      <w:proofErr w:type="spellStart"/>
      <w:ins w:id="61" w:author="hcwang" w:date="2016-04-23T15:41:00Z">
        <w:r w:rsidR="00ED2C5A" w:rsidRPr="00ED2C5A">
          <w:rPr>
            <w:rFonts w:ascii="Times New Roman" w:eastAsia="標楷體" w:hAnsi="Times New Roman" w:hint="eastAsia"/>
            <w:i/>
            <w:rPrChange w:id="62" w:author="hcwang" w:date="2016-04-23T15:41:00Z">
              <w:rPr>
                <w:rFonts w:ascii="Times New Roman" w:eastAsia="標楷體" w:hAnsi="Times New Roman" w:hint="eastAsia"/>
              </w:rPr>
            </w:rPrChange>
          </w:rPr>
          <w:t>Uq</w:t>
        </w:r>
      </w:ins>
      <w:proofErr w:type="spellEnd"/>
      <w:del w:id="63" w:author="hcwang" w:date="2016-04-23T15:41:00Z">
        <w:r w:rsidR="008F0E88" w:rsidDel="00ED2C5A">
          <w:rPr>
            <w:rFonts w:ascii="Times New Roman" w:eastAsia="標楷體" w:hAnsi="Times New Roman" w:hint="eastAsia"/>
          </w:rPr>
          <w:delText>q</w:delText>
        </w:r>
      </w:del>
      <w:r w:rsidR="008F0E88">
        <w:rPr>
          <w:rFonts w:ascii="Times New Roman" w:eastAsia="標楷體" w:hAnsi="Times New Roman" w:hint="eastAsia"/>
        </w:rPr>
        <w:t>所使用之產品向量</w:t>
      </w:r>
      <w:r w:rsidR="008F0E88" w:rsidRPr="006720BC">
        <w:rPr>
          <w:rFonts w:ascii="Times New Roman" w:eastAsia="標楷體" w:hAnsi="Times New Roman" w:hint="eastAsia"/>
        </w:rPr>
        <w:t>。</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1"/>
        <w:gridCol w:w="4181"/>
      </w:tblGrid>
      <w:tr w:rsidR="00AE33CF" w14:paraId="19085B29" w14:textId="77777777" w:rsidTr="00CC7835">
        <w:tc>
          <w:tcPr>
            <w:tcW w:w="4181" w:type="dxa"/>
          </w:tcPr>
          <w:p w14:paraId="6EBF0A0D" w14:textId="4818989A" w:rsidR="00AE33CF" w:rsidRPr="00AE33CF" w:rsidRDefault="00ED2C5A" w:rsidP="00AE33CF">
            <w:pPr>
              <w:spacing w:line="360" w:lineRule="auto"/>
              <w:rPr>
                <w:rFonts w:ascii="Times New Roman" w:eastAsia="標楷體" w:hAnsi="Times New Roman"/>
                <w:szCs w:val="24"/>
              </w:rPr>
            </w:pPr>
            <w:commentRangeStart w:id="64"/>
            <m:oMathPara>
              <m:oMath>
                <m:r>
                  <w:rPr>
                    <w:rFonts w:ascii="Cambria Math" w:eastAsia="標楷體" w:hAnsi="Cambria Math" w:hint="eastAsia"/>
                    <w:szCs w:val="24"/>
                  </w:rPr>
                  <m:t>U</m:t>
                </m:r>
                <m:r>
                  <w:rPr>
                    <w:rFonts w:ascii="Cambria Math" w:eastAsia="標楷體" w:hAnsi="Cambria Math"/>
                    <w:szCs w:val="24"/>
                  </w:rPr>
                  <m:t>serSim</m:t>
                </m:r>
                <w:commentRangeEnd w:id="64"/>
                <m:r>
                  <m:rPr>
                    <m:sty m:val="p"/>
                  </m:rPr>
                  <w:rPr>
                    <w:rStyle w:val="a3"/>
                    <w:rFonts w:ascii="Calibri" w:eastAsia="新細明體" w:hAnsi="Calibri" w:cs="Times New Roman"/>
                  </w:rPr>
                  <w:commentReference w:id="64"/>
                </m:r>
                <m:d>
                  <m:dPr>
                    <m:ctrlPr>
                      <w:rPr>
                        <w:rFonts w:ascii="Cambria Math" w:eastAsia="標楷體" w:hAnsi="Cambria Math"/>
                        <w:szCs w:val="24"/>
                      </w:rPr>
                    </m:ctrlPr>
                  </m:dPr>
                  <m:e>
                    <m:sSub>
                      <m:sSubPr>
                        <m:ctrlPr>
                          <w:rPr>
                            <w:rFonts w:ascii="Cambria Math" w:eastAsia="標楷體" w:hAnsi="Cambria Math"/>
                            <w:i/>
                            <w:szCs w:val="24"/>
                          </w:rPr>
                        </m:ctrlPr>
                      </m:sSubPr>
                      <m:e>
                        <m:r>
                          <w:rPr>
                            <w:rFonts w:ascii="Cambria Math" w:eastAsia="標楷體" w:hAnsi="Cambria Math"/>
                            <w:szCs w:val="24"/>
                          </w:rPr>
                          <m:t>u</m:t>
                        </m:r>
                      </m:e>
                      <m:sub>
                        <m:r>
                          <w:rPr>
                            <w:rFonts w:ascii="Cambria Math" w:eastAsia="標楷體" w:hAnsi="Cambria Math"/>
                            <w:szCs w:val="24"/>
                          </w:rPr>
                          <m:t>m</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u</m:t>
                        </m:r>
                      </m:e>
                      <m:sub>
                        <m:r>
                          <w:rPr>
                            <w:rFonts w:ascii="Cambria Math" w:eastAsia="標楷體" w:hAnsi="Cambria Math"/>
                            <w:szCs w:val="24"/>
                          </w:rPr>
                          <m:t>q</m:t>
                        </m:r>
                      </m:sub>
                    </m:sSub>
                  </m:e>
                </m:d>
                <m:r>
                  <m:rPr>
                    <m:sty m:val="p"/>
                  </m:rPr>
                  <w:rPr>
                    <w:rFonts w:ascii="Cambria Math" w:eastAsia="標楷體" w:hAnsi="Cambria Math" w:hint="eastAsia"/>
                    <w:szCs w:val="24"/>
                  </w:rPr>
                  <m:t>=</m:t>
                </m:r>
                <m:f>
                  <m:fPr>
                    <m:ctrlPr>
                      <w:rPr>
                        <w:rFonts w:ascii="Cambria Math" w:eastAsia="標楷體" w:hAnsi="Cambria Math"/>
                        <w:szCs w:val="24"/>
                      </w:rPr>
                    </m:ctrlPr>
                  </m:fPr>
                  <m:num>
                    <m:acc>
                      <m:accPr>
                        <m:chr m:val="⃗"/>
                        <m:ctrlPr>
                          <w:rPr>
                            <w:rFonts w:ascii="Cambria Math" w:eastAsia="標楷體" w:hAnsi="Cambria Math"/>
                            <w:i/>
                            <w:szCs w:val="24"/>
                          </w:rPr>
                        </m:ctrlPr>
                      </m:accPr>
                      <m:e>
                        <m:sSub>
                          <m:sSubPr>
                            <m:ctrlPr>
                              <w:rPr>
                                <w:rFonts w:ascii="Cambria Math" w:eastAsia="標楷體" w:hAnsi="Cambria Math"/>
                                <w:i/>
                                <w:szCs w:val="24"/>
                              </w:rPr>
                            </m:ctrlPr>
                          </m:sSubPr>
                          <m:e>
                            <m:r>
                              <w:rPr>
                                <w:rFonts w:ascii="Cambria Math" w:eastAsia="標楷體" w:hAnsi="Cambria Math" w:hint="eastAsia"/>
                                <w:szCs w:val="24"/>
                              </w:rPr>
                              <m:t>P</m:t>
                            </m:r>
                          </m:e>
                          <m:sub>
                            <m:sSub>
                              <m:sSubPr>
                                <m:ctrlPr>
                                  <w:rPr>
                                    <w:rFonts w:ascii="Cambria Math" w:eastAsia="標楷體" w:hAnsi="Cambria Math"/>
                                    <w:i/>
                                    <w:szCs w:val="24"/>
                                  </w:rPr>
                                </m:ctrlPr>
                              </m:sSubPr>
                              <m:e>
                                <m:r>
                                  <w:rPr>
                                    <w:rFonts w:ascii="Cambria Math" w:eastAsia="標楷體" w:hAnsi="Cambria Math"/>
                                    <w:szCs w:val="24"/>
                                  </w:rPr>
                                  <m:t>u</m:t>
                                </m:r>
                              </m:e>
                              <m:sub>
                                <m:r>
                                  <w:rPr>
                                    <w:rFonts w:ascii="Cambria Math" w:eastAsia="標楷體" w:hAnsi="Cambria Math"/>
                                    <w:szCs w:val="24"/>
                                  </w:rPr>
                                  <m:t>m</m:t>
                                </m:r>
                              </m:sub>
                            </m:sSub>
                          </m:sub>
                        </m:sSub>
                      </m:e>
                    </m:acc>
                    <m:r>
                      <w:rPr>
                        <w:rFonts w:ascii="Cambria Math" w:eastAsia="標楷體" w:hAnsi="Cambria Math"/>
                        <w:szCs w:val="24"/>
                      </w:rPr>
                      <m:t>∙</m:t>
                    </m:r>
                    <m:acc>
                      <m:accPr>
                        <m:chr m:val="⃗"/>
                        <m:ctrlPr>
                          <w:rPr>
                            <w:rFonts w:ascii="Cambria Math" w:eastAsia="標楷體" w:hAnsi="Cambria Math"/>
                            <w:i/>
                            <w:szCs w:val="24"/>
                          </w:rPr>
                        </m:ctrlPr>
                      </m:accPr>
                      <m:e>
                        <m:sSub>
                          <m:sSubPr>
                            <m:ctrlPr>
                              <w:rPr>
                                <w:rFonts w:ascii="Cambria Math" w:eastAsia="標楷體" w:hAnsi="Cambria Math"/>
                                <w:i/>
                                <w:szCs w:val="24"/>
                              </w:rPr>
                            </m:ctrlPr>
                          </m:sSubPr>
                          <m:e>
                            <m:r>
                              <w:rPr>
                                <w:rFonts w:ascii="Cambria Math" w:eastAsia="標楷體" w:hAnsi="Cambria Math"/>
                                <w:szCs w:val="24"/>
                              </w:rPr>
                              <m:t>P</m:t>
                            </m:r>
                          </m:e>
                          <m:sub>
                            <m:sSub>
                              <m:sSubPr>
                                <m:ctrlPr>
                                  <w:rPr>
                                    <w:rFonts w:ascii="Cambria Math" w:eastAsia="標楷體" w:hAnsi="Cambria Math"/>
                                    <w:i/>
                                    <w:szCs w:val="24"/>
                                  </w:rPr>
                                </m:ctrlPr>
                              </m:sSubPr>
                              <m:e>
                                <m:r>
                                  <w:rPr>
                                    <w:rFonts w:ascii="Cambria Math" w:eastAsia="標楷體" w:hAnsi="Cambria Math"/>
                                    <w:szCs w:val="24"/>
                                  </w:rPr>
                                  <m:t>u</m:t>
                                </m:r>
                              </m:e>
                              <m:sub>
                                <m:r>
                                  <w:rPr>
                                    <w:rFonts w:ascii="Cambria Math" w:eastAsia="標楷體" w:hAnsi="Cambria Math"/>
                                    <w:szCs w:val="24"/>
                                  </w:rPr>
                                  <m:t>q</m:t>
                                </m:r>
                              </m:sub>
                            </m:sSub>
                          </m:sub>
                        </m:sSub>
                      </m:e>
                    </m:acc>
                  </m:num>
                  <m:den>
                    <m:d>
                      <m:dPr>
                        <m:begChr m:val="‖"/>
                        <m:endChr m:val="‖"/>
                        <m:ctrlPr>
                          <w:rPr>
                            <w:rFonts w:ascii="Cambria Math" w:eastAsia="標楷體" w:hAnsi="Cambria Math"/>
                            <w:i/>
                            <w:szCs w:val="24"/>
                          </w:rPr>
                        </m:ctrlPr>
                      </m:dPr>
                      <m:e>
                        <m:acc>
                          <m:accPr>
                            <m:chr m:val="⃗"/>
                            <m:ctrlPr>
                              <w:rPr>
                                <w:rFonts w:ascii="Cambria Math" w:eastAsia="標楷體" w:hAnsi="Cambria Math"/>
                                <w:i/>
                                <w:szCs w:val="24"/>
                              </w:rPr>
                            </m:ctrlPr>
                          </m:accPr>
                          <m:e>
                            <m:sSub>
                              <m:sSubPr>
                                <m:ctrlPr>
                                  <w:rPr>
                                    <w:rFonts w:ascii="Cambria Math" w:eastAsia="標楷體" w:hAnsi="Cambria Math"/>
                                    <w:i/>
                                    <w:szCs w:val="24"/>
                                  </w:rPr>
                                </m:ctrlPr>
                              </m:sSubPr>
                              <m:e>
                                <m:r>
                                  <w:rPr>
                                    <w:rFonts w:ascii="Cambria Math" w:eastAsia="標楷體" w:hAnsi="Cambria Math" w:hint="eastAsia"/>
                                    <w:szCs w:val="24"/>
                                  </w:rPr>
                                  <m:t>P</m:t>
                                </m:r>
                              </m:e>
                              <m:sub>
                                <m:sSub>
                                  <m:sSubPr>
                                    <m:ctrlPr>
                                      <w:rPr>
                                        <w:rFonts w:ascii="Cambria Math" w:eastAsia="標楷體" w:hAnsi="Cambria Math"/>
                                        <w:i/>
                                        <w:szCs w:val="24"/>
                                      </w:rPr>
                                    </m:ctrlPr>
                                  </m:sSubPr>
                                  <m:e>
                                    <m:r>
                                      <w:rPr>
                                        <w:rFonts w:ascii="Cambria Math" w:eastAsia="標楷體" w:hAnsi="Cambria Math"/>
                                        <w:szCs w:val="24"/>
                                      </w:rPr>
                                      <m:t>u</m:t>
                                    </m:r>
                                  </m:e>
                                  <m:sub>
                                    <m:r>
                                      <w:rPr>
                                        <w:rFonts w:ascii="Cambria Math" w:eastAsia="標楷體" w:hAnsi="Cambria Math"/>
                                        <w:szCs w:val="24"/>
                                      </w:rPr>
                                      <m:t>m</m:t>
                                    </m:r>
                                  </m:sub>
                                </m:sSub>
                              </m:sub>
                            </m:sSub>
                          </m:e>
                        </m:acc>
                      </m:e>
                    </m:d>
                    <m:r>
                      <w:rPr>
                        <w:rFonts w:ascii="Cambria Math" w:eastAsia="標楷體" w:hAnsi="Cambria Math"/>
                        <w:szCs w:val="24"/>
                      </w:rPr>
                      <m:t>×</m:t>
                    </m:r>
                    <m:d>
                      <m:dPr>
                        <m:begChr m:val="‖"/>
                        <m:endChr m:val="‖"/>
                        <m:ctrlPr>
                          <w:rPr>
                            <w:rFonts w:ascii="Cambria Math" w:eastAsia="標楷體" w:hAnsi="Cambria Math"/>
                            <w:i/>
                            <w:szCs w:val="24"/>
                          </w:rPr>
                        </m:ctrlPr>
                      </m:dPr>
                      <m:e>
                        <m:acc>
                          <m:accPr>
                            <m:chr m:val="⃗"/>
                            <m:ctrlPr>
                              <w:rPr>
                                <w:rFonts w:ascii="Cambria Math" w:eastAsia="標楷體" w:hAnsi="Cambria Math"/>
                                <w:i/>
                                <w:szCs w:val="24"/>
                              </w:rPr>
                            </m:ctrlPr>
                          </m:accPr>
                          <m:e>
                            <m:sSub>
                              <m:sSubPr>
                                <m:ctrlPr>
                                  <w:rPr>
                                    <w:rFonts w:ascii="Cambria Math" w:eastAsia="標楷體" w:hAnsi="Cambria Math"/>
                                    <w:i/>
                                    <w:szCs w:val="24"/>
                                  </w:rPr>
                                </m:ctrlPr>
                              </m:sSubPr>
                              <m:e>
                                <m:r>
                                  <w:rPr>
                                    <w:rFonts w:ascii="Cambria Math" w:eastAsia="標楷體" w:hAnsi="Cambria Math"/>
                                    <w:szCs w:val="24"/>
                                  </w:rPr>
                                  <m:t>P</m:t>
                                </m:r>
                              </m:e>
                              <m:sub>
                                <m:sSub>
                                  <m:sSubPr>
                                    <m:ctrlPr>
                                      <w:rPr>
                                        <w:rFonts w:ascii="Cambria Math" w:eastAsia="標楷體" w:hAnsi="Cambria Math"/>
                                        <w:i/>
                                        <w:szCs w:val="24"/>
                                      </w:rPr>
                                    </m:ctrlPr>
                                  </m:sSubPr>
                                  <m:e>
                                    <m:r>
                                      <w:rPr>
                                        <w:rFonts w:ascii="Cambria Math" w:eastAsia="標楷體" w:hAnsi="Cambria Math"/>
                                        <w:szCs w:val="24"/>
                                      </w:rPr>
                                      <m:t>u</m:t>
                                    </m:r>
                                  </m:e>
                                  <m:sub>
                                    <m:r>
                                      <w:rPr>
                                        <w:rFonts w:ascii="Cambria Math" w:eastAsia="標楷體" w:hAnsi="Cambria Math"/>
                                        <w:szCs w:val="24"/>
                                      </w:rPr>
                                      <m:t>q</m:t>
                                    </m:r>
                                  </m:sub>
                                </m:sSub>
                              </m:sub>
                            </m:sSub>
                          </m:e>
                        </m:acc>
                      </m:e>
                    </m:d>
                  </m:den>
                </m:f>
              </m:oMath>
            </m:oMathPara>
          </w:p>
        </w:tc>
        <w:tc>
          <w:tcPr>
            <w:tcW w:w="4181" w:type="dxa"/>
            <w:vAlign w:val="center"/>
          </w:tcPr>
          <w:p w14:paraId="31F181AB" w14:textId="5E8B4408" w:rsidR="00AE33CF" w:rsidRDefault="00CC7835" w:rsidP="00CC7835">
            <w:pPr>
              <w:spacing w:line="360" w:lineRule="auto"/>
              <w:jc w:val="right"/>
              <w:rPr>
                <w:rFonts w:ascii="Times New Roman" w:eastAsia="標楷體" w:hAnsi="Times New Roman"/>
              </w:rPr>
            </w:pPr>
            <w:r>
              <w:rPr>
                <w:rFonts w:ascii="Times New Roman" w:eastAsia="標楷體" w:hAnsi="Times New Roman" w:hint="eastAsia"/>
              </w:rPr>
              <w:t>(</w:t>
            </w:r>
            <w:r>
              <w:rPr>
                <w:rFonts w:ascii="Times New Roman" w:eastAsia="標楷體" w:hAnsi="Times New Roman"/>
              </w:rPr>
              <w:t>3-1</w:t>
            </w:r>
            <w:r>
              <w:rPr>
                <w:rFonts w:ascii="Times New Roman" w:eastAsia="標楷體" w:hAnsi="Times New Roman" w:hint="eastAsia"/>
              </w:rPr>
              <w:t>)</w:t>
            </w:r>
          </w:p>
        </w:tc>
      </w:tr>
    </w:tbl>
    <w:p w14:paraId="6F2C83F9" w14:textId="77777777" w:rsidR="00CC7835" w:rsidRDefault="00CC7835" w:rsidP="00CC7835">
      <w:pPr>
        <w:spacing w:line="360" w:lineRule="auto"/>
        <w:ind w:firstLineChars="200" w:firstLine="480"/>
        <w:rPr>
          <w:rFonts w:ascii="Times New Roman" w:eastAsia="標楷體" w:hAnsi="Times New Roman"/>
        </w:rPr>
      </w:pPr>
    </w:p>
    <w:p w14:paraId="5F9F812E" w14:textId="1F8DB6B6" w:rsidR="00E67247" w:rsidRPr="007F0439" w:rsidRDefault="00825508" w:rsidP="00CC7835">
      <w:pPr>
        <w:spacing w:line="360" w:lineRule="auto"/>
        <w:ind w:firstLineChars="200" w:firstLine="480"/>
        <w:rPr>
          <w:rFonts w:ascii="Times New Roman" w:eastAsia="標楷體" w:hAnsi="Times New Roman"/>
        </w:rPr>
      </w:pPr>
      <w:r>
        <w:rPr>
          <w:rFonts w:ascii="Times New Roman" w:eastAsia="標楷體" w:hAnsi="Times New Roman" w:hint="eastAsia"/>
        </w:rPr>
        <w:t>以下將針對使用者分群進行範例說明。</w:t>
      </w:r>
      <w:r w:rsidR="00E67247">
        <w:rPr>
          <w:rFonts w:ascii="Times New Roman" w:eastAsia="標楷體" w:hAnsi="Times New Roman" w:hint="eastAsia"/>
        </w:rPr>
        <w:t>取得使用者資訊並</w:t>
      </w:r>
      <w:proofErr w:type="gramStart"/>
      <w:r>
        <w:rPr>
          <w:rFonts w:ascii="Times New Roman" w:eastAsia="標楷體" w:hAnsi="Times New Roman" w:hint="eastAsia"/>
        </w:rPr>
        <w:t>依照膚</w:t>
      </w:r>
      <w:proofErr w:type="gramEnd"/>
      <w:r>
        <w:rPr>
          <w:rFonts w:ascii="Times New Roman" w:eastAsia="標楷體" w:hAnsi="Times New Roman" w:hint="eastAsia"/>
        </w:rPr>
        <w:t>質</w:t>
      </w:r>
      <w:r w:rsidR="00E67247">
        <w:rPr>
          <w:rFonts w:ascii="Times New Roman" w:eastAsia="標楷體" w:hAnsi="Times New Roman" w:hint="eastAsia"/>
        </w:rPr>
        <w:t>進行分類處</w:t>
      </w:r>
      <w:r w:rsidR="00CC794D">
        <w:rPr>
          <w:rFonts w:ascii="Times New Roman" w:eastAsia="標楷體" w:hAnsi="Times New Roman" w:hint="eastAsia"/>
        </w:rPr>
        <w:t>理</w:t>
      </w:r>
      <w:r w:rsidR="00E67247">
        <w:rPr>
          <w:rFonts w:ascii="Times New Roman" w:eastAsia="標楷體" w:hAnsi="Times New Roman" w:hint="eastAsia"/>
        </w:rPr>
        <w:t>後，</w:t>
      </w:r>
      <w:r>
        <w:rPr>
          <w:rFonts w:ascii="Times New Roman" w:eastAsia="標楷體" w:hAnsi="Times New Roman" w:hint="eastAsia"/>
        </w:rPr>
        <w:t>可</w:t>
      </w:r>
      <w:r w:rsidR="00220D6F">
        <w:rPr>
          <w:rFonts w:ascii="Times New Roman" w:eastAsia="標楷體" w:hAnsi="Times New Roman" w:hint="eastAsia"/>
        </w:rPr>
        <w:t>將使用者分為</w:t>
      </w:r>
      <w:r>
        <w:rPr>
          <w:rFonts w:ascii="Times New Roman" w:eastAsia="標楷體" w:hAnsi="Times New Roman" w:hint="eastAsia"/>
        </w:rPr>
        <w:t>五</w:t>
      </w:r>
      <w:r w:rsidR="00220D6F">
        <w:rPr>
          <w:rFonts w:ascii="Times New Roman" w:eastAsia="標楷體" w:hAnsi="Times New Roman" w:hint="eastAsia"/>
        </w:rPr>
        <w:t>類，如</w:t>
      </w:r>
      <w:r>
        <w:rPr>
          <w:rFonts w:ascii="Times New Roman" w:eastAsia="標楷體" w:hAnsi="Times New Roman"/>
        </w:rPr>
        <w:fldChar w:fldCharType="begin"/>
      </w:r>
      <w:r>
        <w:rPr>
          <w:rFonts w:ascii="Times New Roman" w:eastAsia="標楷體" w:hAnsi="Times New Roman"/>
        </w:rPr>
        <w:instrText xml:space="preserve"> </w:instrText>
      </w:r>
      <w:r>
        <w:rPr>
          <w:rFonts w:ascii="Times New Roman" w:eastAsia="標楷體" w:hAnsi="Times New Roman" w:hint="eastAsia"/>
        </w:rPr>
        <w:instrText>REF _Ref436218043 \h</w:instrText>
      </w:r>
      <w:r>
        <w:rPr>
          <w:rFonts w:ascii="Times New Roman" w:eastAsia="標楷體" w:hAnsi="Times New Roman"/>
        </w:rPr>
        <w:instrText xml:space="preserve"> </w:instrText>
      </w:r>
      <w:r>
        <w:rPr>
          <w:rFonts w:ascii="Times New Roman" w:eastAsia="標楷體" w:hAnsi="Times New Roman"/>
        </w:rPr>
      </w:r>
      <w:r>
        <w:rPr>
          <w:rFonts w:ascii="Times New Roman" w:eastAsia="標楷體" w:hAnsi="Times New Roman"/>
        </w:rPr>
        <w:fldChar w:fldCharType="separate"/>
      </w:r>
      <w:r w:rsidR="000E103D" w:rsidRPr="00C341CF">
        <w:rPr>
          <w:rFonts w:ascii="Times New Roman" w:eastAsia="標楷體" w:hAnsi="Times New Roman" w:hint="eastAsia"/>
        </w:rPr>
        <w:t>圖</w:t>
      </w:r>
      <w:r w:rsidR="000E103D" w:rsidRPr="00C341CF">
        <w:rPr>
          <w:rFonts w:ascii="Times New Roman" w:eastAsia="標楷體" w:hAnsi="Times New Roman" w:hint="eastAsia"/>
        </w:rPr>
        <w:t xml:space="preserve"> </w:t>
      </w:r>
      <w:r w:rsidR="000E103D">
        <w:rPr>
          <w:rFonts w:ascii="Times New Roman" w:eastAsia="標楷體" w:hAnsi="Times New Roman"/>
          <w:noProof/>
        </w:rPr>
        <w:t>3</w:t>
      </w:r>
      <w:r w:rsidR="000E103D">
        <w:rPr>
          <w:rFonts w:ascii="Times New Roman" w:eastAsia="標楷體" w:hAnsi="Times New Roman"/>
        </w:rPr>
        <w:noBreakHyphen/>
      </w:r>
      <w:r w:rsidR="000E103D">
        <w:rPr>
          <w:rFonts w:ascii="Times New Roman" w:eastAsia="標楷體" w:hAnsi="Times New Roman"/>
          <w:noProof/>
        </w:rPr>
        <w:t>4</w:t>
      </w:r>
      <w:r>
        <w:rPr>
          <w:rFonts w:ascii="Times New Roman" w:eastAsia="標楷體" w:hAnsi="Times New Roman"/>
        </w:rPr>
        <w:fldChar w:fldCharType="end"/>
      </w:r>
      <w:r w:rsidR="00CC794D">
        <w:rPr>
          <w:rFonts w:ascii="Times New Roman" w:eastAsia="標楷體" w:hAnsi="Times New Roman" w:hint="eastAsia"/>
        </w:rPr>
        <w:t>所示。</w:t>
      </w:r>
      <w:proofErr w:type="gramStart"/>
      <w:r>
        <w:rPr>
          <w:rFonts w:ascii="Times New Roman" w:eastAsia="標楷體" w:hAnsi="Times New Roman" w:hint="eastAsia"/>
        </w:rPr>
        <w:t>以膚質中</w:t>
      </w:r>
      <w:proofErr w:type="gramEnd"/>
      <w:r>
        <w:rPr>
          <w:rFonts w:ascii="Times New Roman" w:eastAsia="標楷體" w:hAnsi="Times New Roman" w:hint="eastAsia"/>
        </w:rPr>
        <w:t>之</w:t>
      </w:r>
      <w:proofErr w:type="gramStart"/>
      <w:r>
        <w:rPr>
          <w:rFonts w:ascii="Times New Roman" w:eastAsia="標楷體" w:hAnsi="Times New Roman" w:hint="eastAsia"/>
        </w:rPr>
        <w:t>混和肌類</w:t>
      </w:r>
      <w:proofErr w:type="gramEnd"/>
      <w:r>
        <w:rPr>
          <w:rFonts w:ascii="Times New Roman" w:eastAsia="標楷體" w:hAnsi="Times New Roman" w:hint="eastAsia"/>
        </w:rPr>
        <w:t>(</w:t>
      </w:r>
      <m:oMath>
        <m:sSub>
          <m:sSubPr>
            <m:ctrlPr>
              <w:rPr>
                <w:rFonts w:ascii="Cambria Math" w:eastAsia="標楷體" w:hAnsi="Cambria Math"/>
                <w:i/>
                <w:iCs/>
              </w:rPr>
            </m:ctrlPr>
          </m:sSubPr>
          <m:e>
            <m:r>
              <w:rPr>
                <w:rFonts w:ascii="Cambria Math" w:eastAsia="標楷體" w:hAnsi="Cambria Math"/>
              </w:rPr>
              <m:t>s</m:t>
            </m:r>
          </m:e>
          <m:sub>
            <m:r>
              <w:rPr>
                <w:rFonts w:ascii="Cambria Math" w:eastAsia="標楷體" w:hAnsi="Cambria Math"/>
              </w:rPr>
              <m:t>4</m:t>
            </m:r>
          </m:sub>
        </m:sSub>
      </m:oMath>
      <w:r w:rsidRPr="00825508">
        <w:rPr>
          <w:rFonts w:ascii="Times New Roman" w:eastAsia="標楷體" w:hAnsi="Times New Roman" w:hint="eastAsia"/>
        </w:rPr>
        <w:t>)</w:t>
      </w:r>
      <w:r w:rsidRPr="00825508">
        <w:rPr>
          <w:rFonts w:ascii="Times New Roman" w:eastAsia="標楷體" w:hAnsi="Times New Roman" w:hint="eastAsia"/>
        </w:rPr>
        <w:t>舉例說明使用者分群過程：先針對混合</w:t>
      </w:r>
      <w:proofErr w:type="gramStart"/>
      <w:r w:rsidRPr="00825508">
        <w:rPr>
          <w:rFonts w:ascii="Times New Roman" w:eastAsia="標楷體" w:hAnsi="Times New Roman" w:hint="eastAsia"/>
        </w:rPr>
        <w:t>肌</w:t>
      </w:r>
      <w:proofErr w:type="gramEnd"/>
      <w:r>
        <w:rPr>
          <w:rFonts w:ascii="Times New Roman" w:eastAsia="標楷體" w:hAnsi="Times New Roman" w:hint="eastAsia"/>
        </w:rPr>
        <w:t>類別下之使用者進行相似度計算</w:t>
      </w:r>
      <w:r>
        <w:rPr>
          <w:rFonts w:ascii="Times New Roman" w:eastAsia="標楷體" w:hAnsi="Times New Roman" w:hint="eastAsia"/>
        </w:rPr>
        <w:t>(</w:t>
      </w:r>
      <w:r>
        <w:rPr>
          <w:rFonts w:ascii="Times New Roman" w:eastAsia="標楷體" w:hAnsi="Times New Roman" w:hint="eastAsia"/>
        </w:rPr>
        <w:t>因使用者</w:t>
      </w:r>
      <w:r w:rsidR="00F2581D">
        <w:rPr>
          <w:rFonts w:ascii="Times New Roman" w:eastAsia="標楷體" w:hAnsi="Times New Roman" w:hint="eastAsia"/>
        </w:rPr>
        <w:t>及其使用產品</w:t>
      </w:r>
      <w:proofErr w:type="gramStart"/>
      <w:r>
        <w:rPr>
          <w:rFonts w:ascii="Times New Roman" w:eastAsia="標楷體" w:hAnsi="Times New Roman" w:hint="eastAsia"/>
        </w:rPr>
        <w:t>眾多，</w:t>
      </w:r>
      <w:proofErr w:type="gramEnd"/>
      <w:r>
        <w:rPr>
          <w:rFonts w:ascii="Times New Roman" w:eastAsia="標楷體" w:hAnsi="Times New Roman" w:hint="eastAsia"/>
        </w:rPr>
        <w:t>在此僅</w:t>
      </w:r>
      <w:r w:rsidR="00F2581D">
        <w:rPr>
          <w:rFonts w:ascii="Times New Roman" w:eastAsia="標楷體" w:hAnsi="Times New Roman" w:hint="eastAsia"/>
        </w:rPr>
        <w:t>隨機挑選</w:t>
      </w:r>
      <w:r>
        <w:rPr>
          <w:rFonts w:ascii="Times New Roman" w:eastAsia="標楷體" w:hAnsi="Times New Roman" w:hint="eastAsia"/>
        </w:rPr>
        <w:t>4</w:t>
      </w:r>
      <w:r>
        <w:rPr>
          <w:rFonts w:ascii="Times New Roman" w:eastAsia="標楷體" w:hAnsi="Times New Roman" w:hint="eastAsia"/>
        </w:rPr>
        <w:t>位使用者</w:t>
      </w:r>
      <w:r w:rsidR="00F2581D">
        <w:rPr>
          <w:rFonts w:ascii="Times New Roman" w:eastAsia="標楷體" w:hAnsi="Times New Roman" w:hint="eastAsia"/>
        </w:rPr>
        <w:t>及</w:t>
      </w:r>
      <w:r w:rsidR="00F2581D">
        <w:rPr>
          <w:rFonts w:ascii="Times New Roman" w:eastAsia="標楷體" w:hAnsi="Times New Roman" w:hint="eastAsia"/>
        </w:rPr>
        <w:t>5</w:t>
      </w:r>
      <w:r w:rsidR="00F2581D">
        <w:rPr>
          <w:rFonts w:ascii="Times New Roman" w:eastAsia="標楷體" w:hAnsi="Times New Roman" w:hint="eastAsia"/>
        </w:rPr>
        <w:t>項產品</w:t>
      </w:r>
      <w:r>
        <w:rPr>
          <w:rFonts w:ascii="Times New Roman" w:eastAsia="標楷體" w:hAnsi="Times New Roman" w:hint="eastAsia"/>
        </w:rPr>
        <w:t>進行說明</w:t>
      </w:r>
      <w:r>
        <w:rPr>
          <w:rFonts w:ascii="Times New Roman" w:eastAsia="標楷體" w:hAnsi="Times New Roman" w:hint="eastAsia"/>
        </w:rPr>
        <w:t>)</w:t>
      </w:r>
      <w:r w:rsidR="007F0439">
        <w:rPr>
          <w:rFonts w:ascii="Times New Roman" w:eastAsia="標楷體" w:hAnsi="Times New Roman" w:hint="eastAsia"/>
        </w:rPr>
        <w:t>，</w:t>
      </w:r>
      <w:r w:rsidR="00220D6F" w:rsidRPr="00825508">
        <w:rPr>
          <w:rFonts w:ascii="Times New Roman" w:eastAsia="標楷體" w:hAnsi="Times New Roman" w:hint="eastAsia"/>
        </w:rPr>
        <w:t>如</w:t>
      </w:r>
      <w:r w:rsidR="009E2BAB" w:rsidRPr="00825508">
        <w:rPr>
          <w:rFonts w:ascii="Times New Roman" w:eastAsia="標楷體" w:hAnsi="Times New Roman"/>
        </w:rPr>
        <w:fldChar w:fldCharType="begin"/>
      </w:r>
      <w:r w:rsidR="009E2BAB" w:rsidRPr="00825508">
        <w:rPr>
          <w:rFonts w:ascii="Times New Roman" w:eastAsia="標楷體" w:hAnsi="Times New Roman"/>
        </w:rPr>
        <w:instrText xml:space="preserve"> </w:instrText>
      </w:r>
      <w:r w:rsidR="009E2BAB" w:rsidRPr="00825508">
        <w:rPr>
          <w:rFonts w:ascii="Times New Roman" w:eastAsia="標楷體" w:hAnsi="Times New Roman" w:hint="eastAsia"/>
        </w:rPr>
        <w:instrText>REF _Ref436097073 \h</w:instrText>
      </w:r>
      <w:r w:rsidR="009E2BAB" w:rsidRPr="00825508">
        <w:rPr>
          <w:rFonts w:ascii="Times New Roman" w:eastAsia="標楷體" w:hAnsi="Times New Roman"/>
        </w:rPr>
        <w:instrText xml:space="preserve"> </w:instrText>
      </w:r>
      <w:r w:rsidR="009E2BAB" w:rsidRPr="00825508">
        <w:rPr>
          <w:rFonts w:ascii="Times New Roman" w:eastAsia="標楷體" w:hAnsi="Times New Roman"/>
        </w:rPr>
      </w:r>
      <w:r w:rsidR="009E2BAB" w:rsidRPr="00825508">
        <w:rPr>
          <w:rFonts w:ascii="Times New Roman" w:eastAsia="標楷體" w:hAnsi="Times New Roman"/>
        </w:rPr>
        <w:fldChar w:fldCharType="separate"/>
      </w:r>
      <w:r w:rsidR="000E103D" w:rsidRPr="009E2BAB">
        <w:rPr>
          <w:rFonts w:ascii="Times New Roman" w:eastAsia="標楷體" w:hAnsi="Times New Roman" w:hint="eastAsia"/>
        </w:rPr>
        <w:t>表</w:t>
      </w:r>
      <w:r w:rsidR="000E103D" w:rsidRPr="009E2BAB">
        <w:rPr>
          <w:rFonts w:ascii="Times New Roman" w:eastAsia="標楷體" w:hAnsi="Times New Roman" w:hint="eastAsia"/>
        </w:rPr>
        <w:t xml:space="preserve"> </w:t>
      </w:r>
      <w:r w:rsidR="000E103D">
        <w:rPr>
          <w:rFonts w:ascii="Times New Roman" w:eastAsia="標楷體" w:hAnsi="Times New Roman"/>
          <w:noProof/>
        </w:rPr>
        <w:t>3</w:t>
      </w:r>
      <w:r w:rsidR="000E103D">
        <w:rPr>
          <w:rFonts w:ascii="Times New Roman" w:eastAsia="標楷體" w:hAnsi="Times New Roman"/>
        </w:rPr>
        <w:noBreakHyphen/>
      </w:r>
      <w:r w:rsidR="000E103D">
        <w:rPr>
          <w:rFonts w:ascii="Times New Roman" w:eastAsia="標楷體" w:hAnsi="Times New Roman"/>
          <w:noProof/>
        </w:rPr>
        <w:t>1</w:t>
      </w:r>
      <w:r w:rsidR="009E2BAB" w:rsidRPr="00825508">
        <w:rPr>
          <w:rFonts w:ascii="Times New Roman" w:eastAsia="標楷體" w:hAnsi="Times New Roman"/>
        </w:rPr>
        <w:fldChar w:fldCharType="end"/>
      </w:r>
      <w:r w:rsidR="00CC794D" w:rsidRPr="00825508">
        <w:rPr>
          <w:rFonts w:ascii="Times New Roman" w:eastAsia="標楷體" w:hAnsi="Times New Roman" w:hint="eastAsia"/>
        </w:rPr>
        <w:t>所示</w:t>
      </w:r>
      <w:r w:rsidR="009E2BAB" w:rsidRPr="00825508">
        <w:rPr>
          <w:rFonts w:ascii="Times New Roman" w:eastAsia="標楷體" w:hAnsi="Times New Roman" w:hint="eastAsia"/>
        </w:rPr>
        <w:t>。在相似度計算上，會以兩兩使用者進行</w:t>
      </w:r>
      <w:r w:rsidR="009755A3" w:rsidRPr="00825508">
        <w:rPr>
          <w:rFonts w:ascii="Times New Roman" w:eastAsia="標楷體" w:hAnsi="Times New Roman" w:hint="eastAsia"/>
        </w:rPr>
        <w:t>計</w:t>
      </w:r>
      <w:r w:rsidR="009E2BAB" w:rsidRPr="00825508">
        <w:rPr>
          <w:rFonts w:ascii="Times New Roman" w:eastAsia="標楷體" w:hAnsi="Times New Roman" w:hint="eastAsia"/>
        </w:rPr>
        <w:t>算，</w:t>
      </w:r>
      <w:r w:rsidR="008519C7" w:rsidRPr="00825508">
        <w:rPr>
          <w:rFonts w:ascii="Times New Roman" w:eastAsia="標楷體" w:hAnsi="Times New Roman" w:hint="eastAsia"/>
        </w:rPr>
        <w:t>以</w:t>
      </w:r>
      <w:r w:rsidR="007F0439">
        <w:rPr>
          <w:rFonts w:ascii="Times New Roman" w:eastAsia="標楷體" w:hAnsi="Times New Roman"/>
        </w:rPr>
        <w:fldChar w:fldCharType="begin"/>
      </w:r>
      <w:r w:rsidR="007F0439">
        <w:rPr>
          <w:rFonts w:ascii="Times New Roman" w:eastAsia="標楷體" w:hAnsi="Times New Roman"/>
        </w:rPr>
        <w:instrText xml:space="preserve"> REF _Ref436097073 \h </w:instrText>
      </w:r>
      <w:r w:rsidR="007F0439">
        <w:rPr>
          <w:rFonts w:ascii="Times New Roman" w:eastAsia="標楷體" w:hAnsi="Times New Roman"/>
        </w:rPr>
      </w:r>
      <w:r w:rsidR="007F0439">
        <w:rPr>
          <w:rFonts w:ascii="Times New Roman" w:eastAsia="標楷體" w:hAnsi="Times New Roman"/>
        </w:rPr>
        <w:fldChar w:fldCharType="separate"/>
      </w:r>
      <w:r w:rsidR="000E103D" w:rsidRPr="009E2BAB">
        <w:rPr>
          <w:rFonts w:ascii="Times New Roman" w:eastAsia="標楷體" w:hAnsi="Times New Roman" w:hint="eastAsia"/>
        </w:rPr>
        <w:t>表</w:t>
      </w:r>
      <w:r w:rsidR="000E103D" w:rsidRPr="009E2BAB">
        <w:rPr>
          <w:rFonts w:ascii="Times New Roman" w:eastAsia="標楷體" w:hAnsi="Times New Roman" w:hint="eastAsia"/>
        </w:rPr>
        <w:t xml:space="preserve"> </w:t>
      </w:r>
      <w:r w:rsidR="000E103D">
        <w:rPr>
          <w:rFonts w:ascii="Times New Roman" w:eastAsia="標楷體" w:hAnsi="Times New Roman"/>
          <w:noProof/>
        </w:rPr>
        <w:t>3</w:t>
      </w:r>
      <w:r w:rsidR="000E103D">
        <w:rPr>
          <w:rFonts w:ascii="Times New Roman" w:eastAsia="標楷體" w:hAnsi="Times New Roman"/>
        </w:rPr>
        <w:noBreakHyphen/>
      </w:r>
      <w:r w:rsidR="000E103D">
        <w:rPr>
          <w:rFonts w:ascii="Times New Roman" w:eastAsia="標楷體" w:hAnsi="Times New Roman"/>
          <w:noProof/>
        </w:rPr>
        <w:t>1</w:t>
      </w:r>
      <w:r w:rsidR="007F0439">
        <w:rPr>
          <w:rFonts w:ascii="Times New Roman" w:eastAsia="標楷體" w:hAnsi="Times New Roman"/>
        </w:rPr>
        <w:fldChar w:fldCharType="end"/>
      </w:r>
      <w:r w:rsidR="007F0439">
        <w:rPr>
          <w:rFonts w:ascii="Times New Roman" w:eastAsia="標楷體" w:hAnsi="Times New Roman" w:hint="eastAsia"/>
        </w:rPr>
        <w:t>中之</w:t>
      </w:r>
      <w:r w:rsidR="008519C7" w:rsidRPr="00825508">
        <w:rPr>
          <w:rFonts w:ascii="Times New Roman" w:eastAsia="標楷體" w:hAnsi="Times New Roman" w:hint="eastAsia"/>
        </w:rPr>
        <w:t>使用者</w:t>
      </w:r>
      <m:oMath>
        <m:sSub>
          <m:sSubPr>
            <m:ctrlPr>
              <w:rPr>
                <w:rFonts w:ascii="Cambria Math" w:eastAsia="標楷體" w:hAnsi="Cambria Math"/>
                <w:bCs/>
                <w:i/>
                <w:iCs/>
              </w:rPr>
            </m:ctrlPr>
          </m:sSubPr>
          <m:e>
            <m:r>
              <w:rPr>
                <w:rFonts w:ascii="Cambria Math" w:eastAsia="標楷體" w:hAnsi="Cambria Math"/>
              </w:rPr>
              <m:t>u</m:t>
            </m:r>
          </m:e>
          <m:sub>
            <m:r>
              <w:rPr>
                <w:rFonts w:ascii="Cambria Math" w:eastAsia="標楷體" w:hAnsi="Cambria Math"/>
              </w:rPr>
              <m:t>277222</m:t>
            </m:r>
          </m:sub>
        </m:sSub>
      </m:oMath>
      <w:r w:rsidR="008519C7" w:rsidRPr="00C84302">
        <w:rPr>
          <w:rFonts w:ascii="Times New Roman" w:eastAsia="標楷體" w:hAnsi="Times New Roman" w:hint="eastAsia"/>
        </w:rPr>
        <w:t>與使用者</w:t>
      </w:r>
      <m:oMath>
        <m:sSub>
          <m:sSubPr>
            <m:ctrlPr>
              <w:rPr>
                <w:rFonts w:ascii="Cambria Math" w:eastAsia="標楷體" w:hAnsi="Cambria Math"/>
                <w:bCs/>
                <w:i/>
                <w:iCs/>
              </w:rPr>
            </m:ctrlPr>
          </m:sSubPr>
          <m:e>
            <m:r>
              <w:rPr>
                <w:rFonts w:ascii="Cambria Math" w:eastAsia="標楷體" w:hAnsi="Cambria Math"/>
              </w:rPr>
              <m:t>u</m:t>
            </m:r>
          </m:e>
          <m:sub>
            <m:r>
              <w:rPr>
                <w:rFonts w:ascii="Cambria Math" w:eastAsia="標楷體" w:hAnsi="Cambria Math"/>
              </w:rPr>
              <m:t>144731</m:t>
            </m:r>
          </m:sub>
        </m:sSub>
      </m:oMath>
      <w:r w:rsidR="008519C7" w:rsidRPr="007F0439">
        <w:rPr>
          <w:rFonts w:ascii="Times New Roman" w:eastAsia="標楷體" w:hAnsi="Times New Roman" w:hint="eastAsia"/>
        </w:rPr>
        <w:t>為例，將其使用過之產品關係向量代入餘弦相似度計算公式後，可得此兩者相似度</w:t>
      </w:r>
      <w:r w:rsidR="00DA3B2C">
        <w:rPr>
          <w:rFonts w:ascii="Times New Roman" w:eastAsia="標楷體" w:hAnsi="Times New Roman" w:hint="eastAsia"/>
        </w:rPr>
        <w:t>約</w:t>
      </w:r>
      <w:r w:rsidR="008519C7" w:rsidRPr="007F0439">
        <w:rPr>
          <w:rFonts w:ascii="Times New Roman" w:eastAsia="標楷體" w:hAnsi="Times New Roman" w:hint="eastAsia"/>
        </w:rPr>
        <w:t>為</w:t>
      </w:r>
      <w:r w:rsidR="008519C7" w:rsidRPr="007F0439">
        <w:rPr>
          <w:rFonts w:ascii="Times New Roman" w:eastAsia="標楷體" w:hAnsi="Times New Roman" w:hint="eastAsia"/>
        </w:rPr>
        <w:t>0</w:t>
      </w:r>
      <w:r w:rsidR="000E103D">
        <w:rPr>
          <w:rFonts w:ascii="Times New Roman" w:eastAsia="標楷體" w:hAnsi="Times New Roman" w:hint="eastAsia"/>
        </w:rPr>
        <w:t>.3536</w:t>
      </w:r>
      <w:r w:rsidR="008E11C5">
        <w:rPr>
          <w:rFonts w:ascii="Times New Roman" w:eastAsia="標楷體" w:hAnsi="Times New Roman" w:hint="eastAsia"/>
        </w:rPr>
        <w:t>。</w:t>
      </w:r>
      <w:r w:rsidR="008519C7" w:rsidRPr="007F0439">
        <w:rPr>
          <w:rFonts w:ascii="Times New Roman" w:eastAsia="標楷體" w:hAnsi="Times New Roman" w:hint="eastAsia"/>
        </w:rPr>
        <w:t>依此類推</w:t>
      </w:r>
      <w:r w:rsidR="008E11C5">
        <w:rPr>
          <w:rFonts w:ascii="Times New Roman" w:eastAsia="標楷體" w:hAnsi="Times New Roman" w:hint="eastAsia"/>
        </w:rPr>
        <w:t>，</w:t>
      </w:r>
      <w:r w:rsidR="009E2BAB" w:rsidRPr="007F0439">
        <w:rPr>
          <w:rFonts w:ascii="Times New Roman" w:eastAsia="標楷體" w:hAnsi="Times New Roman" w:hint="eastAsia"/>
        </w:rPr>
        <w:t>經過計算過後</w:t>
      </w:r>
      <w:r w:rsidR="008519C7" w:rsidRPr="007F0439">
        <w:rPr>
          <w:rFonts w:ascii="Times New Roman" w:eastAsia="標楷體" w:hAnsi="Times New Roman" w:hint="eastAsia"/>
        </w:rPr>
        <w:t>即</w:t>
      </w:r>
      <w:r w:rsidR="008E11C5">
        <w:rPr>
          <w:rFonts w:ascii="Times New Roman" w:eastAsia="標楷體" w:hAnsi="Times New Roman" w:hint="eastAsia"/>
        </w:rPr>
        <w:t>可得</w:t>
      </w:r>
      <w:r w:rsidR="009E2BAB" w:rsidRPr="007F0439">
        <w:rPr>
          <w:rFonts w:ascii="Times New Roman" w:eastAsia="標楷體" w:hAnsi="Times New Roman" w:hint="eastAsia"/>
        </w:rPr>
        <w:t>使用者相似度矩陣如</w:t>
      </w:r>
      <w:r w:rsidR="008519C7" w:rsidRPr="007F0439">
        <w:rPr>
          <w:rFonts w:ascii="Times New Roman" w:eastAsia="標楷體" w:hAnsi="Times New Roman"/>
        </w:rPr>
        <w:fldChar w:fldCharType="begin"/>
      </w:r>
      <w:r w:rsidR="008519C7" w:rsidRPr="007F0439">
        <w:rPr>
          <w:rFonts w:ascii="Times New Roman" w:eastAsia="標楷體" w:hAnsi="Times New Roman"/>
        </w:rPr>
        <w:instrText xml:space="preserve"> </w:instrText>
      </w:r>
      <w:r w:rsidR="008519C7" w:rsidRPr="007F0439">
        <w:rPr>
          <w:rFonts w:ascii="Times New Roman" w:eastAsia="標楷體" w:hAnsi="Times New Roman" w:hint="eastAsia"/>
        </w:rPr>
        <w:instrText>REF _Ref436097962 \h</w:instrText>
      </w:r>
      <w:r w:rsidR="008519C7" w:rsidRPr="007F0439">
        <w:rPr>
          <w:rFonts w:ascii="Times New Roman" w:eastAsia="標楷體" w:hAnsi="Times New Roman"/>
        </w:rPr>
        <w:instrText xml:space="preserve"> </w:instrText>
      </w:r>
      <w:r w:rsidR="008519C7" w:rsidRPr="007F0439">
        <w:rPr>
          <w:rFonts w:ascii="Times New Roman" w:eastAsia="標楷體" w:hAnsi="Times New Roman"/>
        </w:rPr>
      </w:r>
      <w:r w:rsidR="008519C7" w:rsidRPr="007F0439">
        <w:rPr>
          <w:rFonts w:ascii="Times New Roman" w:eastAsia="標楷體" w:hAnsi="Times New Roman"/>
        </w:rPr>
        <w:fldChar w:fldCharType="separate"/>
      </w:r>
      <w:r w:rsidR="000E103D" w:rsidRPr="008519C7">
        <w:rPr>
          <w:rFonts w:ascii="Times New Roman" w:eastAsia="標楷體" w:hAnsi="Times New Roman" w:hint="eastAsia"/>
        </w:rPr>
        <w:t>表</w:t>
      </w:r>
      <w:r w:rsidR="000E103D" w:rsidRPr="008519C7">
        <w:rPr>
          <w:rFonts w:ascii="Times New Roman" w:eastAsia="標楷體" w:hAnsi="Times New Roman" w:hint="eastAsia"/>
        </w:rPr>
        <w:t xml:space="preserve"> </w:t>
      </w:r>
      <w:r w:rsidR="000E103D">
        <w:rPr>
          <w:rFonts w:ascii="Times New Roman" w:eastAsia="標楷體" w:hAnsi="Times New Roman"/>
          <w:noProof/>
        </w:rPr>
        <w:t>3</w:t>
      </w:r>
      <w:r w:rsidR="000E103D">
        <w:rPr>
          <w:rFonts w:ascii="Times New Roman" w:eastAsia="標楷體" w:hAnsi="Times New Roman"/>
        </w:rPr>
        <w:noBreakHyphen/>
      </w:r>
      <w:r w:rsidR="000E103D">
        <w:rPr>
          <w:rFonts w:ascii="Times New Roman" w:eastAsia="標楷體" w:hAnsi="Times New Roman"/>
          <w:noProof/>
        </w:rPr>
        <w:t>2</w:t>
      </w:r>
      <w:r w:rsidR="008519C7" w:rsidRPr="007F0439">
        <w:rPr>
          <w:rFonts w:ascii="Times New Roman" w:eastAsia="標楷體" w:hAnsi="Times New Roman"/>
        </w:rPr>
        <w:fldChar w:fldCharType="end"/>
      </w:r>
      <w:r w:rsidR="009E2BAB" w:rsidRPr="007F0439">
        <w:rPr>
          <w:rFonts w:ascii="Times New Roman" w:eastAsia="標楷體" w:hAnsi="Times New Roman" w:hint="eastAsia"/>
        </w:rPr>
        <w:t>所示</w:t>
      </w:r>
      <w:r w:rsidR="00431B39" w:rsidRPr="007F0439">
        <w:rPr>
          <w:rFonts w:ascii="Times New Roman" w:eastAsia="標楷體" w:hAnsi="Times New Roman" w:hint="eastAsia"/>
        </w:rPr>
        <w:t>。</w:t>
      </w:r>
    </w:p>
    <w:p w14:paraId="5CC3B219" w14:textId="77777777" w:rsidR="00825508" w:rsidRDefault="00825508" w:rsidP="006720BC">
      <w:pPr>
        <w:spacing w:line="360" w:lineRule="auto"/>
        <w:rPr>
          <w:rFonts w:ascii="Times New Roman" w:eastAsia="標楷體" w:hAnsi="Times New Roman"/>
        </w:rPr>
      </w:pPr>
    </w:p>
    <w:p w14:paraId="3FCE1A92" w14:textId="11625523" w:rsidR="009E2BAB" w:rsidRDefault="009E2BAB" w:rsidP="00DA3B2C">
      <w:pPr>
        <w:pStyle w:val="a6"/>
        <w:keepNext/>
        <w:jc w:val="center"/>
        <w:rPr>
          <w:rFonts w:ascii="Times New Roman" w:eastAsia="標楷體" w:hAnsi="Times New Roman"/>
          <w:sz w:val="24"/>
        </w:rPr>
      </w:pPr>
      <w:bookmarkStart w:id="65" w:name="_Ref436097073"/>
      <w:bookmarkStart w:id="66" w:name="_Ref436099006"/>
      <w:bookmarkStart w:id="67" w:name="_Toc449108429"/>
      <w:r w:rsidRPr="009E2BAB">
        <w:rPr>
          <w:rFonts w:ascii="Times New Roman" w:eastAsia="標楷體" w:hAnsi="Times New Roman" w:hint="eastAsia"/>
          <w:sz w:val="24"/>
        </w:rPr>
        <w:lastRenderedPageBreak/>
        <w:t>表</w:t>
      </w:r>
      <w:r w:rsidRPr="009E2BAB">
        <w:rPr>
          <w:rFonts w:ascii="Times New Roman" w:eastAsia="標楷體" w:hAnsi="Times New Roman" w:hint="eastAsia"/>
          <w:sz w:val="24"/>
        </w:rPr>
        <w:t xml:space="preserve"> </w:t>
      </w:r>
      <w:r w:rsidR="00340ADA">
        <w:rPr>
          <w:rFonts w:ascii="Times New Roman" w:eastAsia="標楷體" w:hAnsi="Times New Roman"/>
          <w:sz w:val="24"/>
        </w:rPr>
        <w:fldChar w:fldCharType="begin"/>
      </w:r>
      <w:r w:rsidR="00340ADA">
        <w:rPr>
          <w:rFonts w:ascii="Times New Roman" w:eastAsia="標楷體" w:hAnsi="Times New Roman"/>
          <w:sz w:val="24"/>
        </w:rPr>
        <w:instrText xml:space="preserve"> </w:instrText>
      </w:r>
      <w:r w:rsidR="00340ADA">
        <w:rPr>
          <w:rFonts w:ascii="Times New Roman" w:eastAsia="標楷體" w:hAnsi="Times New Roman" w:hint="eastAsia"/>
          <w:sz w:val="24"/>
        </w:rPr>
        <w:instrText>STYLEREF 1 \s</w:instrText>
      </w:r>
      <w:r w:rsidR="00340ADA">
        <w:rPr>
          <w:rFonts w:ascii="Times New Roman" w:eastAsia="標楷體" w:hAnsi="Times New Roman"/>
          <w:sz w:val="24"/>
        </w:rPr>
        <w:instrText xml:space="preserve"> </w:instrText>
      </w:r>
      <w:r w:rsidR="00340ADA">
        <w:rPr>
          <w:rFonts w:ascii="Times New Roman" w:eastAsia="標楷體" w:hAnsi="Times New Roman"/>
          <w:sz w:val="24"/>
        </w:rPr>
        <w:fldChar w:fldCharType="separate"/>
      </w:r>
      <w:r w:rsidR="00340ADA">
        <w:rPr>
          <w:rFonts w:ascii="Times New Roman" w:eastAsia="標楷體" w:hAnsi="Times New Roman"/>
          <w:noProof/>
          <w:sz w:val="24"/>
        </w:rPr>
        <w:t>3</w:t>
      </w:r>
      <w:r w:rsidR="00340ADA">
        <w:rPr>
          <w:rFonts w:ascii="Times New Roman" w:eastAsia="標楷體" w:hAnsi="Times New Roman"/>
          <w:sz w:val="24"/>
        </w:rPr>
        <w:fldChar w:fldCharType="end"/>
      </w:r>
      <w:r w:rsidR="00340ADA">
        <w:rPr>
          <w:rFonts w:ascii="Times New Roman" w:eastAsia="標楷體" w:hAnsi="Times New Roman"/>
          <w:sz w:val="24"/>
        </w:rPr>
        <w:noBreakHyphen/>
      </w:r>
      <w:r w:rsidR="00340ADA">
        <w:rPr>
          <w:rFonts w:ascii="Times New Roman" w:eastAsia="標楷體" w:hAnsi="Times New Roman"/>
          <w:sz w:val="24"/>
        </w:rPr>
        <w:fldChar w:fldCharType="begin"/>
      </w:r>
      <w:r w:rsidR="00340ADA">
        <w:rPr>
          <w:rFonts w:ascii="Times New Roman" w:eastAsia="標楷體" w:hAnsi="Times New Roman"/>
          <w:sz w:val="24"/>
        </w:rPr>
        <w:instrText xml:space="preserve"> </w:instrText>
      </w:r>
      <w:r w:rsidR="00340ADA">
        <w:rPr>
          <w:rFonts w:ascii="Times New Roman" w:eastAsia="標楷體" w:hAnsi="Times New Roman" w:hint="eastAsia"/>
          <w:sz w:val="24"/>
        </w:rPr>
        <w:instrText xml:space="preserve">SEQ </w:instrText>
      </w:r>
      <w:r w:rsidR="00340ADA">
        <w:rPr>
          <w:rFonts w:ascii="Times New Roman" w:eastAsia="標楷體" w:hAnsi="Times New Roman" w:hint="eastAsia"/>
          <w:sz w:val="24"/>
        </w:rPr>
        <w:instrText>表</w:instrText>
      </w:r>
      <w:r w:rsidR="00340ADA">
        <w:rPr>
          <w:rFonts w:ascii="Times New Roman" w:eastAsia="標楷體" w:hAnsi="Times New Roman" w:hint="eastAsia"/>
          <w:sz w:val="24"/>
        </w:rPr>
        <w:instrText xml:space="preserve"> \* ARABIC \s 1</w:instrText>
      </w:r>
      <w:r w:rsidR="00340ADA">
        <w:rPr>
          <w:rFonts w:ascii="Times New Roman" w:eastAsia="標楷體" w:hAnsi="Times New Roman"/>
          <w:sz w:val="24"/>
        </w:rPr>
        <w:instrText xml:space="preserve"> </w:instrText>
      </w:r>
      <w:r w:rsidR="00340ADA">
        <w:rPr>
          <w:rFonts w:ascii="Times New Roman" w:eastAsia="標楷體" w:hAnsi="Times New Roman"/>
          <w:sz w:val="24"/>
        </w:rPr>
        <w:fldChar w:fldCharType="separate"/>
      </w:r>
      <w:r w:rsidR="00340ADA">
        <w:rPr>
          <w:rFonts w:ascii="Times New Roman" w:eastAsia="標楷體" w:hAnsi="Times New Roman"/>
          <w:noProof/>
          <w:sz w:val="24"/>
        </w:rPr>
        <w:t>1</w:t>
      </w:r>
      <w:r w:rsidR="00340ADA">
        <w:rPr>
          <w:rFonts w:ascii="Times New Roman" w:eastAsia="標楷體" w:hAnsi="Times New Roman"/>
          <w:sz w:val="24"/>
        </w:rPr>
        <w:fldChar w:fldCharType="end"/>
      </w:r>
      <w:bookmarkEnd w:id="65"/>
      <w:r w:rsidR="00F775EF">
        <w:rPr>
          <w:rFonts w:ascii="Times New Roman" w:eastAsia="標楷體" w:hAnsi="Times New Roman" w:hint="eastAsia"/>
          <w:sz w:val="24"/>
        </w:rPr>
        <w:t xml:space="preserve"> </w:t>
      </w:r>
      <w:r w:rsidRPr="009E2BAB">
        <w:rPr>
          <w:rFonts w:ascii="Times New Roman" w:eastAsia="標楷體" w:hAnsi="Times New Roman" w:hint="eastAsia"/>
          <w:sz w:val="24"/>
        </w:rPr>
        <w:t>使用者與產品使用關係矩陣</w:t>
      </w:r>
      <w:bookmarkEnd w:id="66"/>
      <w:bookmarkEnd w:id="67"/>
    </w:p>
    <w:p w14:paraId="6FA9843A" w14:textId="5083D934" w:rsidR="008519C7" w:rsidRDefault="005858AD" w:rsidP="00DA3B2C">
      <w:pPr>
        <w:jc w:val="center"/>
      </w:pPr>
      <w:r>
        <w:rPr>
          <w:noProof/>
        </w:rPr>
        <w:drawing>
          <wp:inline distT="0" distB="0" distL="0" distR="0" wp14:anchorId="390B2D02" wp14:editId="5A50F228">
            <wp:extent cx="5307330" cy="2628077"/>
            <wp:effectExtent l="0" t="0" r="7620" b="127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19233" cy="2633971"/>
                    </a:xfrm>
                    <a:prstGeom prst="rect">
                      <a:avLst/>
                    </a:prstGeom>
                    <a:noFill/>
                  </pic:spPr>
                </pic:pic>
              </a:graphicData>
            </a:graphic>
          </wp:inline>
        </w:drawing>
      </w:r>
    </w:p>
    <w:p w14:paraId="07F57220" w14:textId="77777777" w:rsidR="00DA3B2C" w:rsidRDefault="00DA3B2C" w:rsidP="009E2BAB">
      <w:pPr>
        <w:jc w:val="center"/>
      </w:pPr>
    </w:p>
    <w:p w14:paraId="412549C3" w14:textId="759CAC52" w:rsidR="008519C7" w:rsidRPr="008519C7" w:rsidRDefault="008519C7" w:rsidP="008519C7">
      <w:pPr>
        <w:pStyle w:val="a6"/>
        <w:keepNext/>
        <w:jc w:val="center"/>
        <w:rPr>
          <w:rFonts w:ascii="Times New Roman" w:eastAsia="標楷體" w:hAnsi="Times New Roman"/>
          <w:sz w:val="24"/>
        </w:rPr>
      </w:pPr>
      <w:bookmarkStart w:id="68" w:name="_Ref436097962"/>
      <w:bookmarkStart w:id="69" w:name="_Ref436098095"/>
      <w:bookmarkStart w:id="70" w:name="_Toc449108430"/>
      <w:r w:rsidRPr="008519C7">
        <w:rPr>
          <w:rFonts w:ascii="Times New Roman" w:eastAsia="標楷體" w:hAnsi="Times New Roman" w:hint="eastAsia"/>
          <w:sz w:val="24"/>
        </w:rPr>
        <w:t>表</w:t>
      </w:r>
      <w:r w:rsidRPr="008519C7">
        <w:rPr>
          <w:rFonts w:ascii="Times New Roman" w:eastAsia="標楷體" w:hAnsi="Times New Roman" w:hint="eastAsia"/>
          <w:sz w:val="24"/>
        </w:rPr>
        <w:t xml:space="preserve"> </w:t>
      </w:r>
      <w:r w:rsidR="00340ADA">
        <w:rPr>
          <w:rFonts w:ascii="Times New Roman" w:eastAsia="標楷體" w:hAnsi="Times New Roman"/>
          <w:sz w:val="24"/>
        </w:rPr>
        <w:fldChar w:fldCharType="begin"/>
      </w:r>
      <w:r w:rsidR="00340ADA">
        <w:rPr>
          <w:rFonts w:ascii="Times New Roman" w:eastAsia="標楷體" w:hAnsi="Times New Roman"/>
          <w:sz w:val="24"/>
        </w:rPr>
        <w:instrText xml:space="preserve"> </w:instrText>
      </w:r>
      <w:r w:rsidR="00340ADA">
        <w:rPr>
          <w:rFonts w:ascii="Times New Roman" w:eastAsia="標楷體" w:hAnsi="Times New Roman" w:hint="eastAsia"/>
          <w:sz w:val="24"/>
        </w:rPr>
        <w:instrText>STYLEREF 1 \s</w:instrText>
      </w:r>
      <w:r w:rsidR="00340ADA">
        <w:rPr>
          <w:rFonts w:ascii="Times New Roman" w:eastAsia="標楷體" w:hAnsi="Times New Roman"/>
          <w:sz w:val="24"/>
        </w:rPr>
        <w:instrText xml:space="preserve"> </w:instrText>
      </w:r>
      <w:r w:rsidR="00340ADA">
        <w:rPr>
          <w:rFonts w:ascii="Times New Roman" w:eastAsia="標楷體" w:hAnsi="Times New Roman"/>
          <w:sz w:val="24"/>
        </w:rPr>
        <w:fldChar w:fldCharType="separate"/>
      </w:r>
      <w:r w:rsidR="00340ADA">
        <w:rPr>
          <w:rFonts w:ascii="Times New Roman" w:eastAsia="標楷體" w:hAnsi="Times New Roman"/>
          <w:noProof/>
          <w:sz w:val="24"/>
        </w:rPr>
        <w:t>3</w:t>
      </w:r>
      <w:r w:rsidR="00340ADA">
        <w:rPr>
          <w:rFonts w:ascii="Times New Roman" w:eastAsia="標楷體" w:hAnsi="Times New Roman"/>
          <w:sz w:val="24"/>
        </w:rPr>
        <w:fldChar w:fldCharType="end"/>
      </w:r>
      <w:r w:rsidR="00340ADA">
        <w:rPr>
          <w:rFonts w:ascii="Times New Roman" w:eastAsia="標楷體" w:hAnsi="Times New Roman"/>
          <w:sz w:val="24"/>
        </w:rPr>
        <w:noBreakHyphen/>
      </w:r>
      <w:r w:rsidR="00340ADA">
        <w:rPr>
          <w:rFonts w:ascii="Times New Roman" w:eastAsia="標楷體" w:hAnsi="Times New Roman"/>
          <w:sz w:val="24"/>
        </w:rPr>
        <w:fldChar w:fldCharType="begin"/>
      </w:r>
      <w:r w:rsidR="00340ADA">
        <w:rPr>
          <w:rFonts w:ascii="Times New Roman" w:eastAsia="標楷體" w:hAnsi="Times New Roman"/>
          <w:sz w:val="24"/>
        </w:rPr>
        <w:instrText xml:space="preserve"> </w:instrText>
      </w:r>
      <w:r w:rsidR="00340ADA">
        <w:rPr>
          <w:rFonts w:ascii="Times New Roman" w:eastAsia="標楷體" w:hAnsi="Times New Roman" w:hint="eastAsia"/>
          <w:sz w:val="24"/>
        </w:rPr>
        <w:instrText xml:space="preserve">SEQ </w:instrText>
      </w:r>
      <w:r w:rsidR="00340ADA">
        <w:rPr>
          <w:rFonts w:ascii="Times New Roman" w:eastAsia="標楷體" w:hAnsi="Times New Roman" w:hint="eastAsia"/>
          <w:sz w:val="24"/>
        </w:rPr>
        <w:instrText>表</w:instrText>
      </w:r>
      <w:r w:rsidR="00340ADA">
        <w:rPr>
          <w:rFonts w:ascii="Times New Roman" w:eastAsia="標楷體" w:hAnsi="Times New Roman" w:hint="eastAsia"/>
          <w:sz w:val="24"/>
        </w:rPr>
        <w:instrText xml:space="preserve"> \* ARABIC \s 1</w:instrText>
      </w:r>
      <w:r w:rsidR="00340ADA">
        <w:rPr>
          <w:rFonts w:ascii="Times New Roman" w:eastAsia="標楷體" w:hAnsi="Times New Roman"/>
          <w:sz w:val="24"/>
        </w:rPr>
        <w:instrText xml:space="preserve"> </w:instrText>
      </w:r>
      <w:r w:rsidR="00340ADA">
        <w:rPr>
          <w:rFonts w:ascii="Times New Roman" w:eastAsia="標楷體" w:hAnsi="Times New Roman"/>
          <w:sz w:val="24"/>
        </w:rPr>
        <w:fldChar w:fldCharType="separate"/>
      </w:r>
      <w:r w:rsidR="00340ADA">
        <w:rPr>
          <w:rFonts w:ascii="Times New Roman" w:eastAsia="標楷體" w:hAnsi="Times New Roman"/>
          <w:noProof/>
          <w:sz w:val="24"/>
        </w:rPr>
        <w:t>2</w:t>
      </w:r>
      <w:r w:rsidR="00340ADA">
        <w:rPr>
          <w:rFonts w:ascii="Times New Roman" w:eastAsia="標楷體" w:hAnsi="Times New Roman"/>
          <w:sz w:val="24"/>
        </w:rPr>
        <w:fldChar w:fldCharType="end"/>
      </w:r>
      <w:bookmarkEnd w:id="68"/>
      <w:r w:rsidR="00F775EF">
        <w:rPr>
          <w:rFonts w:ascii="Times New Roman" w:eastAsia="標楷體" w:hAnsi="Times New Roman" w:hint="eastAsia"/>
          <w:sz w:val="24"/>
        </w:rPr>
        <w:t xml:space="preserve"> </w:t>
      </w:r>
      <w:r>
        <w:rPr>
          <w:rFonts w:ascii="Times New Roman" w:eastAsia="標楷體" w:hAnsi="Times New Roman" w:hint="eastAsia"/>
          <w:sz w:val="24"/>
        </w:rPr>
        <w:t>使用者間相似度矩陣</w:t>
      </w:r>
      <w:bookmarkEnd w:id="69"/>
      <w:bookmarkEnd w:id="70"/>
    </w:p>
    <w:p w14:paraId="7D94C459" w14:textId="3200E1C4" w:rsidR="008519C7" w:rsidRDefault="00213D44" w:rsidP="009E2BAB">
      <w:pPr>
        <w:jc w:val="center"/>
      </w:pPr>
      <w:r>
        <w:rPr>
          <w:noProof/>
        </w:rPr>
        <w:drawing>
          <wp:inline distT="0" distB="0" distL="0" distR="0" wp14:anchorId="4D2981D8" wp14:editId="78A5FD12">
            <wp:extent cx="5160700" cy="3063266"/>
            <wp:effectExtent l="0" t="0" r="1905" b="381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69071" cy="3068235"/>
                    </a:xfrm>
                    <a:prstGeom prst="rect">
                      <a:avLst/>
                    </a:prstGeom>
                    <a:noFill/>
                  </pic:spPr>
                </pic:pic>
              </a:graphicData>
            </a:graphic>
          </wp:inline>
        </w:drawing>
      </w:r>
    </w:p>
    <w:p w14:paraId="59C41BCC" w14:textId="77777777" w:rsidR="00003DAA" w:rsidRPr="009E2BAB" w:rsidRDefault="00003DAA" w:rsidP="009E2BAB">
      <w:pPr>
        <w:jc w:val="center"/>
      </w:pPr>
    </w:p>
    <w:p w14:paraId="65D13118" w14:textId="280C9F37" w:rsidR="00416484" w:rsidRDefault="00E67247" w:rsidP="00416484">
      <w:pPr>
        <w:spacing w:line="360" w:lineRule="auto"/>
        <w:rPr>
          <w:rFonts w:ascii="Times New Roman" w:eastAsia="標楷體" w:hAnsi="Times New Roman"/>
        </w:rPr>
      </w:pPr>
      <w:r>
        <w:rPr>
          <w:rFonts w:ascii="Times New Roman" w:eastAsia="標楷體" w:hAnsi="Times New Roman" w:hint="eastAsia"/>
        </w:rPr>
        <w:t xml:space="preserve">    </w:t>
      </w:r>
      <w:r w:rsidR="00421EAC">
        <w:rPr>
          <w:rFonts w:ascii="Times New Roman" w:eastAsia="標楷體" w:hAnsi="Times New Roman" w:hint="eastAsia"/>
        </w:rPr>
        <w:t>其次則是需要進行</w:t>
      </w:r>
      <w:r w:rsidR="006720BC">
        <w:rPr>
          <w:rFonts w:ascii="Times New Roman" w:eastAsia="標楷體" w:hAnsi="Times New Roman" w:hint="eastAsia"/>
        </w:rPr>
        <w:t>分群</w:t>
      </w:r>
      <w:r w:rsidR="00421EAC">
        <w:rPr>
          <w:rFonts w:ascii="Times New Roman" w:eastAsia="標楷體" w:hAnsi="Times New Roman" w:hint="eastAsia"/>
        </w:rPr>
        <w:t>處理。結束</w:t>
      </w:r>
      <w:r w:rsidR="006720BC">
        <w:rPr>
          <w:rFonts w:ascii="Times New Roman" w:eastAsia="標楷體" w:hAnsi="Times New Roman" w:hint="eastAsia"/>
        </w:rPr>
        <w:t>相似度計算</w:t>
      </w:r>
      <w:r w:rsidR="00421EAC">
        <w:rPr>
          <w:rFonts w:ascii="Times New Roman" w:eastAsia="標楷體" w:hAnsi="Times New Roman" w:hint="eastAsia"/>
        </w:rPr>
        <w:t>過程後，</w:t>
      </w:r>
      <w:r w:rsidR="006720BC">
        <w:rPr>
          <w:rFonts w:ascii="Times New Roman" w:eastAsia="標楷體" w:hAnsi="Times New Roman" w:hint="eastAsia"/>
        </w:rPr>
        <w:t>便能對使用者及產品進行</w:t>
      </w:r>
      <w:r w:rsidR="00F42691">
        <w:rPr>
          <w:rFonts w:ascii="Times New Roman" w:eastAsia="標楷體" w:hAnsi="Times New Roman" w:hint="eastAsia"/>
        </w:rPr>
        <w:t>處理</w:t>
      </w:r>
      <w:r w:rsidR="006720BC">
        <w:rPr>
          <w:rFonts w:ascii="Times New Roman" w:eastAsia="標楷體" w:hAnsi="Times New Roman" w:hint="eastAsia"/>
        </w:rPr>
        <w:t>。</w:t>
      </w:r>
      <w:r w:rsidR="00421EAC">
        <w:rPr>
          <w:rFonts w:ascii="Times New Roman" w:eastAsia="標楷體" w:hAnsi="Times New Roman" w:hint="eastAsia"/>
        </w:rPr>
        <w:t>首先會對使用者進行分群，得</w:t>
      </w:r>
      <w:r w:rsidR="00CE4231">
        <w:rPr>
          <w:rFonts w:ascii="Times New Roman" w:eastAsia="標楷體" w:hAnsi="Times New Roman" w:hint="eastAsia"/>
        </w:rPr>
        <w:t>到</w:t>
      </w:r>
      <w:r w:rsidR="00421EAC">
        <w:rPr>
          <w:rFonts w:ascii="Times New Roman" w:eastAsia="標楷體" w:hAnsi="Times New Roman" w:hint="eastAsia"/>
        </w:rPr>
        <w:t>使用者分群結果後，才會對相似使用者所形成之使用者群集內的使用者所使用之產品進行分</w:t>
      </w:r>
      <w:r w:rsidR="00CE4231">
        <w:rPr>
          <w:rFonts w:ascii="Times New Roman" w:eastAsia="標楷體" w:hAnsi="Times New Roman" w:hint="eastAsia"/>
        </w:rPr>
        <w:t>類</w:t>
      </w:r>
      <w:r w:rsidR="00421EAC">
        <w:rPr>
          <w:rFonts w:ascii="Times New Roman" w:eastAsia="標楷體" w:hAnsi="Times New Roman" w:hint="eastAsia"/>
        </w:rPr>
        <w:t>。</w:t>
      </w:r>
      <w:r w:rsidR="006720BC">
        <w:rPr>
          <w:rFonts w:ascii="Times New Roman" w:eastAsia="標楷體" w:hAnsi="Times New Roman" w:hint="eastAsia"/>
        </w:rPr>
        <w:t>對使用者分群</w:t>
      </w:r>
      <w:r w:rsidR="00D349F1">
        <w:rPr>
          <w:rFonts w:ascii="Times New Roman" w:eastAsia="標楷體" w:hAnsi="Times New Roman" w:hint="eastAsia"/>
        </w:rPr>
        <w:t>的</w:t>
      </w:r>
      <w:r w:rsidR="006720BC">
        <w:rPr>
          <w:rFonts w:ascii="Times New Roman" w:eastAsia="標楷體" w:hAnsi="Times New Roman" w:hint="eastAsia"/>
        </w:rPr>
        <w:t>目的是為了將資料集中的使用者</w:t>
      </w:r>
      <w:r w:rsidR="00D349F1">
        <w:rPr>
          <w:rFonts w:ascii="Times New Roman" w:eastAsia="標楷體" w:hAnsi="Times New Roman" w:hint="eastAsia"/>
        </w:rPr>
        <w:t>成功</w:t>
      </w:r>
      <w:r w:rsidR="006720BC">
        <w:rPr>
          <w:rFonts w:ascii="Times New Roman" w:eastAsia="標楷體" w:hAnsi="Times New Roman" w:hint="eastAsia"/>
        </w:rPr>
        <w:t>劃分成不同</w:t>
      </w:r>
      <w:r w:rsidR="00D349F1">
        <w:rPr>
          <w:rFonts w:ascii="Times New Roman" w:eastAsia="標楷體" w:hAnsi="Times New Roman" w:hint="eastAsia"/>
        </w:rPr>
        <w:t>的群集，如此才能找出與</w:t>
      </w:r>
      <w:r w:rsidR="006720BC">
        <w:rPr>
          <w:rFonts w:ascii="Times New Roman" w:eastAsia="標楷體" w:hAnsi="Times New Roman" w:hint="eastAsia"/>
        </w:rPr>
        <w:t>目標使用者其最為相似之使用者群集</w:t>
      </w:r>
      <w:r w:rsidR="00D349F1">
        <w:rPr>
          <w:rFonts w:ascii="Times New Roman" w:eastAsia="標楷體" w:hAnsi="Times New Roman" w:hint="eastAsia"/>
        </w:rPr>
        <w:t>，使此研究之推薦結果能更貼近使用者需求</w:t>
      </w:r>
      <w:r w:rsidR="009755A3">
        <w:rPr>
          <w:rFonts w:ascii="Times New Roman" w:eastAsia="標楷體" w:hAnsi="Times New Roman" w:hint="eastAsia"/>
        </w:rPr>
        <w:t>；完成</w:t>
      </w:r>
      <w:r w:rsidR="00D349F1">
        <w:rPr>
          <w:rFonts w:ascii="Times New Roman" w:eastAsia="標楷體" w:hAnsi="Times New Roman" w:hint="eastAsia"/>
        </w:rPr>
        <w:t>使用者</w:t>
      </w:r>
      <w:proofErr w:type="gramStart"/>
      <w:r w:rsidR="00D349F1">
        <w:rPr>
          <w:rFonts w:ascii="Times New Roman" w:eastAsia="標楷體" w:hAnsi="Times New Roman" w:hint="eastAsia"/>
        </w:rPr>
        <w:t>分群後</w:t>
      </w:r>
      <w:proofErr w:type="gramEnd"/>
      <w:r w:rsidR="00D349F1">
        <w:rPr>
          <w:rFonts w:ascii="Times New Roman" w:eastAsia="標楷體" w:hAnsi="Times New Roman" w:hint="eastAsia"/>
        </w:rPr>
        <w:t>，</w:t>
      </w:r>
      <w:r w:rsidR="006720BC">
        <w:rPr>
          <w:rFonts w:ascii="Times New Roman" w:eastAsia="標楷體" w:hAnsi="Times New Roman" w:hint="eastAsia"/>
        </w:rPr>
        <w:t>便可以收集每一群使用者所使用之產品，再針對這些</w:t>
      </w:r>
      <w:r w:rsidR="008F36AF">
        <w:rPr>
          <w:rFonts w:ascii="Times New Roman" w:eastAsia="標楷體" w:hAnsi="Times New Roman" w:hint="eastAsia"/>
        </w:rPr>
        <w:t>相似</w:t>
      </w:r>
      <w:r w:rsidR="006720BC">
        <w:rPr>
          <w:rFonts w:ascii="Times New Roman" w:eastAsia="標楷體" w:hAnsi="Times New Roman" w:hint="eastAsia"/>
        </w:rPr>
        <w:t>使用者所使</w:t>
      </w:r>
      <w:r w:rsidR="006720BC">
        <w:rPr>
          <w:rFonts w:ascii="Times New Roman" w:eastAsia="標楷體" w:hAnsi="Times New Roman" w:hint="eastAsia"/>
        </w:rPr>
        <w:lastRenderedPageBreak/>
        <w:t>用過之產</w:t>
      </w:r>
      <w:r w:rsidR="009755A3">
        <w:rPr>
          <w:rFonts w:ascii="Times New Roman" w:eastAsia="標楷體" w:hAnsi="Times New Roman" w:hint="eastAsia"/>
        </w:rPr>
        <w:t>品</w:t>
      </w:r>
      <w:r w:rsidR="003C4468">
        <w:rPr>
          <w:rFonts w:ascii="Times New Roman" w:eastAsia="標楷體" w:hAnsi="Times New Roman" w:hint="eastAsia"/>
        </w:rPr>
        <w:t>進行類別對應。</w:t>
      </w:r>
    </w:p>
    <w:p w14:paraId="252F221F" w14:textId="6A0EF8C1" w:rsidR="00416484" w:rsidRDefault="00416484" w:rsidP="00416484">
      <w:pPr>
        <w:spacing w:line="360" w:lineRule="auto"/>
        <w:rPr>
          <w:rFonts w:ascii="Times New Roman" w:eastAsia="標楷體" w:hAnsi="Times New Roman"/>
        </w:rPr>
      </w:pPr>
      <w:r>
        <w:rPr>
          <w:rFonts w:ascii="Times New Roman" w:eastAsia="標楷體" w:hAnsi="Times New Roman" w:hint="eastAsia"/>
        </w:rPr>
        <w:t xml:space="preserve">    </w:t>
      </w:r>
      <w:r>
        <w:rPr>
          <w:rFonts w:ascii="Times New Roman" w:eastAsia="標楷體" w:hAnsi="Times New Roman" w:hint="eastAsia"/>
        </w:rPr>
        <w:t>分群部分</w:t>
      </w:r>
      <w:r w:rsidRPr="00F42691">
        <w:rPr>
          <w:rFonts w:ascii="Times New Roman" w:eastAsia="標楷體" w:hAnsi="Times New Roman" w:hint="eastAsia"/>
        </w:rPr>
        <w:t>所要使用的演算法為</w:t>
      </w:r>
      <w:r>
        <w:rPr>
          <w:rFonts w:ascii="Times New Roman" w:eastAsia="標楷體" w:hAnsi="Times New Roman" w:hint="eastAsia"/>
        </w:rPr>
        <w:t>K-</w:t>
      </w:r>
      <w:proofErr w:type="spellStart"/>
      <w:r>
        <w:rPr>
          <w:rFonts w:ascii="Times New Roman" w:eastAsia="標楷體" w:hAnsi="Times New Roman" w:hint="eastAsia"/>
        </w:rPr>
        <w:t>m</w:t>
      </w:r>
      <w:r w:rsidR="008E11C5">
        <w:rPr>
          <w:rFonts w:ascii="Times New Roman" w:eastAsia="標楷體" w:hAnsi="Times New Roman"/>
        </w:rPr>
        <w:t>edoids</w:t>
      </w:r>
      <w:proofErr w:type="spellEnd"/>
      <w:r>
        <w:rPr>
          <w:rFonts w:ascii="Times New Roman" w:eastAsia="標楷體" w:hAnsi="Times New Roman" w:hint="eastAsia"/>
        </w:rPr>
        <w:t>演算法，</w:t>
      </w:r>
      <w:r w:rsidR="008E11C5">
        <w:rPr>
          <w:rFonts w:ascii="Times New Roman" w:eastAsia="標楷體" w:hAnsi="Times New Roman" w:hint="eastAsia"/>
        </w:rPr>
        <w:t>其概念與</w:t>
      </w:r>
      <w:commentRangeStart w:id="71"/>
      <w:r w:rsidR="008E11C5" w:rsidRPr="007305A6">
        <w:rPr>
          <w:rFonts w:ascii="Times New Roman" w:eastAsia="標楷體" w:hAnsi="Times New Roman" w:hint="eastAsia"/>
        </w:rPr>
        <w:t>K-means</w:t>
      </w:r>
      <w:r w:rsidR="008E11C5">
        <w:rPr>
          <w:rFonts w:ascii="Times New Roman" w:eastAsia="標楷體" w:hAnsi="Times New Roman" w:hint="eastAsia"/>
        </w:rPr>
        <w:t>十分</w:t>
      </w:r>
      <w:commentRangeEnd w:id="71"/>
      <w:r w:rsidR="00ED2C5A">
        <w:rPr>
          <w:rStyle w:val="a3"/>
          <w:rFonts w:ascii="Calibri" w:eastAsia="新細明體" w:hAnsi="Calibri" w:cs="Times New Roman"/>
        </w:rPr>
        <w:commentReference w:id="71"/>
      </w:r>
      <w:r w:rsidR="008E11C5">
        <w:rPr>
          <w:rFonts w:ascii="Times New Roman" w:eastAsia="標楷體" w:hAnsi="Times New Roman" w:hint="eastAsia"/>
        </w:rPr>
        <w:t>相似，但</w:t>
      </w:r>
      <w:proofErr w:type="gramStart"/>
      <w:r w:rsidR="008E11C5">
        <w:rPr>
          <w:rFonts w:ascii="Times New Roman" w:eastAsia="標楷體" w:hAnsi="Times New Roman" w:hint="eastAsia"/>
        </w:rPr>
        <w:t>在群心選擇</w:t>
      </w:r>
      <w:proofErr w:type="gramEnd"/>
      <w:r w:rsidR="008E11C5">
        <w:rPr>
          <w:rFonts w:ascii="Times New Roman" w:eastAsia="標楷體" w:hAnsi="Times New Roman" w:hint="eastAsia"/>
        </w:rPr>
        <w:t>上，</w:t>
      </w:r>
      <w:r w:rsidR="008E11C5" w:rsidRPr="00590B10">
        <w:rPr>
          <w:rFonts w:ascii="Times New Roman" w:eastAsia="標楷體" w:hAnsi="Times New Roman"/>
        </w:rPr>
        <w:t>K-</w:t>
      </w:r>
      <w:proofErr w:type="spellStart"/>
      <w:r w:rsidR="008E11C5" w:rsidRPr="00590B10">
        <w:rPr>
          <w:rFonts w:ascii="Times New Roman" w:eastAsia="標楷體" w:hAnsi="Times New Roman"/>
        </w:rPr>
        <w:t>Medoids</w:t>
      </w:r>
      <w:proofErr w:type="spellEnd"/>
      <w:r w:rsidR="008E11C5">
        <w:rPr>
          <w:rFonts w:ascii="Times New Roman" w:eastAsia="標楷體" w:hAnsi="Times New Roman" w:hint="eastAsia"/>
        </w:rPr>
        <w:t>採用群集中最接近中心的資料點</w:t>
      </w:r>
      <w:proofErr w:type="gramStart"/>
      <w:r w:rsidR="008E11C5">
        <w:rPr>
          <w:rFonts w:ascii="Times New Roman" w:eastAsia="標楷體" w:hAnsi="Times New Roman" w:hint="eastAsia"/>
        </w:rPr>
        <w:t>作為群心</w:t>
      </w:r>
      <w:proofErr w:type="gramEnd"/>
      <w:r w:rsidR="008E11C5">
        <w:rPr>
          <w:rFonts w:ascii="Times New Roman" w:eastAsia="標楷體" w:hAnsi="Times New Roman" w:hint="eastAsia"/>
        </w:rPr>
        <w:t>，與</w:t>
      </w:r>
      <w:r w:rsidR="008E11C5" w:rsidRPr="007305A6">
        <w:rPr>
          <w:rFonts w:ascii="Times New Roman" w:eastAsia="標楷體" w:hAnsi="Times New Roman" w:hint="eastAsia"/>
        </w:rPr>
        <w:t>K-means</w:t>
      </w:r>
      <w:r w:rsidR="008E11C5">
        <w:rPr>
          <w:rFonts w:ascii="Times New Roman" w:eastAsia="標楷體" w:hAnsi="Times New Roman" w:hint="eastAsia"/>
        </w:rPr>
        <w:t>採用群集中各資料的平均值作為中心點不同，但分群方式差異不大</w:t>
      </w:r>
      <w:r>
        <w:rPr>
          <w:rFonts w:ascii="Times New Roman" w:eastAsia="標楷體" w:hAnsi="Times New Roman" w:hint="eastAsia"/>
        </w:rPr>
        <w:t>，演算法如</w:t>
      </w:r>
      <w:r>
        <w:rPr>
          <w:rFonts w:ascii="Times New Roman" w:eastAsia="標楷體" w:hAnsi="Times New Roman"/>
        </w:rPr>
        <w:fldChar w:fldCharType="begin"/>
      </w:r>
      <w:r>
        <w:rPr>
          <w:rFonts w:ascii="Times New Roman" w:eastAsia="標楷體" w:hAnsi="Times New Roman"/>
        </w:rPr>
        <w:instrText xml:space="preserve"> </w:instrText>
      </w:r>
      <w:r>
        <w:rPr>
          <w:rFonts w:ascii="Times New Roman" w:eastAsia="標楷體" w:hAnsi="Times New Roman" w:hint="eastAsia"/>
        </w:rPr>
        <w:instrText>REF _Ref436611502 \h</w:instrText>
      </w:r>
      <w:r>
        <w:rPr>
          <w:rFonts w:ascii="Times New Roman" w:eastAsia="標楷體" w:hAnsi="Times New Roman"/>
        </w:rPr>
        <w:instrText xml:space="preserve"> </w:instrText>
      </w:r>
      <w:r>
        <w:rPr>
          <w:rFonts w:ascii="Times New Roman" w:eastAsia="標楷體" w:hAnsi="Times New Roman"/>
        </w:rPr>
      </w:r>
      <w:r>
        <w:rPr>
          <w:rFonts w:ascii="Times New Roman" w:eastAsia="標楷體" w:hAnsi="Times New Roman"/>
        </w:rPr>
        <w:fldChar w:fldCharType="separate"/>
      </w:r>
      <w:r w:rsidR="000E103D" w:rsidRPr="00DF40BF">
        <w:rPr>
          <w:rFonts w:ascii="Times New Roman" w:eastAsia="標楷體" w:hAnsi="Times New Roman" w:hint="eastAsia"/>
        </w:rPr>
        <w:t>圖</w:t>
      </w:r>
      <w:r w:rsidR="000E103D" w:rsidRPr="00DF40BF">
        <w:rPr>
          <w:rFonts w:ascii="Times New Roman" w:eastAsia="標楷體" w:hAnsi="Times New Roman" w:hint="eastAsia"/>
        </w:rPr>
        <w:t xml:space="preserve"> </w:t>
      </w:r>
      <w:r w:rsidR="000E103D">
        <w:rPr>
          <w:rFonts w:ascii="Times New Roman" w:eastAsia="標楷體" w:hAnsi="Times New Roman"/>
          <w:noProof/>
        </w:rPr>
        <w:t>3</w:t>
      </w:r>
      <w:r w:rsidR="000E103D">
        <w:rPr>
          <w:rFonts w:ascii="Times New Roman" w:eastAsia="標楷體" w:hAnsi="Times New Roman"/>
        </w:rPr>
        <w:noBreakHyphen/>
      </w:r>
      <w:r w:rsidR="000E103D">
        <w:rPr>
          <w:rFonts w:ascii="Times New Roman" w:eastAsia="標楷體" w:hAnsi="Times New Roman"/>
          <w:noProof/>
        </w:rPr>
        <w:t>7</w:t>
      </w:r>
      <w:r>
        <w:rPr>
          <w:rFonts w:ascii="Times New Roman" w:eastAsia="標楷體" w:hAnsi="Times New Roman"/>
        </w:rPr>
        <w:fldChar w:fldCharType="end"/>
      </w:r>
      <w:r>
        <w:rPr>
          <w:rFonts w:ascii="Times New Roman" w:eastAsia="標楷體" w:hAnsi="Times New Roman" w:hint="eastAsia"/>
        </w:rPr>
        <w:t>所示。</w:t>
      </w:r>
    </w:p>
    <w:p w14:paraId="1C3CBCEE" w14:textId="77777777" w:rsidR="00416484" w:rsidRDefault="00416484" w:rsidP="00416484">
      <w:pPr>
        <w:spacing w:line="360" w:lineRule="auto"/>
        <w:rPr>
          <w:rFonts w:ascii="Times New Roman" w:eastAsia="標楷體" w:hAnsi="Times New Roman"/>
        </w:rPr>
      </w:pPr>
    </w:p>
    <w:tbl>
      <w:tblPr>
        <w:tblStyle w:val="ad"/>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8362"/>
      </w:tblGrid>
      <w:tr w:rsidR="00416484" w14:paraId="3D51FCDE" w14:textId="77777777" w:rsidTr="0020084E">
        <w:tc>
          <w:tcPr>
            <w:tcW w:w="8362" w:type="dxa"/>
          </w:tcPr>
          <w:p w14:paraId="6128BCBE" w14:textId="77777777" w:rsidR="00416484" w:rsidRPr="00447753" w:rsidRDefault="00416484" w:rsidP="0020084E">
            <w:pPr>
              <w:spacing w:line="360" w:lineRule="auto"/>
              <w:rPr>
                <w:rFonts w:ascii="Times New Roman" w:eastAsia="標楷體" w:hAnsi="Times New Roman"/>
                <w:b/>
              </w:rPr>
            </w:pPr>
            <w:r w:rsidRPr="00447753">
              <w:rPr>
                <w:rFonts w:ascii="Times New Roman" w:eastAsia="標楷體" w:hAnsi="Times New Roman" w:hint="eastAsia"/>
                <w:b/>
              </w:rPr>
              <w:t>I</w:t>
            </w:r>
            <w:r w:rsidRPr="00447753">
              <w:rPr>
                <w:rFonts w:ascii="Times New Roman" w:eastAsia="標楷體" w:hAnsi="Times New Roman"/>
                <w:b/>
              </w:rPr>
              <w:t>nput:</w:t>
            </w:r>
            <w:r>
              <w:rPr>
                <w:rFonts w:ascii="Times New Roman" w:eastAsia="標楷體" w:hAnsi="Times New Roman"/>
                <w:b/>
              </w:rPr>
              <w:t xml:space="preserve"> </w:t>
            </w:r>
            <m:oMath>
              <m:r>
                <w:rPr>
                  <w:rFonts w:ascii="Cambria Math" w:eastAsia="標楷體" w:hAnsi="Cambria Math"/>
                </w:rPr>
                <m:t>u</m:t>
              </m:r>
            </m:oMath>
            <w:r w:rsidRPr="0040589D">
              <w:rPr>
                <w:rFonts w:ascii="Times New Roman" w:eastAsia="標楷體" w:hAnsi="Times New Roman" w:hint="eastAsia"/>
              </w:rPr>
              <w:t xml:space="preserve">, </w:t>
            </w:r>
            <w:r w:rsidRPr="0040589D">
              <w:rPr>
                <w:rFonts w:ascii="Times New Roman" w:eastAsia="標楷體" w:hAnsi="Times New Roman"/>
              </w:rPr>
              <w:t xml:space="preserve">training users; </w:t>
            </w:r>
            <m:oMath>
              <m:r>
                <w:rPr>
                  <w:rFonts w:ascii="Cambria Math" w:eastAsia="標楷體" w:hAnsi="Cambria Math"/>
                </w:rPr>
                <m:t>k</m:t>
              </m:r>
            </m:oMath>
            <w:r w:rsidRPr="0040589D">
              <w:rPr>
                <w:rFonts w:ascii="Times New Roman" w:eastAsia="標楷體" w:hAnsi="Times New Roman"/>
                <w:i/>
              </w:rPr>
              <w:t>,</w:t>
            </w:r>
            <w:r w:rsidRPr="0040589D">
              <w:rPr>
                <w:rFonts w:ascii="Times New Roman" w:eastAsia="標楷體" w:hAnsi="Times New Roman"/>
              </w:rPr>
              <w:t xml:space="preserve"> the number of clusters</w:t>
            </w:r>
          </w:p>
          <w:p w14:paraId="72DDAD65" w14:textId="77777777" w:rsidR="00416484" w:rsidRPr="0040589D" w:rsidRDefault="00416484" w:rsidP="0020084E">
            <w:pPr>
              <w:spacing w:line="360" w:lineRule="auto"/>
              <w:rPr>
                <w:rFonts w:ascii="Times New Roman" w:eastAsia="標楷體" w:hAnsi="Times New Roman"/>
              </w:rPr>
            </w:pPr>
            <w:r w:rsidRPr="00447753">
              <w:rPr>
                <w:rFonts w:ascii="Times New Roman" w:eastAsia="標楷體" w:hAnsi="Times New Roman" w:hint="eastAsia"/>
                <w:b/>
              </w:rPr>
              <w:t>Output:</w:t>
            </w:r>
            <w:r>
              <w:rPr>
                <w:rFonts w:ascii="Times New Roman" w:eastAsia="標楷體" w:hAnsi="Times New Roman"/>
                <w:b/>
              </w:rPr>
              <w:t xml:space="preserve"> </w:t>
            </w:r>
            <m:oMath>
              <m:d>
                <m:dPr>
                  <m:begChr m:val="{"/>
                  <m:endChr m:val="}"/>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c</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c</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c</m:t>
                      </m:r>
                    </m:e>
                    <m:sub>
                      <m:r>
                        <w:rPr>
                          <w:rFonts w:ascii="Cambria Math" w:eastAsia="標楷體" w:hAnsi="Cambria Math"/>
                        </w:rPr>
                        <m:t>k</m:t>
                      </m:r>
                    </m:sub>
                  </m:sSub>
                </m:e>
              </m:d>
            </m:oMath>
            <w:r w:rsidRPr="0040589D">
              <w:rPr>
                <w:rFonts w:ascii="Times New Roman" w:eastAsia="標楷體" w:hAnsi="Times New Roman" w:hint="eastAsia"/>
              </w:rPr>
              <w:t xml:space="preserve">, </w:t>
            </w:r>
            <w:r w:rsidRPr="0040589D">
              <w:rPr>
                <w:rFonts w:ascii="Times New Roman" w:eastAsia="標楷體" w:hAnsi="Times New Roman" w:hint="eastAsia"/>
                <w:i/>
              </w:rPr>
              <w:t>k</w:t>
            </w:r>
            <w:r w:rsidRPr="0040589D">
              <w:rPr>
                <w:rFonts w:ascii="Times New Roman" w:eastAsia="標楷體" w:hAnsi="Times New Roman" w:hint="eastAsia"/>
              </w:rPr>
              <w:t xml:space="preserve"> cen</w:t>
            </w:r>
            <w:r>
              <w:rPr>
                <w:rFonts w:ascii="Times New Roman" w:eastAsia="標楷體" w:hAnsi="Times New Roman"/>
              </w:rPr>
              <w:t>troids</w:t>
            </w:r>
          </w:p>
        </w:tc>
      </w:tr>
      <w:tr w:rsidR="00416484" w14:paraId="1DB14A32" w14:textId="77777777" w:rsidTr="0020084E">
        <w:tc>
          <w:tcPr>
            <w:tcW w:w="8362" w:type="dxa"/>
          </w:tcPr>
          <w:p w14:paraId="0D5EB02F" w14:textId="5EB39617" w:rsidR="00416484" w:rsidRDefault="00416484" w:rsidP="00416484">
            <w:pPr>
              <w:spacing w:line="360" w:lineRule="auto"/>
              <w:rPr>
                <w:rFonts w:ascii="Times New Roman" w:eastAsia="標楷體" w:hAnsi="Times New Roman"/>
              </w:rPr>
            </w:pPr>
            <w:r>
              <w:rPr>
                <w:rFonts w:ascii="Times New Roman" w:eastAsia="標楷體" w:hAnsi="Times New Roman"/>
              </w:rPr>
              <w:t>1: A</w:t>
            </w:r>
            <w:r w:rsidRPr="00416484">
              <w:rPr>
                <w:rFonts w:ascii="Times New Roman" w:eastAsia="標楷體" w:hAnsi="Times New Roman"/>
              </w:rPr>
              <w:t>rbitrary selection of the</w:t>
            </w:r>
            <w:r>
              <w:rPr>
                <w:rFonts w:ascii="Times New Roman" w:eastAsia="標楷體" w:hAnsi="Times New Roman"/>
              </w:rPr>
              <w:t xml:space="preserve"> k </w:t>
            </w:r>
            <w:r w:rsidRPr="0040589D">
              <w:rPr>
                <w:rFonts w:ascii="Times New Roman" w:eastAsia="標楷體" w:hAnsi="Times New Roman"/>
              </w:rPr>
              <w:t>users</w:t>
            </w:r>
            <w:r>
              <w:rPr>
                <w:rFonts w:ascii="Times New Roman" w:eastAsia="標楷體" w:hAnsi="Times New Roman"/>
              </w:rPr>
              <w:t xml:space="preserve"> as </w:t>
            </w:r>
            <w:proofErr w:type="spellStart"/>
            <w:r>
              <w:rPr>
                <w:rFonts w:ascii="Times New Roman" w:eastAsia="標楷體" w:hAnsi="Times New Roman"/>
              </w:rPr>
              <w:t>medoid</w:t>
            </w:r>
            <w:proofErr w:type="spellEnd"/>
            <w:r>
              <w:rPr>
                <w:rFonts w:ascii="Times New Roman" w:eastAsia="標楷體" w:hAnsi="Times New Roman"/>
              </w:rPr>
              <w:t xml:space="preserve"> points out</w:t>
            </w:r>
            <w:r>
              <w:rPr>
                <w:rFonts w:ascii="Times New Roman" w:eastAsia="標楷體" w:hAnsi="Times New Roman" w:hint="eastAsia"/>
              </w:rPr>
              <w:t xml:space="preserve"> </w:t>
            </w:r>
            <w:r w:rsidRPr="00416484">
              <w:rPr>
                <w:rFonts w:ascii="Times New Roman" w:eastAsia="標楷體" w:hAnsi="Times New Roman"/>
              </w:rPr>
              <w:t xml:space="preserve">of </w:t>
            </w:r>
            <w:r w:rsidRPr="0040589D">
              <w:rPr>
                <w:rFonts w:ascii="Times New Roman" w:eastAsia="標楷體" w:hAnsi="Times New Roman"/>
              </w:rPr>
              <w:t>training users</w:t>
            </w:r>
            <w:r>
              <w:rPr>
                <w:rFonts w:ascii="Times New Roman" w:eastAsia="標楷體" w:hAnsi="Times New Roman"/>
              </w:rPr>
              <w:t>.</w:t>
            </w:r>
          </w:p>
          <w:p w14:paraId="0499C542" w14:textId="04D683A3" w:rsidR="00416484" w:rsidRDefault="00416484" w:rsidP="00416484">
            <w:pPr>
              <w:spacing w:line="360" w:lineRule="auto"/>
              <w:rPr>
                <w:rFonts w:ascii="Times New Roman" w:eastAsia="標楷體" w:hAnsi="Times New Roman"/>
              </w:rPr>
            </w:pPr>
            <w:r>
              <w:rPr>
                <w:rFonts w:ascii="Times New Roman" w:eastAsia="標楷體" w:hAnsi="Times New Roman"/>
              </w:rPr>
              <w:t>2:</w:t>
            </w:r>
            <w:r>
              <w:rPr>
                <w:rFonts w:ascii="Times New Roman" w:eastAsia="標楷體" w:hAnsi="Times New Roman" w:hint="eastAsia"/>
              </w:rPr>
              <w:t xml:space="preserve"> </w:t>
            </w:r>
            <w:r w:rsidRPr="00416484">
              <w:rPr>
                <w:rFonts w:ascii="Times New Roman" w:eastAsia="標楷體" w:hAnsi="Times New Roman"/>
              </w:rPr>
              <w:t xml:space="preserve">After selection of the k </w:t>
            </w:r>
            <w:proofErr w:type="spellStart"/>
            <w:r w:rsidRPr="00416484">
              <w:rPr>
                <w:rFonts w:ascii="Times New Roman" w:eastAsia="標楷體" w:hAnsi="Times New Roman"/>
              </w:rPr>
              <w:t>medoid</w:t>
            </w:r>
            <w:proofErr w:type="spellEnd"/>
            <w:r w:rsidRPr="00416484">
              <w:rPr>
                <w:rFonts w:ascii="Times New Roman" w:eastAsia="標楷體" w:hAnsi="Times New Roman"/>
              </w:rPr>
              <w:t xml:space="preserve"> points, associate each </w:t>
            </w:r>
            <w:r>
              <w:rPr>
                <w:rFonts w:ascii="Times New Roman" w:eastAsia="標楷體" w:hAnsi="Times New Roman"/>
              </w:rPr>
              <w:t>user in the given data</w:t>
            </w:r>
            <w:r>
              <w:rPr>
                <w:rFonts w:ascii="Times New Roman" w:eastAsia="標楷體" w:hAnsi="Times New Roman" w:hint="eastAsia"/>
              </w:rPr>
              <w:t xml:space="preserve"> </w:t>
            </w:r>
            <w:r w:rsidRPr="00416484">
              <w:rPr>
                <w:rFonts w:ascii="Times New Roman" w:eastAsia="標楷體" w:hAnsi="Times New Roman"/>
              </w:rPr>
              <w:t xml:space="preserve">set to most similar </w:t>
            </w:r>
            <w:proofErr w:type="spellStart"/>
            <w:r w:rsidRPr="00416484">
              <w:rPr>
                <w:rFonts w:ascii="Times New Roman" w:eastAsia="標楷體" w:hAnsi="Times New Roman"/>
              </w:rPr>
              <w:t>medoid</w:t>
            </w:r>
            <w:proofErr w:type="spellEnd"/>
            <w:r w:rsidRPr="00416484">
              <w:rPr>
                <w:rFonts w:ascii="Times New Roman" w:eastAsia="標楷體" w:hAnsi="Times New Roman"/>
              </w:rPr>
              <w:t xml:space="preserve">. </w:t>
            </w:r>
          </w:p>
          <w:p w14:paraId="1A3121B6" w14:textId="639E1AA5" w:rsidR="00416484" w:rsidRDefault="00416484" w:rsidP="0020084E">
            <w:pPr>
              <w:spacing w:line="360" w:lineRule="auto"/>
              <w:rPr>
                <w:rFonts w:ascii="Times New Roman" w:eastAsia="標楷體" w:hAnsi="Times New Roman"/>
              </w:rPr>
            </w:pPr>
            <w:r>
              <w:rPr>
                <w:rFonts w:ascii="Times New Roman" w:eastAsia="標楷體" w:hAnsi="Times New Roman"/>
              </w:rPr>
              <w:t xml:space="preserve">3: </w:t>
            </w:r>
            <w:r w:rsidR="00DF2E93" w:rsidRPr="00DF2E93">
              <w:rPr>
                <w:rFonts w:ascii="Times New Roman" w:eastAsia="標楷體" w:hAnsi="Times New Roman"/>
              </w:rPr>
              <w:t>Randomly select non-</w:t>
            </w:r>
            <w:proofErr w:type="spellStart"/>
            <w:r w:rsidR="00DF2E93" w:rsidRPr="00DF2E93">
              <w:rPr>
                <w:rFonts w:ascii="Times New Roman" w:eastAsia="標楷體" w:hAnsi="Times New Roman"/>
              </w:rPr>
              <w:t>medoid</w:t>
            </w:r>
            <w:proofErr w:type="spellEnd"/>
            <w:r w:rsidR="00DF2E93" w:rsidRPr="00DF2E93">
              <w:rPr>
                <w:rFonts w:ascii="Times New Roman" w:eastAsia="標楷體" w:hAnsi="Times New Roman"/>
              </w:rPr>
              <w:t xml:space="preserve"> </w:t>
            </w:r>
            <w:r w:rsidR="00DF2E93">
              <w:rPr>
                <w:rFonts w:ascii="Times New Roman" w:eastAsia="標楷體" w:hAnsi="Times New Roman"/>
              </w:rPr>
              <w:t>user</w:t>
            </w:r>
            <w:r>
              <w:rPr>
                <w:rFonts w:ascii="Times New Roman" w:eastAsia="標楷體" w:hAnsi="Times New Roman"/>
              </w:rPr>
              <w:t>.</w:t>
            </w:r>
          </w:p>
          <w:p w14:paraId="65F40D6A" w14:textId="6DE45F30" w:rsidR="00DF2E93" w:rsidRDefault="00DF2E93" w:rsidP="0020084E">
            <w:pPr>
              <w:spacing w:line="360" w:lineRule="auto"/>
              <w:rPr>
                <w:rFonts w:ascii="Times New Roman" w:eastAsia="標楷體" w:hAnsi="Times New Roman"/>
              </w:rPr>
            </w:pPr>
            <w:r>
              <w:rPr>
                <w:rFonts w:ascii="Times New Roman" w:eastAsia="標楷體" w:hAnsi="Times New Roman"/>
              </w:rPr>
              <w:t>4:</w:t>
            </w:r>
            <w:r w:rsidRPr="00DF2E93">
              <w:rPr>
                <w:rFonts w:ascii="Times New Roman" w:eastAsia="標楷體" w:hAnsi="Times New Roman"/>
              </w:rPr>
              <w:t xml:space="preserve"> Compute total cost</w:t>
            </w:r>
            <w:r>
              <w:rPr>
                <w:rFonts w:ascii="Times New Roman" w:eastAsia="標楷體" w:hAnsi="Times New Roman"/>
              </w:rPr>
              <w:t xml:space="preserve"> of </w:t>
            </w:r>
            <w:r w:rsidRPr="00DF2E93">
              <w:rPr>
                <w:rFonts w:ascii="Times New Roman" w:eastAsia="標楷體" w:hAnsi="Times New Roman"/>
              </w:rPr>
              <w:t xml:space="preserve">swapping initial </w:t>
            </w:r>
            <w:proofErr w:type="spellStart"/>
            <w:r w:rsidRPr="00DF2E93">
              <w:rPr>
                <w:rFonts w:ascii="Times New Roman" w:eastAsia="標楷體" w:hAnsi="Times New Roman"/>
              </w:rPr>
              <w:t>medoid</w:t>
            </w:r>
            <w:proofErr w:type="spellEnd"/>
            <w:r w:rsidRPr="00DF2E93">
              <w:rPr>
                <w:rFonts w:ascii="Times New Roman" w:eastAsia="標楷體" w:hAnsi="Times New Roman"/>
              </w:rPr>
              <w:t xml:space="preserve"> object </w:t>
            </w:r>
            <w:r>
              <w:rPr>
                <w:rFonts w:ascii="Times New Roman" w:eastAsia="標楷體" w:hAnsi="Times New Roman"/>
              </w:rPr>
              <w:t>to</w:t>
            </w:r>
            <w:r w:rsidRPr="00DF2E93">
              <w:rPr>
                <w:rFonts w:ascii="Times New Roman" w:eastAsia="標楷體" w:hAnsi="Times New Roman"/>
              </w:rPr>
              <w:t xml:space="preserve"> non-</w:t>
            </w:r>
            <w:proofErr w:type="spellStart"/>
            <w:r w:rsidRPr="00DF2E93">
              <w:rPr>
                <w:rFonts w:ascii="Times New Roman" w:eastAsia="標楷體" w:hAnsi="Times New Roman"/>
              </w:rPr>
              <w:t>medoid</w:t>
            </w:r>
            <w:proofErr w:type="spellEnd"/>
            <w:r>
              <w:rPr>
                <w:rFonts w:ascii="Times New Roman" w:eastAsia="標楷體" w:hAnsi="Times New Roman"/>
              </w:rPr>
              <w:t xml:space="preserve"> user.</w:t>
            </w:r>
          </w:p>
          <w:p w14:paraId="69E70773" w14:textId="68240434" w:rsidR="00416484" w:rsidRDefault="00DF2E93" w:rsidP="00DF2E93">
            <w:pPr>
              <w:spacing w:line="360" w:lineRule="auto"/>
              <w:rPr>
                <w:rFonts w:ascii="Times New Roman" w:eastAsia="標楷體" w:hAnsi="Times New Roman"/>
              </w:rPr>
            </w:pPr>
            <w:r>
              <w:rPr>
                <w:rFonts w:ascii="Times New Roman" w:eastAsia="標楷體" w:hAnsi="Times New Roman"/>
              </w:rPr>
              <w:t>5</w:t>
            </w:r>
            <w:r w:rsidR="00416484">
              <w:rPr>
                <w:rFonts w:ascii="Times New Roman" w:eastAsia="標楷體" w:hAnsi="Times New Roman"/>
              </w:rPr>
              <w:t xml:space="preserve">: </w:t>
            </w:r>
            <w:r w:rsidRPr="00DF2E93">
              <w:rPr>
                <w:rFonts w:ascii="Times New Roman" w:eastAsia="標楷體" w:hAnsi="Times New Roman"/>
              </w:rPr>
              <w:t xml:space="preserve">If cost &lt;0, then swap initial </w:t>
            </w:r>
            <w:proofErr w:type="spellStart"/>
            <w:r w:rsidRPr="00DF2E93">
              <w:rPr>
                <w:rFonts w:ascii="Times New Roman" w:eastAsia="標楷體" w:hAnsi="Times New Roman"/>
              </w:rPr>
              <w:t>medoid</w:t>
            </w:r>
            <w:proofErr w:type="spellEnd"/>
            <w:r w:rsidRPr="00DF2E93">
              <w:rPr>
                <w:rFonts w:ascii="Times New Roman" w:eastAsia="標楷體" w:hAnsi="Times New Roman"/>
              </w:rPr>
              <w:t xml:space="preserve"> with the new one</w:t>
            </w:r>
            <w:r>
              <w:rPr>
                <w:rFonts w:ascii="Times New Roman" w:eastAsia="標楷體" w:hAnsi="Times New Roman"/>
              </w:rPr>
              <w:t xml:space="preserve"> (if </w:t>
            </w:r>
            <w:r w:rsidRPr="00DF2E93">
              <w:rPr>
                <w:rFonts w:ascii="Times New Roman" w:eastAsia="標楷體" w:hAnsi="Times New Roman"/>
              </w:rPr>
              <w:t>cost</w:t>
            </w:r>
            <w:r>
              <w:rPr>
                <w:rFonts w:ascii="Times New Roman" w:eastAsia="標楷體" w:hAnsi="Times New Roman"/>
              </w:rPr>
              <w:t xml:space="preserve"> &lt;0 then there will be new</w:t>
            </w:r>
            <w:r>
              <w:rPr>
                <w:rFonts w:ascii="Times New Roman" w:eastAsia="標楷體" w:hAnsi="Times New Roman" w:hint="eastAsia"/>
              </w:rPr>
              <w:t xml:space="preserve"> </w:t>
            </w:r>
            <w:r w:rsidRPr="00DF2E93">
              <w:rPr>
                <w:rFonts w:ascii="Times New Roman" w:eastAsia="標楷體" w:hAnsi="Times New Roman"/>
              </w:rPr>
              <w:t xml:space="preserve">set of </w:t>
            </w:r>
            <w:proofErr w:type="spellStart"/>
            <w:r w:rsidRPr="00DF2E93">
              <w:rPr>
                <w:rFonts w:ascii="Times New Roman" w:eastAsia="標楷體" w:hAnsi="Times New Roman"/>
              </w:rPr>
              <w:t>medoids</w:t>
            </w:r>
            <w:proofErr w:type="spellEnd"/>
            <w:r w:rsidRPr="00DF2E93">
              <w:rPr>
                <w:rFonts w:ascii="Times New Roman" w:eastAsia="標楷體" w:hAnsi="Times New Roman"/>
              </w:rPr>
              <w:t>)</w:t>
            </w:r>
            <w:r w:rsidR="00416484">
              <w:rPr>
                <w:rFonts w:ascii="Times New Roman" w:eastAsia="標楷體" w:hAnsi="Times New Roman"/>
              </w:rPr>
              <w:t>.</w:t>
            </w:r>
          </w:p>
          <w:p w14:paraId="5F15B9CA" w14:textId="6295919A" w:rsidR="00416484" w:rsidRDefault="00416484" w:rsidP="0020084E">
            <w:pPr>
              <w:spacing w:line="360" w:lineRule="auto"/>
              <w:rPr>
                <w:rFonts w:ascii="Times New Roman" w:eastAsia="標楷體" w:hAnsi="Times New Roman"/>
              </w:rPr>
            </w:pPr>
            <w:r>
              <w:rPr>
                <w:rFonts w:ascii="Times New Roman" w:eastAsia="標楷體" w:hAnsi="Times New Roman"/>
              </w:rPr>
              <w:t xml:space="preserve">5: </w:t>
            </w:r>
            <w:r w:rsidR="00DF2E93" w:rsidRPr="00DF2E93">
              <w:rPr>
                <w:rFonts w:ascii="Times New Roman" w:eastAsia="標楷體" w:hAnsi="Times New Roman"/>
              </w:rPr>
              <w:t xml:space="preserve">Repeat steps 2 to 5 until there is no change in the </w:t>
            </w:r>
            <w:proofErr w:type="spellStart"/>
            <w:r w:rsidR="00DF2E93" w:rsidRPr="00DF2E93">
              <w:rPr>
                <w:rFonts w:ascii="Times New Roman" w:eastAsia="標楷體" w:hAnsi="Times New Roman"/>
              </w:rPr>
              <w:t>medoid</w:t>
            </w:r>
            <w:proofErr w:type="spellEnd"/>
            <w:r>
              <w:rPr>
                <w:rFonts w:ascii="Times New Roman" w:eastAsia="標楷體" w:hAnsi="Times New Roman"/>
              </w:rPr>
              <w:t>.</w:t>
            </w:r>
          </w:p>
          <w:p w14:paraId="5F85739D" w14:textId="77777777" w:rsidR="00416484" w:rsidRPr="0040589D" w:rsidRDefault="00416484" w:rsidP="0020084E">
            <w:pPr>
              <w:keepNext/>
              <w:spacing w:line="360" w:lineRule="auto"/>
              <w:rPr>
                <w:rFonts w:ascii="Times New Roman" w:eastAsia="標楷體" w:hAnsi="Times New Roman"/>
              </w:rPr>
            </w:pPr>
            <w:r>
              <w:rPr>
                <w:rFonts w:ascii="Times New Roman" w:eastAsia="標楷體" w:hAnsi="Times New Roman"/>
              </w:rPr>
              <w:t>6:</w:t>
            </w:r>
            <w:r w:rsidRPr="00DF40BF">
              <w:rPr>
                <w:rFonts w:ascii="Times New Roman" w:eastAsia="標楷體" w:hAnsi="Times New Roman"/>
                <w:b/>
              </w:rPr>
              <w:t xml:space="preserve"> return</w:t>
            </w:r>
            <w:r>
              <w:rPr>
                <w:rFonts w:ascii="Times New Roman" w:eastAsia="標楷體" w:hAnsi="Times New Roman"/>
              </w:rPr>
              <w:t xml:space="preserve"> </w:t>
            </w:r>
            <m:oMath>
              <m:d>
                <m:dPr>
                  <m:begChr m:val="{"/>
                  <m:endChr m:val="}"/>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c</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c</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c</m:t>
                      </m:r>
                    </m:e>
                    <m:sub>
                      <m:r>
                        <w:rPr>
                          <w:rFonts w:ascii="Cambria Math" w:eastAsia="標楷體" w:hAnsi="Cambria Math"/>
                        </w:rPr>
                        <m:t>k</m:t>
                      </m:r>
                    </m:sub>
                  </m:sSub>
                </m:e>
              </m:d>
            </m:oMath>
          </w:p>
        </w:tc>
      </w:tr>
    </w:tbl>
    <w:p w14:paraId="357812D1" w14:textId="30432792" w:rsidR="00416484" w:rsidRPr="00DF40BF" w:rsidRDefault="00416484" w:rsidP="00416484">
      <w:pPr>
        <w:pStyle w:val="a6"/>
        <w:jc w:val="center"/>
        <w:rPr>
          <w:rFonts w:ascii="Times New Roman" w:eastAsia="標楷體" w:hAnsi="Times New Roman"/>
          <w:sz w:val="24"/>
          <w:shd w:val="pct15" w:color="auto" w:fill="FFFFFF"/>
        </w:rPr>
      </w:pPr>
      <w:bookmarkStart w:id="72" w:name="_Ref436611502"/>
      <w:bookmarkStart w:id="73" w:name="_Toc449108451"/>
      <w:r w:rsidRPr="00DF40BF">
        <w:rPr>
          <w:rFonts w:ascii="Times New Roman" w:eastAsia="標楷體" w:hAnsi="Times New Roman" w:hint="eastAsia"/>
          <w:sz w:val="24"/>
        </w:rPr>
        <w:t>圖</w:t>
      </w:r>
      <w:r w:rsidRPr="00DF40BF">
        <w:rPr>
          <w:rFonts w:ascii="Times New Roman" w:eastAsia="標楷體" w:hAnsi="Times New Roman" w:hint="eastAsia"/>
          <w:sz w:val="24"/>
        </w:rPr>
        <w:t xml:space="preserve"> </w:t>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STYLEREF 1 \s</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3</w:t>
      </w:r>
      <w:r w:rsidR="003F22AB">
        <w:rPr>
          <w:rFonts w:ascii="Times New Roman" w:eastAsia="標楷體" w:hAnsi="Times New Roman"/>
          <w:sz w:val="24"/>
        </w:rPr>
        <w:fldChar w:fldCharType="end"/>
      </w:r>
      <w:r w:rsidR="003F22AB">
        <w:rPr>
          <w:rFonts w:ascii="Times New Roman" w:eastAsia="標楷體" w:hAnsi="Times New Roman"/>
          <w:sz w:val="24"/>
        </w:rPr>
        <w:noBreakHyphen/>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 xml:space="preserve">SEQ </w:instrText>
      </w:r>
      <w:r w:rsidR="003F22AB">
        <w:rPr>
          <w:rFonts w:ascii="Times New Roman" w:eastAsia="標楷體" w:hAnsi="Times New Roman" w:hint="eastAsia"/>
          <w:sz w:val="24"/>
        </w:rPr>
        <w:instrText>圖</w:instrText>
      </w:r>
      <w:r w:rsidR="003F22AB">
        <w:rPr>
          <w:rFonts w:ascii="Times New Roman" w:eastAsia="標楷體" w:hAnsi="Times New Roman" w:hint="eastAsia"/>
          <w:sz w:val="24"/>
        </w:rPr>
        <w:instrText xml:space="preserve"> \* ARABIC \s 1</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7</w:t>
      </w:r>
      <w:r w:rsidR="003F22AB">
        <w:rPr>
          <w:rFonts w:ascii="Times New Roman" w:eastAsia="標楷體" w:hAnsi="Times New Roman"/>
          <w:sz w:val="24"/>
        </w:rPr>
        <w:fldChar w:fldCharType="end"/>
      </w:r>
      <w:bookmarkEnd w:id="72"/>
      <w:r w:rsidR="00F775EF">
        <w:rPr>
          <w:rFonts w:ascii="Times New Roman" w:eastAsia="標楷體" w:hAnsi="Times New Roman" w:hint="eastAsia"/>
          <w:sz w:val="24"/>
        </w:rPr>
        <w:t xml:space="preserve"> </w:t>
      </w:r>
      <w:r>
        <w:rPr>
          <w:rFonts w:ascii="Times New Roman" w:eastAsia="標楷體" w:hAnsi="Times New Roman"/>
          <w:sz w:val="24"/>
        </w:rPr>
        <w:t>K-</w:t>
      </w:r>
      <w:proofErr w:type="spellStart"/>
      <w:r>
        <w:rPr>
          <w:rFonts w:ascii="Times New Roman" w:eastAsia="標楷體" w:hAnsi="Times New Roman"/>
          <w:sz w:val="24"/>
        </w:rPr>
        <w:t>medoids</w:t>
      </w:r>
      <w:proofErr w:type="spellEnd"/>
      <w:r>
        <w:rPr>
          <w:rFonts w:ascii="Times New Roman" w:eastAsia="標楷體" w:hAnsi="Times New Roman" w:hint="eastAsia"/>
          <w:sz w:val="24"/>
        </w:rPr>
        <w:t>分群演算法</w:t>
      </w:r>
      <w:bookmarkEnd w:id="73"/>
    </w:p>
    <w:p w14:paraId="5DB15B6B" w14:textId="1148615B" w:rsidR="00D349F1" w:rsidRDefault="00D349F1" w:rsidP="006720BC">
      <w:pPr>
        <w:spacing w:line="360" w:lineRule="auto"/>
        <w:rPr>
          <w:rFonts w:ascii="Times New Roman" w:eastAsia="標楷體" w:hAnsi="Times New Roman"/>
        </w:rPr>
      </w:pPr>
    </w:p>
    <w:p w14:paraId="03F78ABC" w14:textId="58416E5F" w:rsidR="00B540B0" w:rsidRPr="002835A3" w:rsidRDefault="00003DAA" w:rsidP="002835A3">
      <w:pPr>
        <w:pStyle w:val="a6"/>
        <w:spacing w:line="360" w:lineRule="auto"/>
        <w:rPr>
          <w:rFonts w:ascii="Times New Roman" w:eastAsia="標楷體" w:hAnsi="Times New Roman"/>
          <w:sz w:val="24"/>
          <w:szCs w:val="24"/>
        </w:rPr>
      </w:pPr>
      <w:r>
        <w:rPr>
          <w:rFonts w:ascii="Times New Roman" w:eastAsia="標楷體" w:hAnsi="Times New Roman" w:hint="eastAsia"/>
        </w:rPr>
        <w:t xml:space="preserve">    </w:t>
      </w:r>
      <w:r w:rsidR="008E11C5" w:rsidRPr="002835A3">
        <w:rPr>
          <w:rFonts w:ascii="Times New Roman" w:eastAsia="標楷體" w:hAnsi="Times New Roman" w:hint="eastAsia"/>
          <w:sz w:val="24"/>
          <w:szCs w:val="24"/>
        </w:rPr>
        <w:t>接續</w:t>
      </w:r>
      <w:r w:rsidRPr="002835A3">
        <w:rPr>
          <w:rFonts w:ascii="Times New Roman" w:eastAsia="標楷體" w:hAnsi="Times New Roman" w:hint="eastAsia"/>
          <w:sz w:val="24"/>
          <w:szCs w:val="24"/>
        </w:rPr>
        <w:t>前面之範例說明，在計算完相似度後便可以對使用者進行分群，假設在</w:t>
      </w:r>
      <w:r w:rsidR="008E11C5" w:rsidRPr="002835A3">
        <w:rPr>
          <w:rFonts w:ascii="Times New Roman" w:eastAsia="標楷體" w:hAnsi="Times New Roman" w:hint="eastAsia"/>
          <w:sz w:val="24"/>
          <w:szCs w:val="24"/>
        </w:rPr>
        <w:t>混合</w:t>
      </w:r>
      <w:r w:rsidRPr="002835A3">
        <w:rPr>
          <w:rFonts w:ascii="Times New Roman" w:eastAsia="標楷體" w:hAnsi="Times New Roman" w:hint="eastAsia"/>
          <w:sz w:val="24"/>
          <w:szCs w:val="24"/>
        </w:rPr>
        <w:t>性膚質類別下的四個使用者被分為</w:t>
      </w:r>
      <w:r w:rsidRPr="002835A3">
        <w:rPr>
          <w:rFonts w:ascii="Times New Roman" w:eastAsia="標楷體" w:hAnsi="Times New Roman" w:hint="eastAsia"/>
          <w:sz w:val="24"/>
          <w:szCs w:val="24"/>
        </w:rPr>
        <w:t>A</w:t>
      </w:r>
      <w:r w:rsidRPr="002835A3">
        <w:rPr>
          <w:rFonts w:ascii="Times New Roman" w:eastAsia="標楷體" w:hAnsi="Times New Roman" w:hint="eastAsia"/>
          <w:sz w:val="24"/>
          <w:szCs w:val="24"/>
        </w:rPr>
        <w:t>、</w:t>
      </w:r>
      <w:r w:rsidRPr="002835A3">
        <w:rPr>
          <w:rFonts w:ascii="Times New Roman" w:eastAsia="標楷體" w:hAnsi="Times New Roman" w:hint="eastAsia"/>
          <w:sz w:val="24"/>
          <w:szCs w:val="24"/>
        </w:rPr>
        <w:t>B</w:t>
      </w:r>
      <w:r w:rsidRPr="002835A3">
        <w:rPr>
          <w:rFonts w:ascii="Times New Roman" w:eastAsia="標楷體" w:hAnsi="Times New Roman" w:hint="eastAsia"/>
          <w:sz w:val="24"/>
          <w:szCs w:val="24"/>
        </w:rPr>
        <w:t>兩群</w:t>
      </w:r>
      <w:r w:rsidR="00583D6E" w:rsidRPr="002835A3">
        <w:rPr>
          <w:rFonts w:ascii="Times New Roman" w:eastAsia="標楷體" w:hAnsi="Times New Roman" w:hint="eastAsia"/>
          <w:sz w:val="24"/>
          <w:szCs w:val="24"/>
        </w:rPr>
        <w:t>(</w:t>
      </w:r>
      <w:r w:rsidR="00583D6E" w:rsidRPr="002835A3">
        <w:rPr>
          <w:rFonts w:ascii="Times New Roman" w:eastAsia="標楷體" w:hAnsi="Times New Roman" w:hint="eastAsia"/>
          <w:sz w:val="24"/>
          <w:szCs w:val="24"/>
        </w:rPr>
        <w:t>使用者</w:t>
      </w:r>
      <m:oMath>
        <m:sSub>
          <m:sSubPr>
            <m:ctrlPr>
              <w:rPr>
                <w:rFonts w:ascii="Cambria Math" w:eastAsia="標楷體" w:hAnsi="Cambria Math"/>
                <w:bCs/>
                <w:i/>
                <w:iCs/>
                <w:sz w:val="24"/>
                <w:szCs w:val="24"/>
              </w:rPr>
            </m:ctrlPr>
          </m:sSubPr>
          <m:e>
            <m:r>
              <w:rPr>
                <w:rFonts w:ascii="Cambria Math" w:eastAsia="標楷體" w:hAnsi="Cambria Math"/>
                <w:sz w:val="24"/>
                <w:szCs w:val="24"/>
              </w:rPr>
              <m:t>u</m:t>
            </m:r>
          </m:e>
          <m:sub>
            <m:r>
              <w:rPr>
                <w:rFonts w:ascii="Cambria Math" w:eastAsia="標楷體" w:hAnsi="Cambria Math"/>
                <w:sz w:val="24"/>
                <w:szCs w:val="24"/>
              </w:rPr>
              <m:t>277222</m:t>
            </m:r>
          </m:sub>
        </m:sSub>
      </m:oMath>
      <w:r w:rsidR="00583D6E" w:rsidRPr="002835A3">
        <w:rPr>
          <w:rFonts w:ascii="Times New Roman" w:eastAsia="標楷體" w:hAnsi="Times New Roman" w:hint="eastAsia"/>
          <w:sz w:val="24"/>
          <w:szCs w:val="24"/>
        </w:rPr>
        <w:t>和使用者</w:t>
      </w:r>
      <m:oMath>
        <m:sSub>
          <m:sSubPr>
            <m:ctrlPr>
              <w:rPr>
                <w:rFonts w:ascii="Cambria Math" w:eastAsia="標楷體" w:hAnsi="Cambria Math"/>
                <w:bCs/>
                <w:i/>
                <w:iCs/>
                <w:sz w:val="24"/>
                <w:szCs w:val="24"/>
              </w:rPr>
            </m:ctrlPr>
          </m:sSubPr>
          <m:e>
            <m:r>
              <w:rPr>
                <w:rFonts w:ascii="Cambria Math" w:eastAsia="標楷體" w:hAnsi="Cambria Math"/>
                <w:sz w:val="24"/>
                <w:szCs w:val="24"/>
              </w:rPr>
              <m:t>u</m:t>
            </m:r>
          </m:e>
          <m:sub>
            <m:r>
              <w:rPr>
                <w:rFonts w:ascii="Cambria Math" w:eastAsia="標楷體" w:hAnsi="Cambria Math" w:hint="eastAsia"/>
                <w:sz w:val="24"/>
                <w:szCs w:val="24"/>
              </w:rPr>
              <m:t>26227</m:t>
            </m:r>
          </m:sub>
        </m:sSub>
      </m:oMath>
      <w:r w:rsidR="00583D6E" w:rsidRPr="002835A3">
        <w:rPr>
          <w:rFonts w:ascii="Times New Roman" w:eastAsia="標楷體" w:hAnsi="Times New Roman" w:hint="eastAsia"/>
          <w:sz w:val="24"/>
          <w:szCs w:val="24"/>
        </w:rPr>
        <w:t>為</w:t>
      </w:r>
      <w:r w:rsidR="009755A3" w:rsidRPr="002835A3">
        <w:rPr>
          <w:rFonts w:ascii="Times New Roman" w:eastAsia="標楷體" w:hAnsi="Times New Roman" w:hint="eastAsia"/>
          <w:sz w:val="24"/>
          <w:szCs w:val="24"/>
        </w:rPr>
        <w:t>A</w:t>
      </w:r>
      <w:r w:rsidR="009755A3" w:rsidRPr="002835A3">
        <w:rPr>
          <w:rFonts w:ascii="Times New Roman" w:eastAsia="標楷體" w:hAnsi="Times New Roman" w:hint="eastAsia"/>
          <w:sz w:val="24"/>
          <w:szCs w:val="24"/>
        </w:rPr>
        <w:t>群</w:t>
      </w:r>
      <w:r w:rsidR="00583D6E" w:rsidRPr="002835A3">
        <w:rPr>
          <w:rFonts w:ascii="Times New Roman" w:eastAsia="標楷體" w:hAnsi="Times New Roman" w:hint="eastAsia"/>
          <w:sz w:val="24"/>
          <w:szCs w:val="24"/>
        </w:rPr>
        <w:t>，使用者</w:t>
      </w:r>
      <m:oMath>
        <m:sSub>
          <m:sSubPr>
            <m:ctrlPr>
              <w:rPr>
                <w:rFonts w:ascii="Cambria Math" w:eastAsia="標楷體" w:hAnsi="Cambria Math"/>
                <w:bCs/>
                <w:i/>
                <w:iCs/>
                <w:sz w:val="24"/>
                <w:szCs w:val="24"/>
              </w:rPr>
            </m:ctrlPr>
          </m:sSubPr>
          <m:e>
            <m:r>
              <w:rPr>
                <w:rFonts w:ascii="Cambria Math" w:eastAsia="標楷體" w:hAnsi="Cambria Math"/>
                <w:sz w:val="24"/>
                <w:szCs w:val="24"/>
              </w:rPr>
              <m:t>u</m:t>
            </m:r>
          </m:e>
          <m:sub>
            <m:r>
              <w:rPr>
                <w:rFonts w:ascii="Cambria Math" w:eastAsia="標楷體" w:hAnsi="Cambria Math"/>
                <w:sz w:val="24"/>
                <w:szCs w:val="24"/>
              </w:rPr>
              <m:t>144731</m:t>
            </m:r>
          </m:sub>
        </m:sSub>
      </m:oMath>
      <w:r w:rsidR="00583D6E" w:rsidRPr="002835A3">
        <w:rPr>
          <w:rFonts w:ascii="Times New Roman" w:eastAsia="標楷體" w:hAnsi="Times New Roman" w:hint="eastAsia"/>
          <w:sz w:val="24"/>
          <w:szCs w:val="24"/>
        </w:rPr>
        <w:t>和使用者</w:t>
      </w:r>
      <m:oMath>
        <m:sSub>
          <m:sSubPr>
            <m:ctrlPr>
              <w:rPr>
                <w:rFonts w:ascii="Cambria Math" w:eastAsia="標楷體" w:hAnsi="Cambria Math"/>
                <w:bCs/>
                <w:i/>
                <w:iCs/>
                <w:sz w:val="24"/>
                <w:szCs w:val="24"/>
              </w:rPr>
            </m:ctrlPr>
          </m:sSubPr>
          <m:e>
            <m:r>
              <w:rPr>
                <w:rFonts w:ascii="Cambria Math" w:eastAsia="標楷體" w:hAnsi="Cambria Math"/>
                <w:sz w:val="24"/>
                <w:szCs w:val="24"/>
              </w:rPr>
              <m:t>u</m:t>
            </m:r>
          </m:e>
          <m:sub>
            <m:r>
              <w:rPr>
                <w:rFonts w:ascii="Cambria Math" w:eastAsia="標楷體" w:hAnsi="Cambria Math" w:hint="eastAsia"/>
                <w:sz w:val="24"/>
                <w:szCs w:val="24"/>
              </w:rPr>
              <m:t>79979</m:t>
            </m:r>
          </m:sub>
        </m:sSub>
      </m:oMath>
      <w:r w:rsidR="00583D6E" w:rsidRPr="002835A3">
        <w:rPr>
          <w:rFonts w:ascii="Times New Roman" w:eastAsia="標楷體" w:hAnsi="Times New Roman" w:hint="eastAsia"/>
          <w:sz w:val="24"/>
          <w:szCs w:val="24"/>
        </w:rPr>
        <w:t>為</w:t>
      </w:r>
      <w:r w:rsidR="009755A3" w:rsidRPr="002835A3">
        <w:rPr>
          <w:rFonts w:ascii="Times New Roman" w:eastAsia="標楷體" w:hAnsi="Times New Roman" w:hint="eastAsia"/>
          <w:sz w:val="24"/>
          <w:szCs w:val="24"/>
        </w:rPr>
        <w:t>B</w:t>
      </w:r>
      <w:r w:rsidR="009755A3" w:rsidRPr="002835A3">
        <w:rPr>
          <w:rFonts w:ascii="Times New Roman" w:eastAsia="標楷體" w:hAnsi="Times New Roman" w:hint="eastAsia"/>
          <w:sz w:val="24"/>
          <w:szCs w:val="24"/>
        </w:rPr>
        <w:t>群</w:t>
      </w:r>
      <w:r w:rsidR="00583D6E" w:rsidRPr="002835A3">
        <w:rPr>
          <w:rFonts w:ascii="Times New Roman" w:eastAsia="標楷體" w:hAnsi="Times New Roman" w:hint="eastAsia"/>
          <w:sz w:val="24"/>
          <w:szCs w:val="24"/>
        </w:rPr>
        <w:t>)</w:t>
      </w:r>
      <w:r w:rsidRPr="002835A3">
        <w:rPr>
          <w:rFonts w:ascii="Times New Roman" w:eastAsia="標楷體" w:hAnsi="Times New Roman" w:hint="eastAsia"/>
          <w:sz w:val="24"/>
          <w:szCs w:val="24"/>
        </w:rPr>
        <w:t>。</w:t>
      </w:r>
      <w:proofErr w:type="gramStart"/>
      <w:r w:rsidR="00D320E4" w:rsidRPr="002835A3">
        <w:rPr>
          <w:rFonts w:ascii="Times New Roman" w:eastAsia="標楷體" w:hAnsi="Times New Roman" w:hint="eastAsia"/>
          <w:sz w:val="24"/>
          <w:szCs w:val="24"/>
        </w:rPr>
        <w:t>此膚質</w:t>
      </w:r>
      <w:proofErr w:type="gramEnd"/>
      <w:r w:rsidR="00D320E4" w:rsidRPr="002835A3">
        <w:rPr>
          <w:rFonts w:ascii="Times New Roman" w:eastAsia="標楷體" w:hAnsi="Times New Roman" w:hint="eastAsia"/>
          <w:sz w:val="24"/>
          <w:szCs w:val="24"/>
        </w:rPr>
        <w:t>類別下之使用者使用</w:t>
      </w:r>
      <w:r w:rsidRPr="002835A3">
        <w:rPr>
          <w:rFonts w:ascii="Times New Roman" w:eastAsia="標楷體" w:hAnsi="Times New Roman" w:hint="eastAsia"/>
          <w:sz w:val="24"/>
          <w:szCs w:val="24"/>
        </w:rPr>
        <w:t>產品分別</w:t>
      </w:r>
      <w:r w:rsidR="00DA3B2C" w:rsidRPr="002835A3">
        <w:rPr>
          <w:rFonts w:ascii="Times New Roman" w:eastAsia="標楷體" w:hAnsi="Times New Roman" w:hint="eastAsia"/>
          <w:sz w:val="24"/>
          <w:szCs w:val="24"/>
        </w:rPr>
        <w:t>如</w:t>
      </w:r>
      <w:r w:rsidR="00DA3B2C" w:rsidRPr="002835A3">
        <w:rPr>
          <w:rFonts w:ascii="Times New Roman" w:eastAsia="標楷體" w:hAnsi="Times New Roman"/>
          <w:sz w:val="24"/>
          <w:szCs w:val="24"/>
        </w:rPr>
        <w:fldChar w:fldCharType="begin"/>
      </w:r>
      <w:r w:rsidR="00DA3B2C" w:rsidRPr="002835A3">
        <w:rPr>
          <w:rFonts w:ascii="Times New Roman" w:eastAsia="標楷體" w:hAnsi="Times New Roman"/>
          <w:sz w:val="24"/>
          <w:szCs w:val="24"/>
        </w:rPr>
        <w:instrText xml:space="preserve"> </w:instrText>
      </w:r>
      <w:r w:rsidR="00DA3B2C" w:rsidRPr="002835A3">
        <w:rPr>
          <w:rFonts w:ascii="Times New Roman" w:eastAsia="標楷體" w:hAnsi="Times New Roman" w:hint="eastAsia"/>
          <w:sz w:val="24"/>
          <w:szCs w:val="24"/>
        </w:rPr>
        <w:instrText>REF _Ref436097073 \h</w:instrText>
      </w:r>
      <w:r w:rsidR="00DA3B2C" w:rsidRPr="002835A3">
        <w:rPr>
          <w:rFonts w:ascii="Times New Roman" w:eastAsia="標楷體" w:hAnsi="Times New Roman"/>
          <w:sz w:val="24"/>
          <w:szCs w:val="24"/>
        </w:rPr>
        <w:instrText xml:space="preserve"> </w:instrText>
      </w:r>
      <w:r w:rsidR="00C84302" w:rsidRPr="002835A3">
        <w:rPr>
          <w:rFonts w:ascii="Times New Roman" w:eastAsia="標楷體" w:hAnsi="Times New Roman"/>
          <w:sz w:val="24"/>
          <w:szCs w:val="24"/>
        </w:rPr>
        <w:instrText xml:space="preserve"> \* MERGEFORMAT </w:instrText>
      </w:r>
      <w:r w:rsidR="00DA3B2C" w:rsidRPr="002835A3">
        <w:rPr>
          <w:rFonts w:ascii="Times New Roman" w:eastAsia="標楷體" w:hAnsi="Times New Roman"/>
          <w:sz w:val="24"/>
          <w:szCs w:val="24"/>
        </w:rPr>
      </w:r>
      <w:r w:rsidR="00DA3B2C" w:rsidRPr="002835A3">
        <w:rPr>
          <w:rFonts w:ascii="Times New Roman" w:eastAsia="標楷體" w:hAnsi="Times New Roman"/>
          <w:sz w:val="24"/>
          <w:szCs w:val="24"/>
        </w:rPr>
        <w:fldChar w:fldCharType="separate"/>
      </w:r>
      <w:r w:rsidR="000E103D" w:rsidRPr="000E103D">
        <w:rPr>
          <w:rFonts w:ascii="Times New Roman" w:eastAsia="標楷體" w:hAnsi="Times New Roman" w:hint="eastAsia"/>
          <w:sz w:val="24"/>
          <w:szCs w:val="24"/>
        </w:rPr>
        <w:t>表</w:t>
      </w:r>
      <w:r w:rsidR="000E103D" w:rsidRPr="000E103D">
        <w:rPr>
          <w:rFonts w:ascii="Times New Roman" w:eastAsia="標楷體" w:hAnsi="Times New Roman" w:hint="eastAsia"/>
          <w:sz w:val="24"/>
          <w:szCs w:val="24"/>
        </w:rPr>
        <w:t xml:space="preserve"> </w:t>
      </w:r>
      <w:r w:rsidR="000E103D" w:rsidRPr="000E103D">
        <w:rPr>
          <w:rFonts w:ascii="Times New Roman" w:eastAsia="標楷體" w:hAnsi="Times New Roman"/>
          <w:noProof/>
          <w:sz w:val="24"/>
          <w:szCs w:val="24"/>
        </w:rPr>
        <w:t>3</w:t>
      </w:r>
      <w:r w:rsidR="000E103D" w:rsidRPr="000E103D">
        <w:rPr>
          <w:rFonts w:ascii="Times New Roman" w:eastAsia="標楷體" w:hAnsi="Times New Roman"/>
          <w:noProof/>
          <w:sz w:val="24"/>
          <w:szCs w:val="24"/>
        </w:rPr>
        <w:noBreakHyphen/>
        <w:t>1</w:t>
      </w:r>
      <w:r w:rsidR="00DA3B2C" w:rsidRPr="002835A3">
        <w:rPr>
          <w:rFonts w:ascii="Times New Roman" w:eastAsia="標楷體" w:hAnsi="Times New Roman"/>
          <w:sz w:val="24"/>
          <w:szCs w:val="24"/>
        </w:rPr>
        <w:fldChar w:fldCharType="end"/>
      </w:r>
      <w:r w:rsidR="00DA3B2C" w:rsidRPr="002835A3">
        <w:rPr>
          <w:rFonts w:ascii="Times New Roman" w:eastAsia="標楷體" w:hAnsi="Times New Roman" w:hint="eastAsia"/>
          <w:sz w:val="24"/>
          <w:szCs w:val="24"/>
        </w:rPr>
        <w:t>所示，包含：純</w:t>
      </w:r>
      <w:proofErr w:type="gramStart"/>
      <w:r w:rsidR="00DA3B2C" w:rsidRPr="002835A3">
        <w:rPr>
          <w:rFonts w:ascii="Times New Roman" w:eastAsia="標楷體" w:hAnsi="Times New Roman" w:hint="eastAsia"/>
          <w:sz w:val="24"/>
          <w:szCs w:val="24"/>
        </w:rPr>
        <w:t>橄</w:t>
      </w:r>
      <w:proofErr w:type="gramEnd"/>
      <w:r w:rsidR="00DA3B2C" w:rsidRPr="002835A3">
        <w:rPr>
          <w:rFonts w:ascii="Times New Roman" w:eastAsia="標楷體" w:hAnsi="Times New Roman" w:hint="eastAsia"/>
          <w:sz w:val="24"/>
          <w:szCs w:val="24"/>
        </w:rPr>
        <w:t>情</w:t>
      </w:r>
      <w:proofErr w:type="gramStart"/>
      <w:r w:rsidR="00DA3B2C" w:rsidRPr="002835A3">
        <w:rPr>
          <w:rFonts w:ascii="Times New Roman" w:eastAsia="標楷體" w:hAnsi="Times New Roman" w:hint="eastAsia"/>
          <w:sz w:val="24"/>
          <w:szCs w:val="24"/>
        </w:rPr>
        <w:t>煥</w:t>
      </w:r>
      <w:proofErr w:type="gramEnd"/>
      <w:r w:rsidR="00DA3B2C" w:rsidRPr="002835A3">
        <w:rPr>
          <w:rFonts w:ascii="Times New Roman" w:eastAsia="標楷體" w:hAnsi="Times New Roman" w:hint="eastAsia"/>
          <w:sz w:val="24"/>
          <w:szCs w:val="24"/>
        </w:rPr>
        <w:t>采精華、光感</w:t>
      </w:r>
      <w:proofErr w:type="gramStart"/>
      <w:r w:rsidR="00DA3B2C" w:rsidRPr="002835A3">
        <w:rPr>
          <w:rFonts w:ascii="Times New Roman" w:eastAsia="標楷體" w:hAnsi="Times New Roman" w:hint="eastAsia"/>
          <w:sz w:val="24"/>
          <w:szCs w:val="24"/>
        </w:rPr>
        <w:t>煥</w:t>
      </w:r>
      <w:proofErr w:type="gramEnd"/>
      <w:r w:rsidR="00DA3B2C" w:rsidRPr="002835A3">
        <w:rPr>
          <w:rFonts w:ascii="Times New Roman" w:eastAsia="標楷體" w:hAnsi="Times New Roman" w:hint="eastAsia"/>
          <w:sz w:val="24"/>
          <w:szCs w:val="24"/>
        </w:rPr>
        <w:t>白</w:t>
      </w:r>
      <w:r w:rsidR="00DA3B2C" w:rsidRPr="002835A3">
        <w:rPr>
          <w:rFonts w:ascii="Times New Roman" w:eastAsia="標楷體" w:hAnsi="Times New Roman" w:hint="eastAsia"/>
          <w:sz w:val="24"/>
          <w:szCs w:val="24"/>
        </w:rPr>
        <w:t>CC</w:t>
      </w:r>
      <w:r w:rsidR="00DA3B2C" w:rsidRPr="002835A3">
        <w:rPr>
          <w:rFonts w:ascii="Times New Roman" w:eastAsia="標楷體" w:hAnsi="Times New Roman" w:hint="eastAsia"/>
          <w:sz w:val="24"/>
          <w:szCs w:val="24"/>
        </w:rPr>
        <w:t>霜、雙重酵素</w:t>
      </w:r>
      <w:proofErr w:type="gramStart"/>
      <w:r w:rsidR="00DA3B2C" w:rsidRPr="002835A3">
        <w:rPr>
          <w:rFonts w:ascii="Times New Roman" w:eastAsia="標楷體" w:hAnsi="Times New Roman" w:hint="eastAsia"/>
          <w:sz w:val="24"/>
          <w:szCs w:val="24"/>
        </w:rPr>
        <w:t>潔顏粉</w:t>
      </w:r>
      <w:r w:rsidR="00DB3241" w:rsidRPr="002835A3">
        <w:rPr>
          <w:rFonts w:ascii="Times New Roman" w:eastAsia="標楷體" w:hAnsi="Times New Roman" w:hint="eastAsia"/>
          <w:sz w:val="24"/>
          <w:szCs w:val="24"/>
        </w:rPr>
        <w:t>及</w:t>
      </w:r>
      <w:proofErr w:type="gramEnd"/>
      <w:r w:rsidR="00DA3B2C" w:rsidRPr="002835A3">
        <w:rPr>
          <w:rFonts w:ascii="Times New Roman" w:eastAsia="標楷體" w:hAnsi="Times New Roman" w:hint="eastAsia"/>
          <w:sz w:val="24"/>
          <w:szCs w:val="24"/>
        </w:rPr>
        <w:t>和</w:t>
      </w:r>
      <w:proofErr w:type="gramStart"/>
      <w:r w:rsidR="00DA3B2C" w:rsidRPr="002835A3">
        <w:rPr>
          <w:rFonts w:ascii="Times New Roman" w:eastAsia="標楷體" w:hAnsi="Times New Roman" w:hint="eastAsia"/>
          <w:sz w:val="24"/>
          <w:szCs w:val="24"/>
        </w:rPr>
        <w:t>漢淨肌</w:t>
      </w:r>
      <w:proofErr w:type="gramEnd"/>
      <w:r w:rsidR="00DA3B2C" w:rsidRPr="002835A3">
        <w:rPr>
          <w:rFonts w:ascii="Times New Roman" w:eastAsia="標楷體" w:hAnsi="Times New Roman" w:hint="eastAsia"/>
          <w:sz w:val="24"/>
          <w:szCs w:val="24"/>
        </w:rPr>
        <w:t>化妝水</w:t>
      </w:r>
      <w:r w:rsidR="00583D6E" w:rsidRPr="002835A3">
        <w:rPr>
          <w:rFonts w:ascii="Times New Roman" w:eastAsia="標楷體" w:hAnsi="Times New Roman" w:hint="eastAsia"/>
          <w:sz w:val="24"/>
          <w:szCs w:val="24"/>
        </w:rPr>
        <w:t>。則在</w:t>
      </w:r>
      <w:r w:rsidR="00583D6E" w:rsidRPr="002835A3">
        <w:rPr>
          <w:rFonts w:ascii="Times New Roman" w:eastAsia="標楷體" w:hAnsi="Times New Roman" w:hint="eastAsia"/>
          <w:sz w:val="24"/>
          <w:szCs w:val="24"/>
        </w:rPr>
        <w:t>A</w:t>
      </w:r>
      <w:r w:rsidR="00583D6E" w:rsidRPr="002835A3">
        <w:rPr>
          <w:rFonts w:ascii="Times New Roman" w:eastAsia="標楷體" w:hAnsi="Times New Roman" w:hint="eastAsia"/>
          <w:sz w:val="24"/>
          <w:szCs w:val="24"/>
        </w:rPr>
        <w:t>群使用者</w:t>
      </w:r>
      <w:r w:rsidR="00D320E4" w:rsidRPr="002835A3">
        <w:rPr>
          <w:rFonts w:ascii="Times New Roman" w:eastAsia="標楷體" w:hAnsi="Times New Roman" w:hint="eastAsia"/>
          <w:sz w:val="24"/>
          <w:szCs w:val="24"/>
        </w:rPr>
        <w:t>(</w:t>
      </w:r>
      <w:r w:rsidR="00D320E4" w:rsidRPr="002835A3">
        <w:rPr>
          <w:rFonts w:ascii="Times New Roman" w:eastAsia="標楷體" w:hAnsi="Times New Roman" w:hint="eastAsia"/>
          <w:sz w:val="24"/>
          <w:szCs w:val="24"/>
        </w:rPr>
        <w:t>使用者</w:t>
      </w:r>
      <m:oMath>
        <m:sSub>
          <m:sSubPr>
            <m:ctrlPr>
              <w:rPr>
                <w:rFonts w:ascii="Cambria Math" w:eastAsia="標楷體" w:hAnsi="Cambria Math"/>
                <w:bCs/>
                <w:i/>
                <w:iCs/>
                <w:sz w:val="24"/>
                <w:szCs w:val="24"/>
              </w:rPr>
            </m:ctrlPr>
          </m:sSubPr>
          <m:e>
            <m:r>
              <w:rPr>
                <w:rFonts w:ascii="Cambria Math" w:eastAsia="標楷體" w:hAnsi="Cambria Math"/>
                <w:sz w:val="24"/>
                <w:szCs w:val="24"/>
              </w:rPr>
              <m:t>u</m:t>
            </m:r>
          </m:e>
          <m:sub>
            <m:r>
              <w:rPr>
                <w:rFonts w:ascii="Cambria Math" w:eastAsia="標楷體" w:hAnsi="Cambria Math"/>
                <w:sz w:val="24"/>
                <w:szCs w:val="24"/>
              </w:rPr>
              <m:t>277222</m:t>
            </m:r>
          </m:sub>
        </m:sSub>
      </m:oMath>
      <w:r w:rsidR="00D320E4" w:rsidRPr="002835A3">
        <w:rPr>
          <w:rFonts w:ascii="Times New Roman" w:eastAsia="標楷體" w:hAnsi="Times New Roman" w:hint="eastAsia"/>
          <w:sz w:val="24"/>
          <w:szCs w:val="24"/>
        </w:rPr>
        <w:t>和使用者</w:t>
      </w:r>
      <m:oMath>
        <m:sSub>
          <m:sSubPr>
            <m:ctrlPr>
              <w:rPr>
                <w:rFonts w:ascii="Cambria Math" w:eastAsia="標楷體" w:hAnsi="Cambria Math"/>
                <w:bCs/>
                <w:i/>
                <w:iCs/>
                <w:sz w:val="24"/>
                <w:szCs w:val="24"/>
              </w:rPr>
            </m:ctrlPr>
          </m:sSubPr>
          <m:e>
            <m:r>
              <w:rPr>
                <w:rFonts w:ascii="Cambria Math" w:eastAsia="標楷體" w:hAnsi="Cambria Math"/>
                <w:sz w:val="24"/>
                <w:szCs w:val="24"/>
              </w:rPr>
              <m:t>u</m:t>
            </m:r>
          </m:e>
          <m:sub>
            <m:r>
              <w:rPr>
                <w:rFonts w:ascii="Cambria Math" w:eastAsia="標楷體" w:hAnsi="Cambria Math" w:hint="eastAsia"/>
                <w:sz w:val="24"/>
                <w:szCs w:val="24"/>
              </w:rPr>
              <m:t>26227</m:t>
            </m:r>
          </m:sub>
        </m:sSub>
      </m:oMath>
      <w:r w:rsidR="00D320E4" w:rsidRPr="002835A3">
        <w:rPr>
          <w:rFonts w:ascii="Times New Roman" w:eastAsia="標楷體" w:hAnsi="Times New Roman" w:hint="eastAsia"/>
          <w:bCs/>
          <w:iCs/>
          <w:sz w:val="24"/>
          <w:szCs w:val="24"/>
        </w:rPr>
        <w:t>)</w:t>
      </w:r>
      <w:r w:rsidR="00583D6E" w:rsidRPr="002835A3">
        <w:rPr>
          <w:rFonts w:ascii="Times New Roman" w:eastAsia="標楷體" w:hAnsi="Times New Roman" w:hint="eastAsia"/>
          <w:sz w:val="24"/>
          <w:szCs w:val="24"/>
        </w:rPr>
        <w:t>中其使用過之</w:t>
      </w:r>
      <w:r w:rsidR="00EF52EC" w:rsidRPr="002835A3">
        <w:rPr>
          <w:rFonts w:ascii="Times New Roman" w:eastAsia="標楷體" w:hAnsi="Times New Roman" w:hint="eastAsia"/>
          <w:sz w:val="24"/>
          <w:szCs w:val="24"/>
        </w:rPr>
        <w:t>產品</w:t>
      </w:r>
      <w:r w:rsidR="00DB3241" w:rsidRPr="002835A3">
        <w:rPr>
          <w:rFonts w:ascii="Times New Roman" w:eastAsia="標楷體" w:hAnsi="Times New Roman" w:hint="eastAsia"/>
          <w:sz w:val="24"/>
          <w:szCs w:val="24"/>
        </w:rPr>
        <w:t>(</w:t>
      </w:r>
      <w:r w:rsidR="00DB3241" w:rsidRPr="002835A3">
        <w:rPr>
          <w:rFonts w:ascii="Times New Roman" w:eastAsia="標楷體" w:hAnsi="Times New Roman" w:hint="eastAsia"/>
          <w:sz w:val="24"/>
          <w:szCs w:val="24"/>
        </w:rPr>
        <w:t>為取兩使用者使用過之產品交集</w:t>
      </w:r>
      <w:r w:rsidR="00DB3241" w:rsidRPr="002835A3">
        <w:rPr>
          <w:rFonts w:ascii="Times New Roman" w:eastAsia="標楷體" w:hAnsi="Times New Roman" w:hint="eastAsia"/>
          <w:sz w:val="24"/>
          <w:szCs w:val="24"/>
        </w:rPr>
        <w:t>)</w:t>
      </w:r>
      <w:r w:rsidR="00D320E4" w:rsidRPr="002835A3">
        <w:rPr>
          <w:rFonts w:ascii="Times New Roman" w:eastAsia="標楷體" w:hAnsi="Times New Roman" w:hint="eastAsia"/>
          <w:sz w:val="24"/>
          <w:szCs w:val="24"/>
        </w:rPr>
        <w:t>如</w:t>
      </w:r>
      <w:r w:rsidR="00D320E4" w:rsidRPr="002835A3">
        <w:rPr>
          <w:rFonts w:ascii="Times New Roman" w:eastAsia="標楷體" w:hAnsi="Times New Roman"/>
          <w:sz w:val="24"/>
          <w:szCs w:val="24"/>
        </w:rPr>
        <w:fldChar w:fldCharType="begin"/>
      </w:r>
      <w:r w:rsidR="00D320E4" w:rsidRPr="002835A3">
        <w:rPr>
          <w:rFonts w:ascii="Times New Roman" w:eastAsia="標楷體" w:hAnsi="Times New Roman"/>
          <w:sz w:val="24"/>
          <w:szCs w:val="24"/>
        </w:rPr>
        <w:instrText xml:space="preserve"> </w:instrText>
      </w:r>
      <w:r w:rsidR="00D320E4" w:rsidRPr="002835A3">
        <w:rPr>
          <w:rFonts w:ascii="Times New Roman" w:eastAsia="標楷體" w:hAnsi="Times New Roman" w:hint="eastAsia"/>
          <w:sz w:val="24"/>
          <w:szCs w:val="24"/>
        </w:rPr>
        <w:instrText>REF _Ref436786786 \h</w:instrText>
      </w:r>
      <w:r w:rsidR="00D320E4" w:rsidRPr="002835A3">
        <w:rPr>
          <w:rFonts w:ascii="Times New Roman" w:eastAsia="標楷體" w:hAnsi="Times New Roman"/>
          <w:sz w:val="24"/>
          <w:szCs w:val="24"/>
        </w:rPr>
        <w:instrText xml:space="preserve"> </w:instrText>
      </w:r>
      <w:r w:rsidR="002835A3" w:rsidRPr="002835A3">
        <w:rPr>
          <w:rFonts w:ascii="Times New Roman" w:eastAsia="標楷體" w:hAnsi="Times New Roman"/>
          <w:sz w:val="24"/>
          <w:szCs w:val="24"/>
        </w:rPr>
        <w:instrText xml:space="preserve"> \* MERGEFORMAT </w:instrText>
      </w:r>
      <w:r w:rsidR="00D320E4" w:rsidRPr="002835A3">
        <w:rPr>
          <w:rFonts w:ascii="Times New Roman" w:eastAsia="標楷體" w:hAnsi="Times New Roman"/>
          <w:sz w:val="24"/>
          <w:szCs w:val="24"/>
        </w:rPr>
      </w:r>
      <w:r w:rsidR="00D320E4" w:rsidRPr="002835A3">
        <w:rPr>
          <w:rFonts w:ascii="Times New Roman" w:eastAsia="標楷體" w:hAnsi="Times New Roman"/>
          <w:sz w:val="24"/>
          <w:szCs w:val="24"/>
        </w:rPr>
        <w:fldChar w:fldCharType="separate"/>
      </w:r>
      <w:r w:rsidR="000E103D" w:rsidRPr="000E103D">
        <w:rPr>
          <w:rFonts w:ascii="Times New Roman" w:eastAsia="標楷體" w:hAnsi="Times New Roman" w:hint="eastAsia"/>
          <w:sz w:val="24"/>
          <w:szCs w:val="24"/>
        </w:rPr>
        <w:t>表</w:t>
      </w:r>
      <w:r w:rsidR="000E103D" w:rsidRPr="000E103D">
        <w:rPr>
          <w:rFonts w:ascii="Times New Roman" w:eastAsia="標楷體" w:hAnsi="Times New Roman" w:hint="eastAsia"/>
          <w:sz w:val="24"/>
          <w:szCs w:val="24"/>
        </w:rPr>
        <w:t xml:space="preserve"> </w:t>
      </w:r>
      <w:r w:rsidR="000E103D" w:rsidRPr="000E103D">
        <w:rPr>
          <w:rFonts w:ascii="Times New Roman" w:eastAsia="標楷體" w:hAnsi="Times New Roman"/>
          <w:noProof/>
          <w:sz w:val="24"/>
          <w:szCs w:val="24"/>
        </w:rPr>
        <w:t>3</w:t>
      </w:r>
      <w:r w:rsidR="000E103D" w:rsidRPr="000E103D">
        <w:rPr>
          <w:rFonts w:ascii="Times New Roman" w:eastAsia="標楷體" w:hAnsi="Times New Roman"/>
          <w:noProof/>
          <w:sz w:val="24"/>
          <w:szCs w:val="24"/>
        </w:rPr>
        <w:noBreakHyphen/>
        <w:t>3</w:t>
      </w:r>
      <w:r w:rsidR="00D320E4" w:rsidRPr="002835A3">
        <w:rPr>
          <w:rFonts w:ascii="Times New Roman" w:eastAsia="標楷體" w:hAnsi="Times New Roman"/>
          <w:sz w:val="24"/>
          <w:szCs w:val="24"/>
        </w:rPr>
        <w:fldChar w:fldCharType="end"/>
      </w:r>
      <w:r w:rsidR="00D320E4" w:rsidRPr="002835A3">
        <w:rPr>
          <w:rFonts w:ascii="Times New Roman" w:eastAsia="標楷體" w:hAnsi="Times New Roman" w:hint="eastAsia"/>
          <w:sz w:val="24"/>
          <w:szCs w:val="24"/>
        </w:rPr>
        <w:t>所示</w:t>
      </w:r>
      <w:r w:rsidR="00DB3241" w:rsidRPr="002835A3">
        <w:rPr>
          <w:rFonts w:ascii="Times New Roman" w:eastAsia="標楷體" w:hAnsi="Times New Roman" w:hint="eastAsia"/>
          <w:sz w:val="24"/>
          <w:szCs w:val="24"/>
        </w:rPr>
        <w:t>，包含純橄情煥采精華、光感煥白</w:t>
      </w:r>
      <w:r w:rsidR="00DB3241" w:rsidRPr="002835A3">
        <w:rPr>
          <w:rFonts w:ascii="Times New Roman" w:eastAsia="標楷體" w:hAnsi="Times New Roman" w:hint="eastAsia"/>
          <w:sz w:val="24"/>
          <w:szCs w:val="24"/>
        </w:rPr>
        <w:t>cc</w:t>
      </w:r>
      <w:r w:rsidR="00DB3241" w:rsidRPr="002835A3">
        <w:rPr>
          <w:rFonts w:ascii="Times New Roman" w:eastAsia="標楷體" w:hAnsi="Times New Roman" w:hint="eastAsia"/>
          <w:sz w:val="24"/>
          <w:szCs w:val="24"/>
        </w:rPr>
        <w:t>霜、雙重酵素潔顏粉及和漢淨肌化妝水</w:t>
      </w:r>
      <w:r w:rsidR="00EF52EC" w:rsidRPr="002835A3">
        <w:rPr>
          <w:rFonts w:ascii="Times New Roman" w:eastAsia="標楷體" w:hAnsi="Times New Roman" w:hint="eastAsia"/>
          <w:sz w:val="24"/>
          <w:szCs w:val="24"/>
        </w:rPr>
        <w:t>。又因</w:t>
      </w:r>
      <w:r w:rsidR="00DA3B2C" w:rsidRPr="002835A3">
        <w:rPr>
          <w:rFonts w:ascii="Times New Roman" w:eastAsia="標楷體" w:hAnsi="Times New Roman" w:hint="eastAsia"/>
          <w:sz w:val="24"/>
          <w:szCs w:val="24"/>
        </w:rPr>
        <w:t>每一種產品分別隸屬</w:t>
      </w:r>
      <w:r w:rsidR="00DA3B2C" w:rsidRPr="002835A3">
        <w:rPr>
          <w:rFonts w:ascii="Times New Roman" w:eastAsia="標楷體" w:hAnsi="Times New Roman" w:hint="eastAsia"/>
          <w:sz w:val="24"/>
          <w:szCs w:val="24"/>
        </w:rPr>
        <w:lastRenderedPageBreak/>
        <w:t>不同類別，如</w:t>
      </w:r>
      <w:r w:rsidR="00782BE1" w:rsidRPr="002835A3">
        <w:rPr>
          <w:rFonts w:ascii="Times New Roman" w:eastAsia="標楷體" w:hAnsi="Times New Roman"/>
          <w:sz w:val="24"/>
          <w:szCs w:val="24"/>
        </w:rPr>
        <w:fldChar w:fldCharType="begin"/>
      </w:r>
      <w:r w:rsidR="00782BE1" w:rsidRPr="002835A3">
        <w:rPr>
          <w:rFonts w:ascii="Times New Roman" w:eastAsia="標楷體" w:hAnsi="Times New Roman"/>
          <w:sz w:val="24"/>
          <w:szCs w:val="24"/>
        </w:rPr>
        <w:instrText xml:space="preserve"> </w:instrText>
      </w:r>
      <w:r w:rsidR="00782BE1" w:rsidRPr="002835A3">
        <w:rPr>
          <w:rFonts w:ascii="Times New Roman" w:eastAsia="標楷體" w:hAnsi="Times New Roman" w:hint="eastAsia"/>
          <w:sz w:val="24"/>
          <w:szCs w:val="24"/>
        </w:rPr>
        <w:instrText>REF _Ref436787805 \h</w:instrText>
      </w:r>
      <w:r w:rsidR="00782BE1" w:rsidRPr="002835A3">
        <w:rPr>
          <w:rFonts w:ascii="Times New Roman" w:eastAsia="標楷體" w:hAnsi="Times New Roman"/>
          <w:sz w:val="24"/>
          <w:szCs w:val="24"/>
        </w:rPr>
        <w:instrText xml:space="preserve"> </w:instrText>
      </w:r>
      <w:r w:rsidR="002835A3">
        <w:rPr>
          <w:rFonts w:ascii="Times New Roman" w:eastAsia="標楷體" w:hAnsi="Times New Roman"/>
          <w:sz w:val="24"/>
          <w:szCs w:val="24"/>
        </w:rPr>
        <w:instrText xml:space="preserve"> \* MERGEFORMAT </w:instrText>
      </w:r>
      <w:r w:rsidR="00782BE1" w:rsidRPr="002835A3">
        <w:rPr>
          <w:rFonts w:ascii="Times New Roman" w:eastAsia="標楷體" w:hAnsi="Times New Roman"/>
          <w:sz w:val="24"/>
          <w:szCs w:val="24"/>
        </w:rPr>
      </w:r>
      <w:r w:rsidR="00782BE1" w:rsidRPr="002835A3">
        <w:rPr>
          <w:rFonts w:ascii="Times New Roman" w:eastAsia="標楷體" w:hAnsi="Times New Roman"/>
          <w:sz w:val="24"/>
          <w:szCs w:val="24"/>
        </w:rPr>
        <w:fldChar w:fldCharType="separate"/>
      </w:r>
      <w:r w:rsidR="000E103D" w:rsidRPr="000E103D">
        <w:rPr>
          <w:rFonts w:ascii="Times New Roman" w:eastAsia="標楷體" w:hAnsi="Times New Roman" w:hint="eastAsia"/>
          <w:sz w:val="24"/>
          <w:szCs w:val="24"/>
        </w:rPr>
        <w:t>表</w:t>
      </w:r>
      <w:r w:rsidR="000E103D" w:rsidRPr="000E103D">
        <w:rPr>
          <w:rFonts w:ascii="Times New Roman" w:eastAsia="標楷體" w:hAnsi="Times New Roman" w:hint="eastAsia"/>
          <w:noProof/>
          <w:sz w:val="24"/>
          <w:szCs w:val="24"/>
        </w:rPr>
        <w:t xml:space="preserve"> </w:t>
      </w:r>
      <w:r w:rsidR="000E103D">
        <w:rPr>
          <w:rFonts w:ascii="Times New Roman" w:eastAsia="標楷體" w:hAnsi="Times New Roman"/>
          <w:noProof/>
          <w:sz w:val="24"/>
        </w:rPr>
        <w:t>3</w:t>
      </w:r>
      <w:r w:rsidR="000E103D">
        <w:rPr>
          <w:rFonts w:ascii="Times New Roman" w:eastAsia="標楷體" w:hAnsi="Times New Roman"/>
          <w:noProof/>
          <w:sz w:val="24"/>
        </w:rPr>
        <w:noBreakHyphen/>
        <w:t>4</w:t>
      </w:r>
      <w:r w:rsidR="00782BE1" w:rsidRPr="002835A3">
        <w:rPr>
          <w:rFonts w:ascii="Times New Roman" w:eastAsia="標楷體" w:hAnsi="Times New Roman"/>
          <w:sz w:val="24"/>
          <w:szCs w:val="24"/>
        </w:rPr>
        <w:fldChar w:fldCharType="end"/>
      </w:r>
      <w:r w:rsidR="00DA3B2C" w:rsidRPr="002835A3">
        <w:rPr>
          <w:rFonts w:ascii="Times New Roman" w:eastAsia="標楷體" w:hAnsi="Times New Roman" w:hint="eastAsia"/>
          <w:sz w:val="24"/>
          <w:szCs w:val="24"/>
        </w:rPr>
        <w:t>所示，</w:t>
      </w:r>
      <w:r w:rsidR="00782BE1" w:rsidRPr="002835A3">
        <w:rPr>
          <w:rFonts w:ascii="Times New Roman" w:eastAsia="標楷體" w:hAnsi="Times New Roman" w:hint="eastAsia"/>
          <w:sz w:val="24"/>
          <w:szCs w:val="24"/>
        </w:rPr>
        <w:t>純橄情煥采精華</w:t>
      </w:r>
      <w:r w:rsidR="00583D6E" w:rsidRPr="002835A3">
        <w:rPr>
          <w:rFonts w:ascii="Times New Roman" w:eastAsia="標楷體" w:hAnsi="Times New Roman" w:hint="eastAsia"/>
          <w:sz w:val="24"/>
          <w:szCs w:val="24"/>
        </w:rPr>
        <w:t>在美妝保養社群網站上被歸類為</w:t>
      </w:r>
      <w:r w:rsidR="00B73D44" w:rsidRPr="002835A3">
        <w:rPr>
          <w:rFonts w:ascii="Times New Roman" w:eastAsia="標楷體" w:hAnsi="Times New Roman" w:hint="eastAsia"/>
          <w:sz w:val="24"/>
          <w:szCs w:val="24"/>
        </w:rPr>
        <w:t>精華</w:t>
      </w:r>
      <w:r w:rsidR="00583D6E" w:rsidRPr="002835A3">
        <w:rPr>
          <w:rFonts w:ascii="Times New Roman" w:eastAsia="標楷體" w:hAnsi="Times New Roman" w:hint="eastAsia"/>
          <w:sz w:val="24"/>
          <w:szCs w:val="24"/>
        </w:rPr>
        <w:t>類別</w:t>
      </w:r>
      <w:r w:rsidR="00B73D44" w:rsidRPr="002835A3">
        <w:rPr>
          <w:rFonts w:ascii="Times New Roman" w:eastAsia="標楷體" w:hAnsi="Times New Roman" w:hint="eastAsia"/>
          <w:sz w:val="24"/>
          <w:szCs w:val="24"/>
        </w:rPr>
        <w:t>、光感煥白</w:t>
      </w:r>
      <w:r w:rsidR="00B73D44" w:rsidRPr="002835A3">
        <w:rPr>
          <w:rFonts w:ascii="Times New Roman" w:eastAsia="標楷體" w:hAnsi="Times New Roman" w:hint="eastAsia"/>
          <w:sz w:val="24"/>
          <w:szCs w:val="24"/>
        </w:rPr>
        <w:t>cc</w:t>
      </w:r>
      <w:r w:rsidR="00B73D44" w:rsidRPr="002835A3">
        <w:rPr>
          <w:rFonts w:ascii="Times New Roman" w:eastAsia="標楷體" w:hAnsi="Times New Roman" w:hint="eastAsia"/>
          <w:sz w:val="24"/>
          <w:szCs w:val="24"/>
        </w:rPr>
        <w:t>霜為</w:t>
      </w:r>
      <w:r w:rsidR="00B73D44" w:rsidRPr="002835A3">
        <w:rPr>
          <w:rFonts w:ascii="Times New Roman" w:eastAsia="標楷體" w:hAnsi="Times New Roman" w:hint="eastAsia"/>
          <w:sz w:val="24"/>
          <w:szCs w:val="24"/>
        </w:rPr>
        <w:t>cc</w:t>
      </w:r>
      <w:r w:rsidR="00B73D44" w:rsidRPr="002835A3">
        <w:rPr>
          <w:rFonts w:ascii="Times New Roman" w:eastAsia="標楷體" w:hAnsi="Times New Roman" w:hint="eastAsia"/>
          <w:sz w:val="24"/>
          <w:szCs w:val="24"/>
        </w:rPr>
        <w:t>產品、雙重酵素潔顏粉為洗顏粉類</w:t>
      </w:r>
      <w:r w:rsidR="00DB3241" w:rsidRPr="002835A3">
        <w:rPr>
          <w:rFonts w:ascii="Times New Roman" w:eastAsia="標楷體" w:hAnsi="Times New Roman" w:hint="eastAsia"/>
          <w:sz w:val="24"/>
          <w:szCs w:val="24"/>
        </w:rPr>
        <w:t>，</w:t>
      </w:r>
      <w:r w:rsidR="00B73D44" w:rsidRPr="002835A3">
        <w:rPr>
          <w:rFonts w:ascii="Times New Roman" w:eastAsia="標楷體" w:hAnsi="Times New Roman" w:hint="eastAsia"/>
          <w:sz w:val="24"/>
          <w:szCs w:val="24"/>
        </w:rPr>
        <w:t>和漢淨肌化妝水</w:t>
      </w:r>
      <w:r w:rsidR="00DB3241" w:rsidRPr="002835A3">
        <w:rPr>
          <w:rFonts w:ascii="Times New Roman" w:eastAsia="標楷體" w:hAnsi="Times New Roman" w:hint="eastAsia"/>
          <w:sz w:val="24"/>
          <w:szCs w:val="24"/>
        </w:rPr>
        <w:t>則</w:t>
      </w:r>
      <w:r w:rsidR="00B73D44" w:rsidRPr="002835A3">
        <w:rPr>
          <w:rFonts w:ascii="Times New Roman" w:eastAsia="標楷體" w:hAnsi="Times New Roman" w:hint="eastAsia"/>
          <w:sz w:val="24"/>
          <w:szCs w:val="24"/>
        </w:rPr>
        <w:t>屬於化妝水類</w:t>
      </w:r>
      <w:r w:rsidR="00583D6E" w:rsidRPr="002835A3">
        <w:rPr>
          <w:rFonts w:ascii="Times New Roman" w:eastAsia="標楷體" w:hAnsi="Times New Roman" w:hint="eastAsia"/>
          <w:sz w:val="24"/>
          <w:szCs w:val="24"/>
        </w:rPr>
        <w:t>，可以看出這些產品分別屬於</w:t>
      </w:r>
      <w:r w:rsidR="00DB3241" w:rsidRPr="002835A3">
        <w:rPr>
          <w:rFonts w:ascii="Times New Roman" w:eastAsia="標楷體" w:hAnsi="Times New Roman" w:hint="eastAsia"/>
          <w:sz w:val="24"/>
          <w:szCs w:val="24"/>
        </w:rPr>
        <w:t>4</w:t>
      </w:r>
      <w:r w:rsidR="00583D6E" w:rsidRPr="002835A3">
        <w:rPr>
          <w:rFonts w:ascii="Times New Roman" w:eastAsia="標楷體" w:hAnsi="Times New Roman" w:hint="eastAsia"/>
          <w:sz w:val="24"/>
          <w:szCs w:val="24"/>
        </w:rPr>
        <w:t>個類別</w:t>
      </w:r>
      <w:r w:rsidR="00EF52EC" w:rsidRPr="002835A3">
        <w:rPr>
          <w:rFonts w:ascii="Times New Roman" w:eastAsia="標楷體" w:hAnsi="Times New Roman" w:hint="eastAsia"/>
          <w:sz w:val="24"/>
          <w:szCs w:val="24"/>
        </w:rPr>
        <w:t>。此時可</w:t>
      </w:r>
      <w:ins w:id="74" w:author="hcwang" w:date="2016-04-23T15:43:00Z">
        <w:r w:rsidR="00684416">
          <w:rPr>
            <w:rFonts w:ascii="Times New Roman" w:eastAsia="標楷體" w:hAnsi="Times New Roman" w:hint="eastAsia"/>
            <w:sz w:val="24"/>
            <w:szCs w:val="24"/>
          </w:rPr>
          <w:t>將</w:t>
        </w:r>
      </w:ins>
      <w:r w:rsidR="00EF52EC" w:rsidRPr="002835A3">
        <w:rPr>
          <w:rFonts w:ascii="Times New Roman" w:eastAsia="標楷體" w:hAnsi="Times New Roman" w:hint="eastAsia"/>
          <w:sz w:val="24"/>
          <w:szCs w:val="24"/>
        </w:rPr>
        <w:t>A</w:t>
      </w:r>
      <w:r w:rsidR="00EF52EC" w:rsidRPr="002835A3">
        <w:rPr>
          <w:rFonts w:ascii="Times New Roman" w:eastAsia="標楷體" w:hAnsi="Times New Roman" w:hint="eastAsia"/>
          <w:sz w:val="24"/>
          <w:szCs w:val="24"/>
        </w:rPr>
        <w:t>群使用者所使用之產品被分為</w:t>
      </w:r>
      <w:r w:rsidR="00DB3241" w:rsidRPr="002835A3">
        <w:rPr>
          <w:rFonts w:ascii="Times New Roman" w:eastAsia="標楷體" w:hAnsi="Times New Roman" w:hint="eastAsia"/>
          <w:sz w:val="24"/>
          <w:szCs w:val="24"/>
        </w:rPr>
        <w:t>四</w:t>
      </w:r>
      <w:r w:rsidR="00EF52EC" w:rsidRPr="002835A3">
        <w:rPr>
          <w:rFonts w:ascii="Times New Roman" w:eastAsia="標楷體" w:hAnsi="Times New Roman" w:hint="eastAsia"/>
          <w:sz w:val="24"/>
          <w:szCs w:val="24"/>
        </w:rPr>
        <w:t>類。</w:t>
      </w:r>
    </w:p>
    <w:p w14:paraId="4F7567A8" w14:textId="77777777" w:rsidR="00060239" w:rsidRDefault="00060239" w:rsidP="006720BC">
      <w:pPr>
        <w:spacing w:line="360" w:lineRule="auto"/>
        <w:rPr>
          <w:rFonts w:ascii="Times New Roman" w:eastAsia="標楷體" w:hAnsi="Times New Roman"/>
        </w:rPr>
      </w:pPr>
    </w:p>
    <w:p w14:paraId="66A22D81" w14:textId="0779819E" w:rsidR="00D320E4" w:rsidRPr="00060239" w:rsidRDefault="00060239" w:rsidP="00060239">
      <w:pPr>
        <w:pStyle w:val="a6"/>
        <w:jc w:val="center"/>
        <w:rPr>
          <w:rFonts w:ascii="Times New Roman" w:eastAsia="標楷體" w:hAnsi="Times New Roman"/>
          <w:sz w:val="24"/>
        </w:rPr>
      </w:pPr>
      <w:bookmarkStart w:id="75" w:name="_Ref436786786"/>
      <w:bookmarkStart w:id="76" w:name="_Toc449108431"/>
      <w:r w:rsidRPr="00D320E4">
        <w:rPr>
          <w:rFonts w:ascii="Times New Roman" w:eastAsia="標楷體" w:hAnsi="Times New Roman" w:hint="eastAsia"/>
          <w:sz w:val="24"/>
        </w:rPr>
        <w:t>表</w:t>
      </w:r>
      <w:r w:rsidRPr="00D320E4">
        <w:rPr>
          <w:rFonts w:ascii="Times New Roman" w:eastAsia="標楷體" w:hAnsi="Times New Roman" w:hint="eastAsia"/>
          <w:sz w:val="24"/>
        </w:rPr>
        <w:t xml:space="preserve"> </w:t>
      </w:r>
      <w:r w:rsidR="00340ADA">
        <w:rPr>
          <w:rFonts w:ascii="Times New Roman" w:eastAsia="標楷體" w:hAnsi="Times New Roman"/>
          <w:sz w:val="24"/>
        </w:rPr>
        <w:fldChar w:fldCharType="begin"/>
      </w:r>
      <w:r w:rsidR="00340ADA">
        <w:rPr>
          <w:rFonts w:ascii="Times New Roman" w:eastAsia="標楷體" w:hAnsi="Times New Roman"/>
          <w:sz w:val="24"/>
        </w:rPr>
        <w:instrText xml:space="preserve"> </w:instrText>
      </w:r>
      <w:r w:rsidR="00340ADA">
        <w:rPr>
          <w:rFonts w:ascii="Times New Roman" w:eastAsia="標楷體" w:hAnsi="Times New Roman" w:hint="eastAsia"/>
          <w:sz w:val="24"/>
        </w:rPr>
        <w:instrText>STYLEREF 1 \s</w:instrText>
      </w:r>
      <w:r w:rsidR="00340ADA">
        <w:rPr>
          <w:rFonts w:ascii="Times New Roman" w:eastAsia="標楷體" w:hAnsi="Times New Roman"/>
          <w:sz w:val="24"/>
        </w:rPr>
        <w:instrText xml:space="preserve"> </w:instrText>
      </w:r>
      <w:r w:rsidR="00340ADA">
        <w:rPr>
          <w:rFonts w:ascii="Times New Roman" w:eastAsia="標楷體" w:hAnsi="Times New Roman"/>
          <w:sz w:val="24"/>
        </w:rPr>
        <w:fldChar w:fldCharType="separate"/>
      </w:r>
      <w:r w:rsidR="00340ADA">
        <w:rPr>
          <w:rFonts w:ascii="Times New Roman" w:eastAsia="標楷體" w:hAnsi="Times New Roman"/>
          <w:noProof/>
          <w:sz w:val="24"/>
        </w:rPr>
        <w:t>3</w:t>
      </w:r>
      <w:r w:rsidR="00340ADA">
        <w:rPr>
          <w:rFonts w:ascii="Times New Roman" w:eastAsia="標楷體" w:hAnsi="Times New Roman"/>
          <w:sz w:val="24"/>
        </w:rPr>
        <w:fldChar w:fldCharType="end"/>
      </w:r>
      <w:r w:rsidR="00340ADA">
        <w:rPr>
          <w:rFonts w:ascii="Times New Roman" w:eastAsia="標楷體" w:hAnsi="Times New Roman"/>
          <w:sz w:val="24"/>
        </w:rPr>
        <w:noBreakHyphen/>
      </w:r>
      <w:r w:rsidR="00340ADA">
        <w:rPr>
          <w:rFonts w:ascii="Times New Roman" w:eastAsia="標楷體" w:hAnsi="Times New Roman"/>
          <w:sz w:val="24"/>
        </w:rPr>
        <w:fldChar w:fldCharType="begin"/>
      </w:r>
      <w:r w:rsidR="00340ADA">
        <w:rPr>
          <w:rFonts w:ascii="Times New Roman" w:eastAsia="標楷體" w:hAnsi="Times New Roman"/>
          <w:sz w:val="24"/>
        </w:rPr>
        <w:instrText xml:space="preserve"> </w:instrText>
      </w:r>
      <w:r w:rsidR="00340ADA">
        <w:rPr>
          <w:rFonts w:ascii="Times New Roman" w:eastAsia="標楷體" w:hAnsi="Times New Roman" w:hint="eastAsia"/>
          <w:sz w:val="24"/>
        </w:rPr>
        <w:instrText xml:space="preserve">SEQ </w:instrText>
      </w:r>
      <w:r w:rsidR="00340ADA">
        <w:rPr>
          <w:rFonts w:ascii="Times New Roman" w:eastAsia="標楷體" w:hAnsi="Times New Roman" w:hint="eastAsia"/>
          <w:sz w:val="24"/>
        </w:rPr>
        <w:instrText>表</w:instrText>
      </w:r>
      <w:r w:rsidR="00340ADA">
        <w:rPr>
          <w:rFonts w:ascii="Times New Roman" w:eastAsia="標楷體" w:hAnsi="Times New Roman" w:hint="eastAsia"/>
          <w:sz w:val="24"/>
        </w:rPr>
        <w:instrText xml:space="preserve"> \* ARABIC \s 1</w:instrText>
      </w:r>
      <w:r w:rsidR="00340ADA">
        <w:rPr>
          <w:rFonts w:ascii="Times New Roman" w:eastAsia="標楷體" w:hAnsi="Times New Roman"/>
          <w:sz w:val="24"/>
        </w:rPr>
        <w:instrText xml:space="preserve"> </w:instrText>
      </w:r>
      <w:r w:rsidR="00340ADA">
        <w:rPr>
          <w:rFonts w:ascii="Times New Roman" w:eastAsia="標楷體" w:hAnsi="Times New Roman"/>
          <w:sz w:val="24"/>
        </w:rPr>
        <w:fldChar w:fldCharType="separate"/>
      </w:r>
      <w:r w:rsidR="00340ADA">
        <w:rPr>
          <w:rFonts w:ascii="Times New Roman" w:eastAsia="標楷體" w:hAnsi="Times New Roman"/>
          <w:noProof/>
          <w:sz w:val="24"/>
        </w:rPr>
        <w:t>3</w:t>
      </w:r>
      <w:r w:rsidR="00340ADA">
        <w:rPr>
          <w:rFonts w:ascii="Times New Roman" w:eastAsia="標楷體" w:hAnsi="Times New Roman"/>
          <w:sz w:val="24"/>
        </w:rPr>
        <w:fldChar w:fldCharType="end"/>
      </w:r>
      <w:bookmarkEnd w:id="75"/>
      <w:r>
        <w:rPr>
          <w:rFonts w:ascii="Times New Roman" w:eastAsia="標楷體" w:hAnsi="Times New Roman" w:hint="eastAsia"/>
          <w:sz w:val="24"/>
        </w:rPr>
        <w:t xml:space="preserve"> </w:t>
      </w:r>
      <w:r>
        <w:rPr>
          <w:rFonts w:ascii="Times New Roman" w:eastAsia="標楷體" w:hAnsi="Times New Roman" w:hint="eastAsia"/>
          <w:sz w:val="24"/>
        </w:rPr>
        <w:t>分群後使用者與產品關係範例</w:t>
      </w:r>
      <w:bookmarkEnd w:id="76"/>
    </w:p>
    <w:p w14:paraId="1333490E" w14:textId="5B769B70" w:rsidR="00060239" w:rsidRDefault="005858AD" w:rsidP="00060239">
      <w:pPr>
        <w:keepNext/>
        <w:spacing w:line="360" w:lineRule="auto"/>
        <w:jc w:val="center"/>
      </w:pPr>
      <w:r>
        <w:rPr>
          <w:noProof/>
        </w:rPr>
        <w:drawing>
          <wp:inline distT="0" distB="0" distL="0" distR="0" wp14:anchorId="70C0D110" wp14:editId="2E5295E5">
            <wp:extent cx="5107305" cy="2102991"/>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19327" cy="2107941"/>
                    </a:xfrm>
                    <a:prstGeom prst="rect">
                      <a:avLst/>
                    </a:prstGeom>
                    <a:noFill/>
                  </pic:spPr>
                </pic:pic>
              </a:graphicData>
            </a:graphic>
          </wp:inline>
        </w:drawing>
      </w:r>
    </w:p>
    <w:p w14:paraId="54E4253D" w14:textId="77777777" w:rsidR="00060239" w:rsidRDefault="00060239" w:rsidP="00060239">
      <w:pPr>
        <w:pStyle w:val="a6"/>
        <w:jc w:val="center"/>
        <w:rPr>
          <w:rFonts w:ascii="Times New Roman" w:eastAsia="標楷體" w:hAnsi="Times New Roman"/>
          <w:sz w:val="24"/>
        </w:rPr>
      </w:pPr>
      <w:bookmarkStart w:id="77" w:name="_Ref436787805"/>
    </w:p>
    <w:p w14:paraId="42664E12" w14:textId="4D5E36FA" w:rsidR="00D320E4" w:rsidRPr="00060239" w:rsidRDefault="00060239" w:rsidP="00060239">
      <w:pPr>
        <w:pStyle w:val="a6"/>
        <w:jc w:val="center"/>
        <w:rPr>
          <w:rFonts w:ascii="Times New Roman" w:eastAsia="標楷體" w:hAnsi="Times New Roman"/>
          <w:sz w:val="24"/>
        </w:rPr>
      </w:pPr>
      <w:bookmarkStart w:id="78" w:name="_Toc449108432"/>
      <w:r w:rsidRPr="00782BE1">
        <w:rPr>
          <w:rFonts w:ascii="Times New Roman" w:eastAsia="標楷體" w:hAnsi="Times New Roman" w:hint="eastAsia"/>
          <w:sz w:val="24"/>
        </w:rPr>
        <w:t>表</w:t>
      </w:r>
      <w:r w:rsidRPr="00782BE1">
        <w:rPr>
          <w:rFonts w:ascii="Times New Roman" w:eastAsia="標楷體" w:hAnsi="Times New Roman" w:hint="eastAsia"/>
          <w:sz w:val="24"/>
        </w:rPr>
        <w:t xml:space="preserve"> </w:t>
      </w:r>
      <w:r w:rsidR="00340ADA">
        <w:rPr>
          <w:rFonts w:ascii="Times New Roman" w:eastAsia="標楷體" w:hAnsi="Times New Roman"/>
          <w:sz w:val="24"/>
        </w:rPr>
        <w:fldChar w:fldCharType="begin"/>
      </w:r>
      <w:r w:rsidR="00340ADA">
        <w:rPr>
          <w:rFonts w:ascii="Times New Roman" w:eastAsia="標楷體" w:hAnsi="Times New Roman"/>
          <w:sz w:val="24"/>
        </w:rPr>
        <w:instrText xml:space="preserve"> </w:instrText>
      </w:r>
      <w:r w:rsidR="00340ADA">
        <w:rPr>
          <w:rFonts w:ascii="Times New Roman" w:eastAsia="標楷體" w:hAnsi="Times New Roman" w:hint="eastAsia"/>
          <w:sz w:val="24"/>
        </w:rPr>
        <w:instrText>STYLEREF 1 \s</w:instrText>
      </w:r>
      <w:r w:rsidR="00340ADA">
        <w:rPr>
          <w:rFonts w:ascii="Times New Roman" w:eastAsia="標楷體" w:hAnsi="Times New Roman"/>
          <w:sz w:val="24"/>
        </w:rPr>
        <w:instrText xml:space="preserve"> </w:instrText>
      </w:r>
      <w:r w:rsidR="00340ADA">
        <w:rPr>
          <w:rFonts w:ascii="Times New Roman" w:eastAsia="標楷體" w:hAnsi="Times New Roman"/>
          <w:sz w:val="24"/>
        </w:rPr>
        <w:fldChar w:fldCharType="separate"/>
      </w:r>
      <w:r w:rsidR="00340ADA">
        <w:rPr>
          <w:rFonts w:ascii="Times New Roman" w:eastAsia="標楷體" w:hAnsi="Times New Roman"/>
          <w:noProof/>
          <w:sz w:val="24"/>
        </w:rPr>
        <w:t>3</w:t>
      </w:r>
      <w:r w:rsidR="00340ADA">
        <w:rPr>
          <w:rFonts w:ascii="Times New Roman" w:eastAsia="標楷體" w:hAnsi="Times New Roman"/>
          <w:sz w:val="24"/>
        </w:rPr>
        <w:fldChar w:fldCharType="end"/>
      </w:r>
      <w:r w:rsidR="00340ADA">
        <w:rPr>
          <w:rFonts w:ascii="Times New Roman" w:eastAsia="標楷體" w:hAnsi="Times New Roman"/>
          <w:sz w:val="24"/>
        </w:rPr>
        <w:noBreakHyphen/>
      </w:r>
      <w:r w:rsidR="00340ADA">
        <w:rPr>
          <w:rFonts w:ascii="Times New Roman" w:eastAsia="標楷體" w:hAnsi="Times New Roman"/>
          <w:sz w:val="24"/>
        </w:rPr>
        <w:fldChar w:fldCharType="begin"/>
      </w:r>
      <w:r w:rsidR="00340ADA">
        <w:rPr>
          <w:rFonts w:ascii="Times New Roman" w:eastAsia="標楷體" w:hAnsi="Times New Roman"/>
          <w:sz w:val="24"/>
        </w:rPr>
        <w:instrText xml:space="preserve"> </w:instrText>
      </w:r>
      <w:r w:rsidR="00340ADA">
        <w:rPr>
          <w:rFonts w:ascii="Times New Roman" w:eastAsia="標楷體" w:hAnsi="Times New Roman" w:hint="eastAsia"/>
          <w:sz w:val="24"/>
        </w:rPr>
        <w:instrText xml:space="preserve">SEQ </w:instrText>
      </w:r>
      <w:r w:rsidR="00340ADA">
        <w:rPr>
          <w:rFonts w:ascii="Times New Roman" w:eastAsia="標楷體" w:hAnsi="Times New Roman" w:hint="eastAsia"/>
          <w:sz w:val="24"/>
        </w:rPr>
        <w:instrText>表</w:instrText>
      </w:r>
      <w:r w:rsidR="00340ADA">
        <w:rPr>
          <w:rFonts w:ascii="Times New Roman" w:eastAsia="標楷體" w:hAnsi="Times New Roman" w:hint="eastAsia"/>
          <w:sz w:val="24"/>
        </w:rPr>
        <w:instrText xml:space="preserve"> \* ARABIC \s 1</w:instrText>
      </w:r>
      <w:r w:rsidR="00340ADA">
        <w:rPr>
          <w:rFonts w:ascii="Times New Roman" w:eastAsia="標楷體" w:hAnsi="Times New Roman"/>
          <w:sz w:val="24"/>
        </w:rPr>
        <w:instrText xml:space="preserve"> </w:instrText>
      </w:r>
      <w:r w:rsidR="00340ADA">
        <w:rPr>
          <w:rFonts w:ascii="Times New Roman" w:eastAsia="標楷體" w:hAnsi="Times New Roman"/>
          <w:sz w:val="24"/>
        </w:rPr>
        <w:fldChar w:fldCharType="separate"/>
      </w:r>
      <w:r w:rsidR="00340ADA">
        <w:rPr>
          <w:rFonts w:ascii="Times New Roman" w:eastAsia="標楷體" w:hAnsi="Times New Roman"/>
          <w:noProof/>
          <w:sz w:val="24"/>
        </w:rPr>
        <w:t>4</w:t>
      </w:r>
      <w:r w:rsidR="00340ADA">
        <w:rPr>
          <w:rFonts w:ascii="Times New Roman" w:eastAsia="標楷體" w:hAnsi="Times New Roman"/>
          <w:sz w:val="24"/>
        </w:rPr>
        <w:fldChar w:fldCharType="end"/>
      </w:r>
      <w:bookmarkEnd w:id="77"/>
      <w:r>
        <w:rPr>
          <w:rFonts w:ascii="Times New Roman" w:eastAsia="標楷體" w:hAnsi="Times New Roman" w:hint="eastAsia"/>
          <w:sz w:val="24"/>
        </w:rPr>
        <w:t xml:space="preserve"> </w:t>
      </w:r>
      <w:r>
        <w:rPr>
          <w:rFonts w:ascii="Times New Roman" w:eastAsia="標楷體" w:hAnsi="Times New Roman" w:hint="eastAsia"/>
          <w:sz w:val="24"/>
        </w:rPr>
        <w:t>使用者使用之產品名稱對照表</w:t>
      </w:r>
      <w:bookmarkEnd w:id="78"/>
    </w:p>
    <w:p w14:paraId="41BF54CB" w14:textId="75E2FBAD" w:rsidR="00782BE1" w:rsidRDefault="005858AD" w:rsidP="005858AD">
      <w:pPr>
        <w:keepNext/>
        <w:spacing w:line="360" w:lineRule="auto"/>
        <w:jc w:val="center"/>
      </w:pPr>
      <w:r>
        <w:rPr>
          <w:noProof/>
        </w:rPr>
        <w:drawing>
          <wp:inline distT="0" distB="0" distL="0" distR="0" wp14:anchorId="33B2BC43" wp14:editId="5383847D">
            <wp:extent cx="5191760" cy="1520052"/>
            <wp:effectExtent l="0" t="0" r="0" b="444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31253" cy="1531615"/>
                    </a:xfrm>
                    <a:prstGeom prst="rect">
                      <a:avLst/>
                    </a:prstGeom>
                    <a:noFill/>
                  </pic:spPr>
                </pic:pic>
              </a:graphicData>
            </a:graphic>
          </wp:inline>
        </w:drawing>
      </w:r>
    </w:p>
    <w:p w14:paraId="1B725A69" w14:textId="1832162F" w:rsidR="00F655A7" w:rsidRDefault="00F655A7" w:rsidP="003356C0">
      <w:pPr>
        <w:pStyle w:val="2"/>
        <w:spacing w:line="360" w:lineRule="auto"/>
        <w:rPr>
          <w:rFonts w:ascii="Times New Roman" w:eastAsia="標楷體" w:hAnsi="Times New Roman"/>
          <w:sz w:val="28"/>
        </w:rPr>
      </w:pPr>
      <w:bookmarkStart w:id="79" w:name="_Toc448679305"/>
      <w:r w:rsidRPr="00F655A7">
        <w:rPr>
          <w:rFonts w:ascii="Times New Roman" w:eastAsia="標楷體" w:hAnsi="Times New Roman" w:hint="eastAsia"/>
          <w:sz w:val="28"/>
        </w:rPr>
        <w:t>產品集合</w:t>
      </w:r>
      <w:bookmarkEnd w:id="79"/>
    </w:p>
    <w:p w14:paraId="3BE8AE6C" w14:textId="651C21E2" w:rsidR="007669F6" w:rsidRDefault="00D349F1" w:rsidP="00252141">
      <w:pPr>
        <w:spacing w:line="360" w:lineRule="auto"/>
        <w:jc w:val="both"/>
        <w:rPr>
          <w:rFonts w:ascii="Times New Roman" w:eastAsia="標楷體" w:hAnsi="Times New Roman"/>
        </w:rPr>
      </w:pPr>
      <w:r>
        <w:rPr>
          <w:rFonts w:ascii="Times New Roman" w:eastAsia="標楷體" w:hAnsi="Times New Roman" w:hint="eastAsia"/>
        </w:rPr>
        <w:t xml:space="preserve">    </w:t>
      </w:r>
      <w:r w:rsidRPr="00906294">
        <w:rPr>
          <w:rFonts w:ascii="Times New Roman" w:eastAsia="標楷體" w:hAnsi="Times New Roman" w:hint="eastAsia"/>
        </w:rPr>
        <w:t>當上一模組之分群程序</w:t>
      </w:r>
      <w:r w:rsidR="00906294">
        <w:rPr>
          <w:rFonts w:ascii="Times New Roman" w:eastAsia="標楷體" w:hAnsi="Times New Roman" w:hint="eastAsia"/>
        </w:rPr>
        <w:t>結束後，便可得到某類別下分成</w:t>
      </w:r>
      <w:r w:rsidR="00906294">
        <w:rPr>
          <w:rFonts w:ascii="Times New Roman" w:eastAsia="標楷體" w:hAnsi="Times New Roman" w:hint="eastAsia"/>
        </w:rPr>
        <w:t>k</w:t>
      </w:r>
      <w:r w:rsidR="00906294">
        <w:rPr>
          <w:rFonts w:ascii="Times New Roman" w:eastAsia="標楷體" w:hAnsi="Times New Roman" w:hint="eastAsia"/>
        </w:rPr>
        <w:t>群的使用者群集，接下來便能在此</w:t>
      </w:r>
      <w:r w:rsidRPr="00906294">
        <w:rPr>
          <w:rFonts w:ascii="Times New Roman" w:eastAsia="標楷體" w:hAnsi="Times New Roman" w:hint="eastAsia"/>
        </w:rPr>
        <w:t>模組</w:t>
      </w:r>
      <w:r w:rsidR="00906294">
        <w:rPr>
          <w:rFonts w:ascii="Times New Roman" w:eastAsia="標楷體" w:hAnsi="Times New Roman" w:hint="eastAsia"/>
        </w:rPr>
        <w:t>中</w:t>
      </w:r>
      <w:r w:rsidRPr="00906294">
        <w:rPr>
          <w:rFonts w:ascii="Times New Roman" w:eastAsia="標楷體" w:hAnsi="Times New Roman" w:hint="eastAsia"/>
        </w:rPr>
        <w:t>進行產品集合之定義。在這個模組中，將會按照上一模組之結果，對每一群使用者所使用之產品進行產品集合的處理，其概念是對使用者分群之結果中的每一</w:t>
      </w:r>
      <w:r w:rsidR="008F36AF">
        <w:rPr>
          <w:rFonts w:ascii="Times New Roman" w:eastAsia="標楷體" w:hAnsi="Times New Roman" w:hint="eastAsia"/>
        </w:rPr>
        <w:t>相似</w:t>
      </w:r>
      <w:r w:rsidRPr="00906294">
        <w:rPr>
          <w:rFonts w:ascii="Times New Roman" w:eastAsia="標楷體" w:hAnsi="Times New Roman" w:hint="eastAsia"/>
        </w:rPr>
        <w:t>使用者進行檢視，將使用者所使用過之產品所屬之產品群進行對應，若經過對應步驟後發現使用者其使用之產品落在不同產品</w:t>
      </w:r>
      <w:r w:rsidR="005E2969">
        <w:rPr>
          <w:rFonts w:ascii="Times New Roman" w:eastAsia="標楷體" w:hAnsi="Times New Roman" w:hint="eastAsia"/>
        </w:rPr>
        <w:t>類別</w:t>
      </w:r>
      <w:r w:rsidRPr="00906294">
        <w:rPr>
          <w:rFonts w:ascii="Times New Roman" w:eastAsia="標楷體" w:hAnsi="Times New Roman" w:hint="eastAsia"/>
        </w:rPr>
        <w:t>中時，則</w:t>
      </w:r>
      <w:r w:rsidR="005E2969">
        <w:rPr>
          <w:rFonts w:ascii="Times New Roman" w:eastAsia="標楷體" w:hAnsi="Times New Roman" w:hint="eastAsia"/>
        </w:rPr>
        <w:t>令</w:t>
      </w:r>
      <w:r w:rsidRPr="00906294">
        <w:rPr>
          <w:rFonts w:ascii="Times New Roman" w:eastAsia="標楷體" w:hAnsi="Times New Roman" w:hint="eastAsia"/>
        </w:rPr>
        <w:t>此兩產品</w:t>
      </w:r>
      <w:r w:rsidR="005E2969">
        <w:rPr>
          <w:rFonts w:ascii="Times New Roman" w:eastAsia="標楷體" w:hAnsi="Times New Roman" w:hint="eastAsia"/>
        </w:rPr>
        <w:t>類別</w:t>
      </w:r>
      <w:r w:rsidRPr="00906294">
        <w:rPr>
          <w:rFonts w:ascii="Times New Roman" w:eastAsia="標楷體" w:hAnsi="Times New Roman" w:hint="eastAsia"/>
        </w:rPr>
        <w:t>間產生</w:t>
      </w:r>
      <w:proofErr w:type="gramStart"/>
      <w:r w:rsidRPr="00906294">
        <w:rPr>
          <w:rFonts w:ascii="Times New Roman" w:eastAsia="標楷體" w:hAnsi="Times New Roman" w:hint="eastAsia"/>
        </w:rPr>
        <w:t>一</w:t>
      </w:r>
      <w:proofErr w:type="gramEnd"/>
      <w:r w:rsidRPr="00906294">
        <w:rPr>
          <w:rFonts w:ascii="Times New Roman" w:eastAsia="標楷體" w:hAnsi="Times New Roman" w:hint="eastAsia"/>
        </w:rPr>
        <w:t>連結，依此類推，直到</w:t>
      </w:r>
      <w:r w:rsidR="008F36AF">
        <w:rPr>
          <w:rFonts w:ascii="Times New Roman" w:eastAsia="標楷體" w:hAnsi="Times New Roman" w:hint="eastAsia"/>
        </w:rPr>
        <w:t>相似</w:t>
      </w:r>
      <w:r w:rsidRPr="00906294">
        <w:rPr>
          <w:rFonts w:ascii="Times New Roman" w:eastAsia="標楷體" w:hAnsi="Times New Roman" w:hint="eastAsia"/>
        </w:rPr>
        <w:t>使用者依序被檢視完畢。</w:t>
      </w:r>
      <w:r w:rsidRPr="00906294">
        <w:rPr>
          <w:rFonts w:ascii="Times New Roman" w:eastAsia="標楷體" w:hAnsi="Times New Roman" w:hint="eastAsia"/>
        </w:rPr>
        <w:lastRenderedPageBreak/>
        <w:t>此時再針對產品群與產品群之間的連結進行數量計算，重複出現次數最多的產品連結組合則視為</w:t>
      </w:r>
      <w:proofErr w:type="gramStart"/>
      <w:r w:rsidRPr="00906294">
        <w:rPr>
          <w:rFonts w:ascii="Times New Roman" w:eastAsia="標楷體" w:hAnsi="Times New Roman" w:hint="eastAsia"/>
        </w:rPr>
        <w:t>是此群使用者</w:t>
      </w:r>
      <w:proofErr w:type="gramEnd"/>
      <w:r w:rsidRPr="00906294">
        <w:rPr>
          <w:rFonts w:ascii="Times New Roman" w:eastAsia="標楷體" w:hAnsi="Times New Roman" w:hint="eastAsia"/>
        </w:rPr>
        <w:t>之</w:t>
      </w:r>
      <w:proofErr w:type="gramStart"/>
      <w:r w:rsidRPr="00906294">
        <w:rPr>
          <w:rFonts w:ascii="Times New Roman" w:eastAsia="標楷體" w:hAnsi="Times New Roman" w:hint="eastAsia"/>
        </w:rPr>
        <w:t>最</w:t>
      </w:r>
      <w:proofErr w:type="gramEnd"/>
      <w:r w:rsidRPr="00906294">
        <w:rPr>
          <w:rFonts w:ascii="Times New Roman" w:eastAsia="標楷體" w:hAnsi="Times New Roman" w:hint="eastAsia"/>
        </w:rPr>
        <w:t>適產品集合</w:t>
      </w:r>
      <w:r w:rsidR="00081C63">
        <w:rPr>
          <w:rFonts w:ascii="Times New Roman" w:eastAsia="標楷體" w:hAnsi="Times New Roman" w:hint="eastAsia"/>
        </w:rPr>
        <w:t>，演算法如</w:t>
      </w:r>
      <w:r w:rsidR="00081C63">
        <w:rPr>
          <w:rFonts w:ascii="Times New Roman" w:eastAsia="標楷體" w:hAnsi="Times New Roman"/>
        </w:rPr>
        <w:fldChar w:fldCharType="begin"/>
      </w:r>
      <w:r w:rsidR="00081C63">
        <w:rPr>
          <w:rFonts w:ascii="Times New Roman" w:eastAsia="標楷體" w:hAnsi="Times New Roman"/>
        </w:rPr>
        <w:instrText xml:space="preserve"> </w:instrText>
      </w:r>
      <w:r w:rsidR="00081C63">
        <w:rPr>
          <w:rFonts w:ascii="Times New Roman" w:eastAsia="標楷體" w:hAnsi="Times New Roman" w:hint="eastAsia"/>
        </w:rPr>
        <w:instrText>REF _Ref436611533 \h</w:instrText>
      </w:r>
      <w:r w:rsidR="00081C63">
        <w:rPr>
          <w:rFonts w:ascii="Times New Roman" w:eastAsia="標楷體" w:hAnsi="Times New Roman"/>
        </w:rPr>
        <w:instrText xml:space="preserve"> </w:instrText>
      </w:r>
      <w:r w:rsidR="00081C63">
        <w:rPr>
          <w:rFonts w:ascii="Times New Roman" w:eastAsia="標楷體" w:hAnsi="Times New Roman"/>
        </w:rPr>
      </w:r>
      <w:r w:rsidR="00081C63">
        <w:rPr>
          <w:rFonts w:ascii="Times New Roman" w:eastAsia="標楷體" w:hAnsi="Times New Roman"/>
        </w:rPr>
        <w:fldChar w:fldCharType="separate"/>
      </w:r>
      <w:r w:rsidR="000E103D" w:rsidRPr="005E2969">
        <w:rPr>
          <w:rFonts w:ascii="Times New Roman" w:eastAsia="標楷體" w:hAnsi="Times New Roman" w:hint="eastAsia"/>
        </w:rPr>
        <w:t>圖</w:t>
      </w:r>
      <w:r w:rsidR="000E103D" w:rsidRPr="005E2969">
        <w:rPr>
          <w:rFonts w:ascii="Times New Roman" w:eastAsia="標楷體" w:hAnsi="Times New Roman" w:hint="eastAsia"/>
        </w:rPr>
        <w:t xml:space="preserve"> </w:t>
      </w:r>
      <w:r w:rsidR="000E103D">
        <w:rPr>
          <w:rFonts w:ascii="Times New Roman" w:eastAsia="標楷體" w:hAnsi="Times New Roman"/>
          <w:noProof/>
        </w:rPr>
        <w:t>3</w:t>
      </w:r>
      <w:r w:rsidR="000E103D">
        <w:rPr>
          <w:rFonts w:ascii="Times New Roman" w:eastAsia="標楷體" w:hAnsi="Times New Roman"/>
        </w:rPr>
        <w:noBreakHyphen/>
      </w:r>
      <w:r w:rsidR="000E103D">
        <w:rPr>
          <w:rFonts w:ascii="Times New Roman" w:eastAsia="標楷體" w:hAnsi="Times New Roman"/>
          <w:noProof/>
        </w:rPr>
        <w:t>8</w:t>
      </w:r>
      <w:r w:rsidR="00081C63">
        <w:rPr>
          <w:rFonts w:ascii="Times New Roman" w:eastAsia="標楷體" w:hAnsi="Times New Roman"/>
        </w:rPr>
        <w:fldChar w:fldCharType="end"/>
      </w:r>
      <w:r w:rsidR="00081C63">
        <w:rPr>
          <w:rFonts w:ascii="Times New Roman" w:eastAsia="標楷體" w:hAnsi="Times New Roman" w:hint="eastAsia"/>
        </w:rPr>
        <w:t>所示</w:t>
      </w:r>
      <w:r w:rsidRPr="00906294">
        <w:rPr>
          <w:rFonts w:ascii="Times New Roman" w:eastAsia="標楷體" w:hAnsi="Times New Roman" w:hint="eastAsia"/>
        </w:rPr>
        <w:t>。</w:t>
      </w:r>
    </w:p>
    <w:p w14:paraId="18E38380" w14:textId="77777777" w:rsidR="006B1F2E" w:rsidRDefault="006B1F2E" w:rsidP="00252141">
      <w:pPr>
        <w:spacing w:line="360" w:lineRule="auto"/>
        <w:jc w:val="both"/>
        <w:rPr>
          <w:rFonts w:ascii="Times New Roman" w:eastAsia="標楷體" w:hAnsi="Times New Roman"/>
        </w:rPr>
      </w:pPr>
    </w:p>
    <w:tbl>
      <w:tblPr>
        <w:tblStyle w:val="ad"/>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8362"/>
      </w:tblGrid>
      <w:tr w:rsidR="005E2969" w14:paraId="6833D686" w14:textId="77777777" w:rsidTr="00EC12E8">
        <w:tc>
          <w:tcPr>
            <w:tcW w:w="8362" w:type="dxa"/>
          </w:tcPr>
          <w:p w14:paraId="3A823679" w14:textId="050E8CF7" w:rsidR="005E2969" w:rsidRPr="00447753" w:rsidRDefault="005E2969" w:rsidP="00EC12E8">
            <w:pPr>
              <w:spacing w:line="360" w:lineRule="auto"/>
              <w:rPr>
                <w:rFonts w:ascii="Times New Roman" w:eastAsia="標楷體" w:hAnsi="Times New Roman"/>
                <w:b/>
              </w:rPr>
            </w:pPr>
            <w:r w:rsidRPr="00447753">
              <w:rPr>
                <w:rFonts w:ascii="Times New Roman" w:eastAsia="標楷體" w:hAnsi="Times New Roman" w:hint="eastAsia"/>
                <w:b/>
              </w:rPr>
              <w:t>I</w:t>
            </w:r>
            <w:r w:rsidRPr="00447753">
              <w:rPr>
                <w:rFonts w:ascii="Times New Roman" w:eastAsia="標楷體" w:hAnsi="Times New Roman"/>
                <w:b/>
              </w:rPr>
              <w:t>nput:</w:t>
            </w:r>
            <w:r>
              <w:rPr>
                <w:rFonts w:ascii="Times New Roman" w:eastAsia="標楷體" w:hAnsi="Times New Roman"/>
                <w:b/>
              </w:rPr>
              <w:t xml:space="preserve"> </w:t>
            </w:r>
            <m:oMath>
              <m:acc>
                <m:accPr>
                  <m:ctrlPr>
                    <w:rPr>
                      <w:rFonts w:ascii="Cambria Math" w:eastAsia="標楷體" w:hAnsi="Cambria Math"/>
                      <w:i/>
                    </w:rPr>
                  </m:ctrlPr>
                </m:accPr>
                <m:e>
                  <m:r>
                    <w:rPr>
                      <w:rFonts w:ascii="Cambria Math" w:eastAsia="標楷體" w:hAnsi="Cambria Math"/>
                    </w:rPr>
                    <m:t>u</m:t>
                  </m:r>
                </m:e>
              </m:acc>
            </m:oMath>
            <w:r w:rsidRPr="0040589D">
              <w:rPr>
                <w:rFonts w:ascii="Times New Roman" w:eastAsia="標楷體" w:hAnsi="Times New Roman" w:hint="eastAsia"/>
              </w:rPr>
              <w:t xml:space="preserve">, </w:t>
            </w:r>
            <w:r w:rsidRPr="0040589D">
              <w:rPr>
                <w:rFonts w:ascii="Times New Roman" w:eastAsia="標楷體" w:hAnsi="Times New Roman"/>
              </w:rPr>
              <w:t>users</w:t>
            </w:r>
            <w:r>
              <w:rPr>
                <w:rFonts w:ascii="Times New Roman" w:eastAsia="標楷體" w:hAnsi="Times New Roman" w:hint="eastAsia"/>
              </w:rPr>
              <w:t xml:space="preserve"> </w:t>
            </w:r>
            <w:r>
              <w:rPr>
                <w:rFonts w:ascii="Times New Roman" w:eastAsia="標楷體" w:hAnsi="Times New Roman"/>
              </w:rPr>
              <w:t xml:space="preserve">belong to cluster </w:t>
            </w:r>
            <m:oMath>
              <m:r>
                <w:rPr>
                  <w:rFonts w:ascii="Cambria Math" w:eastAsia="標楷體" w:hAnsi="Cambria Math"/>
                </w:rPr>
                <m:t>k</m:t>
              </m:r>
            </m:oMath>
            <w:r w:rsidRPr="0040589D">
              <w:rPr>
                <w:rFonts w:ascii="Times New Roman" w:eastAsia="標楷體" w:hAnsi="Times New Roman"/>
              </w:rPr>
              <w:t xml:space="preserve">; </w:t>
            </w:r>
            <m:oMath>
              <m:r>
                <w:rPr>
                  <w:rFonts w:ascii="Cambria Math" w:eastAsia="標楷體" w:hAnsi="Cambria Math"/>
                </w:rPr>
                <m:t>k</m:t>
              </m:r>
            </m:oMath>
            <w:r w:rsidRPr="0040589D">
              <w:rPr>
                <w:rFonts w:ascii="Times New Roman" w:eastAsia="標楷體" w:hAnsi="Times New Roman"/>
                <w:i/>
              </w:rPr>
              <w:t>,</w:t>
            </w:r>
            <w:r w:rsidRPr="0040589D">
              <w:rPr>
                <w:rFonts w:ascii="Times New Roman" w:eastAsia="標楷體" w:hAnsi="Times New Roman"/>
              </w:rPr>
              <w:t xml:space="preserve"> the number of clusters</w:t>
            </w:r>
            <w:r>
              <w:rPr>
                <w:rFonts w:ascii="Times New Roman" w:eastAsia="標楷體" w:hAnsi="Times New Roman"/>
              </w:rPr>
              <w:t xml:space="preserve">; </w:t>
            </w:r>
            <m:oMath>
              <m:r>
                <w:rPr>
                  <w:rFonts w:ascii="Cambria Math" w:eastAsia="標楷體" w:hAnsi="Cambria Math"/>
                </w:rPr>
                <m:t>P</m:t>
              </m:r>
            </m:oMath>
            <w:r>
              <w:rPr>
                <w:rFonts w:ascii="Times New Roman" w:eastAsia="標楷體" w:hAnsi="Times New Roman" w:hint="eastAsia"/>
              </w:rPr>
              <w:t>, products used by</w:t>
            </w:r>
            <w:r>
              <w:rPr>
                <w:rFonts w:ascii="Times New Roman" w:eastAsia="標楷體" w:hAnsi="Times New Roman"/>
              </w:rPr>
              <w:t xml:space="preserve"> </w:t>
            </w:r>
            <m:oMath>
              <m:acc>
                <m:accPr>
                  <m:ctrlPr>
                    <w:rPr>
                      <w:rFonts w:ascii="Cambria Math" w:eastAsia="標楷體" w:hAnsi="Cambria Math"/>
                      <w:i/>
                    </w:rPr>
                  </m:ctrlPr>
                </m:accPr>
                <m:e>
                  <m:r>
                    <w:rPr>
                      <w:rFonts w:ascii="Cambria Math" w:eastAsia="標楷體" w:hAnsi="Cambria Math"/>
                    </w:rPr>
                    <m:t>u</m:t>
                  </m:r>
                </m:e>
              </m:acc>
            </m:oMath>
            <w:r>
              <w:rPr>
                <w:rFonts w:ascii="Times New Roman" w:eastAsia="標楷體" w:hAnsi="Times New Roman"/>
              </w:rPr>
              <w:t>,</w:t>
            </w:r>
            <w:r>
              <w:rPr>
                <w:rFonts w:ascii="Times New Roman" w:eastAsia="標楷體" w:hAnsi="Times New Roman" w:hint="eastAsia"/>
              </w:rPr>
              <w:t xml:space="preserve"> </w:t>
            </w:r>
            <m:oMath>
              <m:r>
                <w:rPr>
                  <w:rFonts w:ascii="Cambria Math" w:eastAsia="標楷體" w:hAnsi="Cambria Math" w:hint="eastAsia"/>
                </w:rPr>
                <m:t>C</m:t>
              </m:r>
            </m:oMath>
            <w:r>
              <w:rPr>
                <w:rFonts w:ascii="Times New Roman" w:eastAsia="標楷體" w:hAnsi="Times New Roman" w:hint="eastAsia"/>
              </w:rPr>
              <w:t>,</w:t>
            </w:r>
            <w:r>
              <w:rPr>
                <w:rFonts w:ascii="Times New Roman" w:eastAsia="標楷體" w:hAnsi="Times New Roman"/>
              </w:rPr>
              <w:t xml:space="preserve"> categories of products</w:t>
            </w:r>
          </w:p>
          <w:p w14:paraId="30708890" w14:textId="2AEEA06B" w:rsidR="005E2969" w:rsidRPr="0040589D" w:rsidRDefault="005E2969" w:rsidP="005E2969">
            <w:pPr>
              <w:spacing w:line="360" w:lineRule="auto"/>
              <w:rPr>
                <w:rFonts w:ascii="Times New Roman" w:eastAsia="標楷體" w:hAnsi="Times New Roman"/>
              </w:rPr>
            </w:pPr>
            <w:r w:rsidRPr="00447753">
              <w:rPr>
                <w:rFonts w:ascii="Times New Roman" w:eastAsia="標楷體" w:hAnsi="Times New Roman" w:hint="eastAsia"/>
                <w:b/>
              </w:rPr>
              <w:t>Output:</w:t>
            </w:r>
            <w:r>
              <w:rPr>
                <w:rFonts w:ascii="Times New Roman" w:eastAsia="標楷體" w:hAnsi="Times New Roman"/>
                <w:b/>
              </w:rPr>
              <w:t xml:space="preserve"> </w:t>
            </w:r>
            <m:oMath>
              <m:d>
                <m:dPr>
                  <m:begChr m:val="{"/>
                  <m:endChr m:val="}"/>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l</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l</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l</m:t>
                      </m:r>
                    </m:e>
                    <m:sub>
                      <m:r>
                        <w:rPr>
                          <w:rFonts w:ascii="Cambria Math" w:eastAsia="標楷體" w:hAnsi="Cambria Math"/>
                        </w:rPr>
                        <m:t>m</m:t>
                      </m:r>
                    </m:sub>
                  </m:sSub>
                </m:e>
              </m:d>
            </m:oMath>
            <w:r w:rsidRPr="0040589D">
              <w:rPr>
                <w:rFonts w:ascii="Times New Roman" w:eastAsia="標楷體" w:hAnsi="Times New Roman" w:hint="eastAsia"/>
              </w:rPr>
              <w:t xml:space="preserve">, </w:t>
            </w:r>
            <m:oMath>
              <m:r>
                <m:rPr>
                  <m:sty m:val="p"/>
                </m:rPr>
                <w:rPr>
                  <w:rFonts w:ascii="Cambria Math" w:eastAsia="標楷體" w:hAnsi="Cambria Math"/>
                </w:rPr>
                <m:t>m</m:t>
              </m:r>
            </m:oMath>
            <w:r>
              <w:rPr>
                <w:rFonts w:ascii="Times New Roman" w:eastAsia="標楷體" w:hAnsi="Times New Roman"/>
              </w:rPr>
              <w:t xml:space="preserve"> links between m+1 products</w:t>
            </w:r>
          </w:p>
        </w:tc>
      </w:tr>
      <w:tr w:rsidR="005E2969" w14:paraId="2F152839" w14:textId="77777777" w:rsidTr="00EC12E8">
        <w:tc>
          <w:tcPr>
            <w:tcW w:w="8362" w:type="dxa"/>
          </w:tcPr>
          <w:p w14:paraId="27B9C732" w14:textId="1845BF32" w:rsidR="005E2969" w:rsidRDefault="005E2969" w:rsidP="00EC12E8">
            <w:pPr>
              <w:spacing w:line="360" w:lineRule="auto"/>
              <w:rPr>
                <w:rFonts w:ascii="Times New Roman" w:eastAsia="標楷體" w:hAnsi="Times New Roman"/>
              </w:rPr>
            </w:pPr>
            <w:r>
              <w:rPr>
                <w:rFonts w:ascii="Times New Roman" w:eastAsia="標楷體" w:hAnsi="Times New Roman"/>
              </w:rPr>
              <w:t xml:space="preserve">1: Check every </w:t>
            </w:r>
            <w:proofErr w:type="gramStart"/>
            <w:r>
              <w:rPr>
                <w:rFonts w:ascii="Times New Roman" w:eastAsia="標楷體" w:hAnsi="Times New Roman"/>
              </w:rPr>
              <w:t xml:space="preserve">user </w:t>
            </w:r>
            <w:proofErr w:type="gramEnd"/>
            <m:oMath>
              <m:acc>
                <m:accPr>
                  <m:ctrlPr>
                    <w:rPr>
                      <w:rFonts w:ascii="Cambria Math" w:eastAsia="標楷體" w:hAnsi="Cambria Math"/>
                      <w:i/>
                    </w:rPr>
                  </m:ctrlPr>
                </m:accPr>
                <m:e>
                  <m:r>
                    <w:rPr>
                      <w:rFonts w:ascii="Cambria Math" w:eastAsia="標楷體" w:hAnsi="Cambria Math"/>
                    </w:rPr>
                    <m:t>u</m:t>
                  </m:r>
                </m:e>
              </m:acc>
            </m:oMath>
            <w:r>
              <w:rPr>
                <w:rFonts w:ascii="Times New Roman" w:eastAsia="標楷體" w:hAnsi="Times New Roman" w:hint="eastAsia"/>
              </w:rPr>
              <w:t>, find the product the user had use.</w:t>
            </w:r>
          </w:p>
          <w:p w14:paraId="1D1B8DF3" w14:textId="2EA6407E" w:rsidR="005E2969" w:rsidRDefault="005E2969" w:rsidP="00EC12E8">
            <w:pPr>
              <w:spacing w:line="360" w:lineRule="auto"/>
              <w:rPr>
                <w:rFonts w:ascii="Times New Roman" w:eastAsia="標楷體" w:hAnsi="Times New Roman"/>
              </w:rPr>
            </w:pPr>
            <w:r>
              <w:rPr>
                <w:rFonts w:ascii="Times New Roman" w:eastAsia="標楷體" w:hAnsi="Times New Roman"/>
              </w:rPr>
              <w:t>2:</w:t>
            </w:r>
            <w:r>
              <w:rPr>
                <w:rFonts w:ascii="Times New Roman" w:eastAsia="標楷體" w:hAnsi="Times New Roman" w:hint="eastAsia"/>
              </w:rPr>
              <w:t xml:space="preserve"> </w:t>
            </w:r>
            <w:r>
              <w:rPr>
                <w:rFonts w:ascii="Times New Roman" w:eastAsia="標楷體" w:hAnsi="Times New Roman"/>
              </w:rPr>
              <w:t xml:space="preserve">If the products used by user </w:t>
            </w:r>
            <m:oMath>
              <m:acc>
                <m:accPr>
                  <m:ctrlPr>
                    <w:rPr>
                      <w:rFonts w:ascii="Cambria Math" w:eastAsia="標楷體" w:hAnsi="Cambria Math"/>
                      <w:i/>
                    </w:rPr>
                  </m:ctrlPr>
                </m:accPr>
                <m:e>
                  <m:r>
                    <w:rPr>
                      <w:rFonts w:ascii="Cambria Math" w:eastAsia="標楷體" w:hAnsi="Cambria Math"/>
                    </w:rPr>
                    <m:t>u</m:t>
                  </m:r>
                </m:e>
              </m:acc>
            </m:oMath>
            <w:r>
              <w:rPr>
                <w:rFonts w:ascii="Times New Roman" w:eastAsia="標楷體" w:hAnsi="Times New Roman" w:hint="eastAsia"/>
              </w:rPr>
              <w:t xml:space="preserve"> belong</w:t>
            </w:r>
            <w:r>
              <w:rPr>
                <w:rFonts w:ascii="Times New Roman" w:eastAsia="標楷體" w:hAnsi="Times New Roman"/>
              </w:rPr>
              <w:t xml:space="preserve"> to different categories, let every two categories have a link</w:t>
            </w:r>
            <w:r>
              <w:rPr>
                <w:rFonts w:ascii="Times New Roman" w:eastAsia="標楷體" w:hAnsi="Times New Roman" w:hint="eastAsia"/>
              </w:rPr>
              <w:t>.</w:t>
            </w:r>
          </w:p>
          <w:p w14:paraId="2F540A62" w14:textId="62A829DE" w:rsidR="005E2969" w:rsidRDefault="005E2969" w:rsidP="005E2969">
            <w:pPr>
              <w:spacing w:line="360" w:lineRule="auto"/>
              <w:rPr>
                <w:rFonts w:ascii="Times New Roman" w:eastAsia="標楷體" w:hAnsi="Times New Roman"/>
              </w:rPr>
            </w:pPr>
            <w:r>
              <w:rPr>
                <w:rFonts w:ascii="Times New Roman" w:eastAsia="標楷體" w:hAnsi="Times New Roman"/>
              </w:rPr>
              <w:t xml:space="preserve">3: Repeat step 2 until every user </w:t>
            </w:r>
            <m:oMath>
              <m:acc>
                <m:accPr>
                  <m:ctrlPr>
                    <w:rPr>
                      <w:rFonts w:ascii="Cambria Math" w:eastAsia="標楷體" w:hAnsi="Cambria Math"/>
                      <w:i/>
                    </w:rPr>
                  </m:ctrlPr>
                </m:accPr>
                <m:e>
                  <m:r>
                    <w:rPr>
                      <w:rFonts w:ascii="Cambria Math" w:eastAsia="標楷體" w:hAnsi="Cambria Math"/>
                    </w:rPr>
                    <m:t>u</m:t>
                  </m:r>
                </m:e>
              </m:acc>
            </m:oMath>
            <w:r>
              <w:rPr>
                <w:rFonts w:ascii="Times New Roman" w:eastAsia="標楷體" w:hAnsi="Times New Roman" w:hint="eastAsia"/>
              </w:rPr>
              <w:t xml:space="preserve"> have been checked.</w:t>
            </w:r>
          </w:p>
          <w:p w14:paraId="7A539C45" w14:textId="02D19665" w:rsidR="005E2969" w:rsidRDefault="005E2969" w:rsidP="005E2969">
            <w:pPr>
              <w:spacing w:line="360" w:lineRule="auto"/>
              <w:rPr>
                <w:rFonts w:ascii="Times New Roman" w:eastAsia="標楷體" w:hAnsi="Times New Roman"/>
              </w:rPr>
            </w:pPr>
            <w:r>
              <w:rPr>
                <w:rFonts w:ascii="Times New Roman" w:eastAsia="標楷體" w:hAnsi="Times New Roman"/>
              </w:rPr>
              <w:t>4: Calculate the links.</w:t>
            </w:r>
          </w:p>
          <w:p w14:paraId="3D836088" w14:textId="741B11F4" w:rsidR="005E2969" w:rsidRPr="005E2969" w:rsidRDefault="005E2969" w:rsidP="005E2969">
            <w:pPr>
              <w:spacing w:line="360" w:lineRule="auto"/>
              <w:rPr>
                <w:rFonts w:ascii="Times New Roman" w:eastAsia="標楷體" w:hAnsi="Times New Roman"/>
              </w:rPr>
            </w:pPr>
            <w:r>
              <w:rPr>
                <w:rFonts w:ascii="Times New Roman" w:eastAsia="標楷體" w:hAnsi="Times New Roman" w:hint="eastAsia"/>
              </w:rPr>
              <w:t>5: Find the links which have been used the most.</w:t>
            </w:r>
          </w:p>
          <w:p w14:paraId="348D62D4" w14:textId="6EAE2C83" w:rsidR="005E2969" w:rsidRPr="0040589D" w:rsidRDefault="005E2969" w:rsidP="005E2969">
            <w:pPr>
              <w:keepNext/>
              <w:spacing w:line="360" w:lineRule="auto"/>
              <w:rPr>
                <w:rFonts w:ascii="Times New Roman" w:eastAsia="標楷體" w:hAnsi="Times New Roman"/>
              </w:rPr>
            </w:pPr>
            <w:r>
              <w:rPr>
                <w:rFonts w:ascii="Times New Roman" w:eastAsia="標楷體" w:hAnsi="Times New Roman"/>
              </w:rPr>
              <w:t>6:</w:t>
            </w:r>
            <w:r w:rsidRPr="00DF40BF">
              <w:rPr>
                <w:rFonts w:ascii="Times New Roman" w:eastAsia="標楷體" w:hAnsi="Times New Roman"/>
                <w:b/>
              </w:rPr>
              <w:t xml:space="preserve"> return</w:t>
            </w:r>
            <w:r>
              <w:rPr>
                <w:rFonts w:ascii="Times New Roman" w:eastAsia="標楷體" w:hAnsi="Times New Roman"/>
              </w:rPr>
              <w:t xml:space="preserve"> </w:t>
            </w:r>
            <m:oMath>
              <m:d>
                <m:dPr>
                  <m:begChr m:val="{"/>
                  <m:endChr m:val="}"/>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l</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l</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l</m:t>
                      </m:r>
                    </m:e>
                    <m:sub>
                      <m:r>
                        <w:rPr>
                          <w:rFonts w:ascii="Cambria Math" w:eastAsia="標楷體" w:hAnsi="Cambria Math"/>
                        </w:rPr>
                        <m:t>m</m:t>
                      </m:r>
                    </m:sub>
                  </m:sSub>
                </m:e>
              </m:d>
            </m:oMath>
          </w:p>
        </w:tc>
      </w:tr>
    </w:tbl>
    <w:p w14:paraId="3DD8A016" w14:textId="768F5017" w:rsidR="005E2969" w:rsidRDefault="005E2969" w:rsidP="005E2969">
      <w:pPr>
        <w:pStyle w:val="a6"/>
        <w:jc w:val="center"/>
        <w:rPr>
          <w:rFonts w:ascii="Times New Roman" w:eastAsia="標楷體" w:hAnsi="Times New Roman"/>
          <w:sz w:val="24"/>
        </w:rPr>
      </w:pPr>
      <w:bookmarkStart w:id="80" w:name="_Ref436611533"/>
      <w:bookmarkStart w:id="81" w:name="_Toc449108452"/>
      <w:r w:rsidRPr="005E2969">
        <w:rPr>
          <w:rFonts w:ascii="Times New Roman" w:eastAsia="標楷體" w:hAnsi="Times New Roman" w:hint="eastAsia"/>
          <w:sz w:val="24"/>
        </w:rPr>
        <w:t>圖</w:t>
      </w:r>
      <w:r w:rsidRPr="005E2969">
        <w:rPr>
          <w:rFonts w:ascii="Times New Roman" w:eastAsia="標楷體" w:hAnsi="Times New Roman" w:hint="eastAsia"/>
          <w:sz w:val="24"/>
        </w:rPr>
        <w:t xml:space="preserve"> </w:t>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STYLEREF 1 \s</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3</w:t>
      </w:r>
      <w:r w:rsidR="003F22AB">
        <w:rPr>
          <w:rFonts w:ascii="Times New Roman" w:eastAsia="標楷體" w:hAnsi="Times New Roman"/>
          <w:sz w:val="24"/>
        </w:rPr>
        <w:fldChar w:fldCharType="end"/>
      </w:r>
      <w:r w:rsidR="003F22AB">
        <w:rPr>
          <w:rFonts w:ascii="Times New Roman" w:eastAsia="標楷體" w:hAnsi="Times New Roman"/>
          <w:sz w:val="24"/>
        </w:rPr>
        <w:noBreakHyphen/>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 xml:space="preserve">SEQ </w:instrText>
      </w:r>
      <w:r w:rsidR="003F22AB">
        <w:rPr>
          <w:rFonts w:ascii="Times New Roman" w:eastAsia="標楷體" w:hAnsi="Times New Roman" w:hint="eastAsia"/>
          <w:sz w:val="24"/>
        </w:rPr>
        <w:instrText>圖</w:instrText>
      </w:r>
      <w:r w:rsidR="003F22AB">
        <w:rPr>
          <w:rFonts w:ascii="Times New Roman" w:eastAsia="標楷體" w:hAnsi="Times New Roman" w:hint="eastAsia"/>
          <w:sz w:val="24"/>
        </w:rPr>
        <w:instrText xml:space="preserve"> \* ARABIC \s 1</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8</w:t>
      </w:r>
      <w:r w:rsidR="003F22AB">
        <w:rPr>
          <w:rFonts w:ascii="Times New Roman" w:eastAsia="標楷體" w:hAnsi="Times New Roman"/>
          <w:sz w:val="24"/>
        </w:rPr>
        <w:fldChar w:fldCharType="end"/>
      </w:r>
      <w:bookmarkEnd w:id="80"/>
      <w:r w:rsidR="00F775EF">
        <w:rPr>
          <w:rFonts w:ascii="Times New Roman" w:eastAsia="標楷體" w:hAnsi="Times New Roman" w:hint="eastAsia"/>
          <w:sz w:val="24"/>
        </w:rPr>
        <w:t xml:space="preserve"> </w:t>
      </w:r>
      <w:r>
        <w:rPr>
          <w:rFonts w:ascii="Times New Roman" w:eastAsia="標楷體" w:hAnsi="Times New Roman" w:hint="eastAsia"/>
          <w:sz w:val="24"/>
        </w:rPr>
        <w:t>產品集合演算法</w:t>
      </w:r>
      <w:bookmarkEnd w:id="81"/>
    </w:p>
    <w:p w14:paraId="09C1091C" w14:textId="77777777" w:rsidR="00EF52EC" w:rsidRDefault="00EF52EC" w:rsidP="00EF52EC">
      <w:pPr>
        <w:spacing w:line="360" w:lineRule="auto"/>
      </w:pPr>
    </w:p>
    <w:p w14:paraId="2417A813" w14:textId="3660C00A" w:rsidR="00060239" w:rsidRDefault="00EF52EC" w:rsidP="00EF52EC">
      <w:pPr>
        <w:spacing w:line="360" w:lineRule="auto"/>
        <w:rPr>
          <w:rFonts w:ascii="Times New Roman" w:eastAsia="標楷體" w:hAnsi="Times New Roman"/>
        </w:rPr>
      </w:pPr>
      <w:r>
        <w:rPr>
          <w:rFonts w:ascii="Times New Roman" w:eastAsia="標楷體" w:hAnsi="Times New Roman" w:hint="eastAsia"/>
        </w:rPr>
        <w:t xml:space="preserve">    </w:t>
      </w:r>
      <w:r w:rsidRPr="00EF52EC">
        <w:rPr>
          <w:rFonts w:ascii="Times New Roman" w:eastAsia="標楷體" w:hAnsi="Times New Roman" w:hint="eastAsia"/>
        </w:rPr>
        <w:t>接續前面的例子，</w:t>
      </w:r>
      <w:r>
        <w:rPr>
          <w:rFonts w:ascii="Times New Roman" w:eastAsia="標楷體" w:hAnsi="Times New Roman" w:hint="eastAsia"/>
        </w:rPr>
        <w:t>當</w:t>
      </w:r>
      <w:r w:rsidR="005465AE">
        <w:rPr>
          <w:rFonts w:ascii="Times New Roman" w:eastAsia="標楷體" w:hAnsi="Times New Roman" w:hint="eastAsia"/>
        </w:rPr>
        <w:t>A</w:t>
      </w:r>
      <w:r>
        <w:rPr>
          <w:rFonts w:ascii="Times New Roman" w:eastAsia="標楷體" w:hAnsi="Times New Roman" w:hint="eastAsia"/>
        </w:rPr>
        <w:t>群使用者所使用之產品被分為</w:t>
      </w:r>
      <w:r w:rsidR="00C9403B">
        <w:rPr>
          <w:rFonts w:ascii="Times New Roman" w:eastAsia="標楷體" w:hAnsi="Times New Roman" w:hint="eastAsia"/>
        </w:rPr>
        <w:t>五</w:t>
      </w:r>
      <w:r>
        <w:rPr>
          <w:rFonts w:ascii="Times New Roman" w:eastAsia="標楷體" w:hAnsi="Times New Roman" w:hint="eastAsia"/>
        </w:rPr>
        <w:t>個類別後，便可以回頭</w:t>
      </w:r>
      <w:proofErr w:type="gramStart"/>
      <w:r>
        <w:rPr>
          <w:rFonts w:ascii="Times New Roman" w:eastAsia="標楷體" w:hAnsi="Times New Roman" w:hint="eastAsia"/>
        </w:rPr>
        <w:t>檢視此群中</w:t>
      </w:r>
      <w:proofErr w:type="gramEnd"/>
      <w:r>
        <w:rPr>
          <w:rFonts w:ascii="Times New Roman" w:eastAsia="標楷體" w:hAnsi="Times New Roman" w:hint="eastAsia"/>
        </w:rPr>
        <w:t>使用者所使用之產品分別落在哪些類別。以使用者</w:t>
      </w:r>
      <m:oMath>
        <m:sSub>
          <m:sSubPr>
            <m:ctrlPr>
              <w:rPr>
                <w:rFonts w:ascii="Cambria Math" w:eastAsia="標楷體" w:hAnsi="Cambria Math"/>
                <w:bCs/>
                <w:i/>
                <w:iCs/>
              </w:rPr>
            </m:ctrlPr>
          </m:sSubPr>
          <m:e>
            <m:r>
              <w:rPr>
                <w:rFonts w:ascii="Cambria Math" w:eastAsia="標楷體" w:hAnsi="Cambria Math"/>
              </w:rPr>
              <m:t>u</m:t>
            </m:r>
          </m:e>
          <m:sub>
            <m:r>
              <w:rPr>
                <w:rFonts w:ascii="Cambria Math" w:eastAsia="標楷體" w:hAnsi="Cambria Math"/>
              </w:rPr>
              <m:t>277222</m:t>
            </m:r>
          </m:sub>
        </m:sSub>
      </m:oMath>
      <w:r w:rsidRPr="00C84302">
        <w:rPr>
          <w:rFonts w:ascii="Times New Roman" w:eastAsia="標楷體" w:hAnsi="Times New Roman" w:hint="eastAsia"/>
        </w:rPr>
        <w:t>為</w:t>
      </w:r>
      <w:r>
        <w:rPr>
          <w:rFonts w:ascii="Times New Roman" w:eastAsia="標楷體" w:hAnsi="Times New Roman" w:hint="eastAsia"/>
        </w:rPr>
        <w:t>例</w:t>
      </w:r>
      <w:r w:rsidR="00081C63">
        <w:rPr>
          <w:rFonts w:ascii="Times New Roman" w:eastAsia="標楷體" w:hAnsi="Times New Roman" w:hint="eastAsia"/>
        </w:rPr>
        <w:t>，其所使用之產品分</w:t>
      </w:r>
      <w:r w:rsidR="00081C63" w:rsidRPr="00C84302">
        <w:rPr>
          <w:rFonts w:ascii="Times New Roman" w:eastAsia="標楷體" w:hAnsi="Times New Roman" w:hint="eastAsia"/>
        </w:rPr>
        <w:t>別為</w:t>
      </w:r>
      <w:r w:rsidR="004926B9" w:rsidRPr="002835A3">
        <w:rPr>
          <w:rFonts w:ascii="Times New Roman" w:eastAsia="標楷體" w:hAnsi="Times New Roman" w:hint="eastAsia"/>
          <w:szCs w:val="24"/>
        </w:rPr>
        <w:t>純</w:t>
      </w:r>
      <w:proofErr w:type="gramStart"/>
      <w:r w:rsidR="004926B9" w:rsidRPr="002835A3">
        <w:rPr>
          <w:rFonts w:ascii="Times New Roman" w:eastAsia="標楷體" w:hAnsi="Times New Roman" w:hint="eastAsia"/>
          <w:szCs w:val="24"/>
        </w:rPr>
        <w:t>橄</w:t>
      </w:r>
      <w:proofErr w:type="gramEnd"/>
      <w:r w:rsidR="004926B9" w:rsidRPr="002835A3">
        <w:rPr>
          <w:rFonts w:ascii="Times New Roman" w:eastAsia="標楷體" w:hAnsi="Times New Roman" w:hint="eastAsia"/>
          <w:szCs w:val="24"/>
        </w:rPr>
        <w:t>情</w:t>
      </w:r>
      <w:proofErr w:type="gramStart"/>
      <w:r w:rsidR="004926B9" w:rsidRPr="002835A3">
        <w:rPr>
          <w:rFonts w:ascii="Times New Roman" w:eastAsia="標楷體" w:hAnsi="Times New Roman" w:hint="eastAsia"/>
          <w:szCs w:val="24"/>
        </w:rPr>
        <w:t>煥</w:t>
      </w:r>
      <w:proofErr w:type="gramEnd"/>
      <w:r w:rsidR="004926B9" w:rsidRPr="002835A3">
        <w:rPr>
          <w:rFonts w:ascii="Times New Roman" w:eastAsia="標楷體" w:hAnsi="Times New Roman" w:hint="eastAsia"/>
          <w:szCs w:val="24"/>
        </w:rPr>
        <w:t>采精華</w:t>
      </w:r>
      <w:r w:rsidR="004926B9">
        <w:rPr>
          <w:rFonts w:ascii="Times New Roman" w:eastAsia="標楷體" w:hAnsi="Times New Roman" w:hint="eastAsia"/>
          <w:szCs w:val="24"/>
        </w:rPr>
        <w:t>、</w:t>
      </w:r>
      <w:r w:rsidR="00C9403B" w:rsidRPr="00C84302">
        <w:rPr>
          <w:rFonts w:ascii="Times New Roman" w:eastAsia="標楷體" w:hAnsi="Times New Roman" w:hint="eastAsia"/>
        </w:rPr>
        <w:t>光感</w:t>
      </w:r>
      <w:proofErr w:type="gramStart"/>
      <w:r w:rsidR="00C9403B" w:rsidRPr="00C84302">
        <w:rPr>
          <w:rFonts w:ascii="Times New Roman" w:eastAsia="標楷體" w:hAnsi="Times New Roman" w:hint="eastAsia"/>
        </w:rPr>
        <w:t>煥</w:t>
      </w:r>
      <w:proofErr w:type="gramEnd"/>
      <w:r w:rsidR="00C9403B" w:rsidRPr="00C84302">
        <w:rPr>
          <w:rFonts w:ascii="Times New Roman" w:eastAsia="標楷體" w:hAnsi="Times New Roman" w:hint="eastAsia"/>
        </w:rPr>
        <w:t>白</w:t>
      </w:r>
      <w:r w:rsidR="00C9403B" w:rsidRPr="00C84302">
        <w:rPr>
          <w:rFonts w:ascii="Times New Roman" w:eastAsia="標楷體" w:hAnsi="Times New Roman" w:hint="eastAsia"/>
        </w:rPr>
        <w:t>cc</w:t>
      </w:r>
      <w:r w:rsidR="00C9403B" w:rsidRPr="00C84302">
        <w:rPr>
          <w:rFonts w:ascii="Times New Roman" w:eastAsia="標楷體" w:hAnsi="Times New Roman" w:hint="eastAsia"/>
        </w:rPr>
        <w:t>霜、雙重酵素</w:t>
      </w:r>
      <w:proofErr w:type="gramStart"/>
      <w:r w:rsidR="00C9403B" w:rsidRPr="00C84302">
        <w:rPr>
          <w:rFonts w:ascii="Times New Roman" w:eastAsia="標楷體" w:hAnsi="Times New Roman" w:hint="eastAsia"/>
        </w:rPr>
        <w:t>潔顏粉及</w:t>
      </w:r>
      <w:proofErr w:type="gramEnd"/>
      <w:r w:rsidR="00C9403B" w:rsidRPr="00C84302">
        <w:rPr>
          <w:rFonts w:ascii="Times New Roman" w:eastAsia="標楷體" w:hAnsi="Times New Roman" w:hint="eastAsia"/>
        </w:rPr>
        <w:t>和</w:t>
      </w:r>
      <w:proofErr w:type="gramStart"/>
      <w:r w:rsidR="00C9403B" w:rsidRPr="00C84302">
        <w:rPr>
          <w:rFonts w:ascii="Times New Roman" w:eastAsia="標楷體" w:hAnsi="Times New Roman" w:hint="eastAsia"/>
        </w:rPr>
        <w:t>漢淨肌</w:t>
      </w:r>
      <w:proofErr w:type="gramEnd"/>
      <w:r w:rsidR="00C9403B" w:rsidRPr="00C84302">
        <w:rPr>
          <w:rFonts w:ascii="Times New Roman" w:eastAsia="標楷體" w:hAnsi="Times New Roman" w:hint="eastAsia"/>
        </w:rPr>
        <w:t>化妝水</w:t>
      </w:r>
      <w:r w:rsidR="00FA5F7E" w:rsidRPr="00C84302">
        <w:rPr>
          <w:rFonts w:ascii="Times New Roman" w:eastAsia="標楷體" w:hAnsi="Times New Roman" w:hint="eastAsia"/>
        </w:rPr>
        <w:t>，則由</w:t>
      </w:r>
      <w:r w:rsidR="00081C63" w:rsidRPr="00C84302">
        <w:rPr>
          <w:rFonts w:ascii="Times New Roman" w:eastAsia="標楷體" w:hAnsi="Times New Roman"/>
        </w:rPr>
        <w:fldChar w:fldCharType="begin"/>
      </w:r>
      <w:r w:rsidR="00081C63" w:rsidRPr="00C84302">
        <w:rPr>
          <w:rFonts w:ascii="Times New Roman" w:eastAsia="標楷體" w:hAnsi="Times New Roman"/>
        </w:rPr>
        <w:instrText xml:space="preserve"> </w:instrText>
      </w:r>
      <w:r w:rsidR="00081C63" w:rsidRPr="00C84302">
        <w:rPr>
          <w:rFonts w:ascii="Times New Roman" w:eastAsia="標楷體" w:hAnsi="Times New Roman" w:hint="eastAsia"/>
        </w:rPr>
        <w:instrText>REF _Ref436611533 \h</w:instrText>
      </w:r>
      <w:r w:rsidR="00081C63" w:rsidRPr="00C84302">
        <w:rPr>
          <w:rFonts w:ascii="Times New Roman" w:eastAsia="標楷體" w:hAnsi="Times New Roman"/>
        </w:rPr>
        <w:instrText xml:space="preserve"> </w:instrText>
      </w:r>
      <w:r w:rsidR="00C84302" w:rsidRPr="00C84302">
        <w:rPr>
          <w:rFonts w:ascii="Times New Roman" w:eastAsia="標楷體" w:hAnsi="Times New Roman"/>
        </w:rPr>
        <w:instrText xml:space="preserve"> \* MERGEFORMAT </w:instrText>
      </w:r>
      <w:r w:rsidR="00081C63" w:rsidRPr="00C84302">
        <w:rPr>
          <w:rFonts w:ascii="Times New Roman" w:eastAsia="標楷體" w:hAnsi="Times New Roman"/>
        </w:rPr>
      </w:r>
      <w:r w:rsidR="00081C63" w:rsidRPr="00C84302">
        <w:rPr>
          <w:rFonts w:ascii="Times New Roman" w:eastAsia="標楷體" w:hAnsi="Times New Roman"/>
        </w:rPr>
        <w:fldChar w:fldCharType="separate"/>
      </w:r>
      <w:r w:rsidR="000E103D" w:rsidRPr="005E2969">
        <w:rPr>
          <w:rFonts w:ascii="Times New Roman" w:eastAsia="標楷體" w:hAnsi="Times New Roman" w:hint="eastAsia"/>
        </w:rPr>
        <w:t>圖</w:t>
      </w:r>
      <w:r w:rsidR="000E103D" w:rsidRPr="005E2969">
        <w:rPr>
          <w:rFonts w:ascii="Times New Roman" w:eastAsia="標楷體" w:hAnsi="Times New Roman" w:hint="eastAsia"/>
        </w:rPr>
        <w:t xml:space="preserve"> </w:t>
      </w:r>
      <w:r w:rsidR="000E103D">
        <w:rPr>
          <w:rFonts w:ascii="Times New Roman" w:eastAsia="標楷體" w:hAnsi="Times New Roman"/>
          <w:noProof/>
        </w:rPr>
        <w:t>3</w:t>
      </w:r>
      <w:r w:rsidR="000E103D">
        <w:rPr>
          <w:rFonts w:ascii="Times New Roman" w:eastAsia="標楷體" w:hAnsi="Times New Roman"/>
          <w:noProof/>
        </w:rPr>
        <w:noBreakHyphen/>
        <w:t>8</w:t>
      </w:r>
      <w:r w:rsidR="00081C63" w:rsidRPr="00C84302">
        <w:rPr>
          <w:rFonts w:ascii="Times New Roman" w:eastAsia="標楷體" w:hAnsi="Times New Roman"/>
        </w:rPr>
        <w:fldChar w:fldCharType="end"/>
      </w:r>
      <w:r w:rsidR="00081C63" w:rsidRPr="00C84302">
        <w:rPr>
          <w:rFonts w:ascii="Times New Roman" w:eastAsia="標楷體" w:hAnsi="Times New Roman" w:hint="eastAsia"/>
        </w:rPr>
        <w:t>的演算法</w:t>
      </w:r>
      <w:r w:rsidR="00FA5F7E" w:rsidRPr="00C84302">
        <w:rPr>
          <w:rFonts w:ascii="Times New Roman" w:eastAsia="標楷體" w:hAnsi="Times New Roman" w:hint="eastAsia"/>
        </w:rPr>
        <w:t>可以得到使用者</w:t>
      </w:r>
      <m:oMath>
        <m:sSub>
          <m:sSubPr>
            <m:ctrlPr>
              <w:rPr>
                <w:rFonts w:ascii="Cambria Math" w:eastAsia="標楷體" w:hAnsi="Cambria Math"/>
                <w:bCs/>
                <w:i/>
                <w:iCs/>
              </w:rPr>
            </m:ctrlPr>
          </m:sSubPr>
          <m:e>
            <m:r>
              <w:rPr>
                <w:rFonts w:ascii="Cambria Math" w:eastAsia="標楷體" w:hAnsi="Cambria Math"/>
              </w:rPr>
              <m:t>u</m:t>
            </m:r>
          </m:e>
          <m:sub>
            <m:r>
              <w:rPr>
                <w:rFonts w:ascii="Cambria Math" w:eastAsia="標楷體" w:hAnsi="Cambria Math"/>
              </w:rPr>
              <m:t>277222</m:t>
            </m:r>
          </m:sub>
        </m:sSub>
      </m:oMath>
      <w:r w:rsidR="00FA5F7E" w:rsidRPr="00C84302">
        <w:rPr>
          <w:rFonts w:ascii="Times New Roman" w:eastAsia="標楷體" w:hAnsi="Times New Roman" w:hint="eastAsia"/>
        </w:rPr>
        <w:t>所使用之產品所產生之產品類別關係為：</w:t>
      </w:r>
      <w:r w:rsidR="00DB3241" w:rsidRPr="00C84302">
        <w:rPr>
          <w:rFonts w:ascii="Times New Roman" w:eastAsia="標楷體" w:hAnsi="Times New Roman" w:hint="eastAsia"/>
        </w:rPr>
        <w:t>精華類－</w:t>
      </w:r>
      <w:r w:rsidR="00C9403B" w:rsidRPr="00C84302">
        <w:rPr>
          <w:rFonts w:ascii="Times New Roman" w:eastAsia="標楷體" w:hAnsi="Times New Roman" w:hint="eastAsia"/>
        </w:rPr>
        <w:t>cc</w:t>
      </w:r>
      <w:r w:rsidR="00C9403B" w:rsidRPr="00C84302">
        <w:rPr>
          <w:rFonts w:ascii="Times New Roman" w:eastAsia="標楷體" w:hAnsi="Times New Roman" w:hint="eastAsia"/>
        </w:rPr>
        <w:t>產品類</w:t>
      </w:r>
      <w:proofErr w:type="gramStart"/>
      <w:r w:rsidR="00FA5F7E" w:rsidRPr="00C84302">
        <w:rPr>
          <w:rFonts w:ascii="Times New Roman" w:eastAsia="標楷體" w:hAnsi="Times New Roman" w:hint="eastAsia"/>
        </w:rPr>
        <w:t>－</w:t>
      </w:r>
      <w:r w:rsidR="00C9403B" w:rsidRPr="00C84302">
        <w:rPr>
          <w:rFonts w:ascii="Times New Roman" w:eastAsia="標楷體" w:hAnsi="Times New Roman" w:hint="eastAsia"/>
        </w:rPr>
        <w:t>洗顏粉類</w:t>
      </w:r>
      <w:r w:rsidR="00FA5F7E" w:rsidRPr="00C84302">
        <w:rPr>
          <w:rFonts w:ascii="Times New Roman" w:eastAsia="標楷體" w:hAnsi="Times New Roman" w:hint="eastAsia"/>
        </w:rPr>
        <w:t>－</w:t>
      </w:r>
      <w:proofErr w:type="gramEnd"/>
      <w:r w:rsidR="00C9403B" w:rsidRPr="00C84302">
        <w:rPr>
          <w:rFonts w:ascii="Times New Roman" w:eastAsia="標楷體" w:hAnsi="Times New Roman" w:hint="eastAsia"/>
        </w:rPr>
        <w:t>化妝水類，如</w:t>
      </w:r>
      <w:r w:rsidR="006C49E7" w:rsidRPr="00C84302">
        <w:rPr>
          <w:rFonts w:ascii="Times New Roman" w:eastAsia="標楷體" w:hAnsi="Times New Roman"/>
        </w:rPr>
        <w:fldChar w:fldCharType="begin"/>
      </w:r>
      <w:r w:rsidR="006C49E7" w:rsidRPr="00C84302">
        <w:rPr>
          <w:rFonts w:ascii="Times New Roman" w:eastAsia="標楷體" w:hAnsi="Times New Roman"/>
        </w:rPr>
        <w:instrText xml:space="preserve"> </w:instrText>
      </w:r>
      <w:r w:rsidR="006C49E7" w:rsidRPr="00C84302">
        <w:rPr>
          <w:rFonts w:ascii="Times New Roman" w:eastAsia="標楷體" w:hAnsi="Times New Roman" w:hint="eastAsia"/>
        </w:rPr>
        <w:instrText>REF _Ref436788821 \h</w:instrText>
      </w:r>
      <w:r w:rsidR="006C49E7" w:rsidRPr="00C84302">
        <w:rPr>
          <w:rFonts w:ascii="Times New Roman" w:eastAsia="標楷體" w:hAnsi="Times New Roman"/>
        </w:rPr>
        <w:instrText xml:space="preserve"> </w:instrText>
      </w:r>
      <w:r w:rsidR="00C84302" w:rsidRPr="00C84302">
        <w:rPr>
          <w:rFonts w:ascii="Times New Roman" w:eastAsia="標楷體" w:hAnsi="Times New Roman"/>
        </w:rPr>
        <w:instrText xml:space="preserve"> \* MERGEFORMAT </w:instrText>
      </w:r>
      <w:r w:rsidR="006C49E7" w:rsidRPr="00C84302">
        <w:rPr>
          <w:rFonts w:ascii="Times New Roman" w:eastAsia="標楷體" w:hAnsi="Times New Roman"/>
        </w:rPr>
      </w:r>
      <w:r w:rsidR="006C49E7" w:rsidRPr="00C84302">
        <w:rPr>
          <w:rFonts w:ascii="Times New Roman" w:eastAsia="標楷體" w:hAnsi="Times New Roman"/>
        </w:rPr>
        <w:fldChar w:fldCharType="separate"/>
      </w:r>
      <w:r w:rsidR="000E103D" w:rsidRPr="006C49E7">
        <w:rPr>
          <w:rFonts w:ascii="Times New Roman" w:eastAsia="標楷體" w:hAnsi="Times New Roman" w:hint="eastAsia"/>
        </w:rPr>
        <w:t>表</w:t>
      </w:r>
      <w:r w:rsidR="000E103D" w:rsidRPr="006C49E7">
        <w:rPr>
          <w:rFonts w:ascii="Times New Roman" w:eastAsia="標楷體" w:hAnsi="Times New Roman" w:hint="eastAsia"/>
        </w:rPr>
        <w:t xml:space="preserve"> </w:t>
      </w:r>
      <w:r w:rsidR="000E103D">
        <w:rPr>
          <w:rFonts w:ascii="Times New Roman" w:eastAsia="標楷體" w:hAnsi="Times New Roman"/>
          <w:noProof/>
        </w:rPr>
        <w:t>3</w:t>
      </w:r>
      <w:r w:rsidR="000E103D">
        <w:rPr>
          <w:rFonts w:ascii="Times New Roman" w:eastAsia="標楷體" w:hAnsi="Times New Roman"/>
          <w:noProof/>
        </w:rPr>
        <w:noBreakHyphen/>
        <w:t>5</w:t>
      </w:r>
      <w:r w:rsidR="006C49E7" w:rsidRPr="00C84302">
        <w:rPr>
          <w:rFonts w:ascii="Times New Roman" w:eastAsia="標楷體" w:hAnsi="Times New Roman"/>
        </w:rPr>
        <w:fldChar w:fldCharType="end"/>
      </w:r>
      <w:r w:rsidR="00C9403B" w:rsidRPr="00C84302">
        <w:rPr>
          <w:rFonts w:ascii="Times New Roman" w:eastAsia="標楷體" w:hAnsi="Times New Roman" w:hint="eastAsia"/>
        </w:rPr>
        <w:t>所示</w:t>
      </w:r>
      <w:r w:rsidR="00FA5F7E" w:rsidRPr="00C84302">
        <w:rPr>
          <w:rFonts w:ascii="Times New Roman" w:eastAsia="標楷體" w:hAnsi="Times New Roman" w:hint="eastAsia"/>
        </w:rPr>
        <w:t>；以此類推，</w:t>
      </w:r>
      <w:r w:rsidR="005465AE" w:rsidRPr="00C84302">
        <w:rPr>
          <w:rFonts w:ascii="Times New Roman" w:eastAsia="標楷體" w:hAnsi="Times New Roman" w:hint="eastAsia"/>
        </w:rPr>
        <w:t>A</w:t>
      </w:r>
      <w:r w:rsidR="00FA5F7E" w:rsidRPr="00C84302">
        <w:rPr>
          <w:rFonts w:ascii="Times New Roman" w:eastAsia="標楷體" w:hAnsi="Times New Roman" w:hint="eastAsia"/>
        </w:rPr>
        <w:t>群中的使用者</w:t>
      </w:r>
      <m:oMath>
        <m:sSub>
          <m:sSubPr>
            <m:ctrlPr>
              <w:rPr>
                <w:rFonts w:ascii="Cambria Math" w:eastAsia="標楷體" w:hAnsi="Cambria Math"/>
                <w:bCs/>
                <w:i/>
                <w:iCs/>
              </w:rPr>
            </m:ctrlPr>
          </m:sSubPr>
          <m:e>
            <m:r>
              <w:rPr>
                <w:rFonts w:ascii="Cambria Math" w:eastAsia="標楷體" w:hAnsi="Cambria Math"/>
              </w:rPr>
              <m:t>u</m:t>
            </m:r>
          </m:e>
          <m:sub>
            <m:r>
              <w:rPr>
                <w:rFonts w:ascii="Cambria Math" w:eastAsia="標楷體" w:hAnsi="Cambria Math" w:hint="eastAsia"/>
              </w:rPr>
              <m:t>26227</m:t>
            </m:r>
          </m:sub>
        </m:sSub>
      </m:oMath>
      <w:r w:rsidR="00FA5F7E" w:rsidRPr="00C84302">
        <w:rPr>
          <w:rFonts w:ascii="Times New Roman" w:eastAsia="標楷體" w:hAnsi="Times New Roman" w:hint="eastAsia"/>
        </w:rPr>
        <w:t>所建立之產品類別連結</w:t>
      </w:r>
      <w:r w:rsidR="006C49E7" w:rsidRPr="00C84302">
        <w:rPr>
          <w:rFonts w:ascii="Times New Roman" w:eastAsia="標楷體" w:hAnsi="Times New Roman" w:hint="eastAsia"/>
        </w:rPr>
        <w:t>則</w:t>
      </w:r>
      <w:r w:rsidR="00FA5F7E" w:rsidRPr="00C84302">
        <w:rPr>
          <w:rFonts w:ascii="Times New Roman" w:eastAsia="標楷體" w:hAnsi="Times New Roman" w:hint="eastAsia"/>
        </w:rPr>
        <w:t>為</w:t>
      </w:r>
      <w:r w:rsidR="00C90A14" w:rsidRPr="00C84302">
        <w:rPr>
          <w:rFonts w:ascii="Times New Roman" w:eastAsia="標楷體" w:hAnsi="Times New Roman" w:hint="eastAsia"/>
        </w:rPr>
        <w:t>精華</w:t>
      </w:r>
      <w:r w:rsidR="00FA5F7E" w:rsidRPr="00C84302">
        <w:rPr>
          <w:rFonts w:ascii="Times New Roman" w:eastAsia="標楷體" w:hAnsi="Times New Roman" w:hint="eastAsia"/>
        </w:rPr>
        <w:t>類</w:t>
      </w:r>
      <w:proofErr w:type="gramStart"/>
      <w:r w:rsidR="00FA5F7E" w:rsidRPr="00C84302">
        <w:rPr>
          <w:rFonts w:ascii="Times New Roman" w:eastAsia="標楷體" w:hAnsi="Times New Roman" w:hint="eastAsia"/>
        </w:rPr>
        <w:t>－</w:t>
      </w:r>
      <w:r w:rsidR="00C90A14" w:rsidRPr="00C84302">
        <w:rPr>
          <w:rFonts w:ascii="Times New Roman" w:eastAsia="標楷體" w:hAnsi="Times New Roman" w:hint="eastAsia"/>
        </w:rPr>
        <w:t>洗顏粉</w:t>
      </w:r>
      <w:r w:rsidR="00FA5F7E" w:rsidRPr="00C84302">
        <w:rPr>
          <w:rFonts w:ascii="Times New Roman" w:eastAsia="標楷體" w:hAnsi="Times New Roman" w:hint="eastAsia"/>
        </w:rPr>
        <w:t>類－</w:t>
      </w:r>
      <w:proofErr w:type="gramEnd"/>
      <w:r w:rsidR="00DB3241" w:rsidRPr="00C84302">
        <w:rPr>
          <w:rFonts w:ascii="Times New Roman" w:eastAsia="標楷體" w:hAnsi="Times New Roman" w:hint="eastAsia"/>
        </w:rPr>
        <w:t>化妝水</w:t>
      </w:r>
      <w:r w:rsidR="00081C63" w:rsidRPr="00C84302">
        <w:rPr>
          <w:rFonts w:ascii="Times New Roman" w:eastAsia="標楷體" w:hAnsi="Times New Roman" w:hint="eastAsia"/>
        </w:rPr>
        <w:t>類</w:t>
      </w:r>
      <w:r w:rsidR="00C90A14" w:rsidRPr="00C84302">
        <w:rPr>
          <w:rFonts w:ascii="Times New Roman" w:eastAsia="標楷體" w:hAnsi="Times New Roman" w:hint="eastAsia"/>
        </w:rPr>
        <w:t>。</w:t>
      </w:r>
      <w:r w:rsidR="00C84302" w:rsidRPr="00C84302">
        <w:rPr>
          <w:rFonts w:ascii="Times New Roman" w:eastAsia="標楷體" w:hAnsi="Times New Roman" w:hint="eastAsia"/>
        </w:rPr>
        <w:t>因</w:t>
      </w:r>
      <m:oMath>
        <m:r>
          <m:rPr>
            <m:sty m:val="p"/>
          </m:rPr>
          <w:rPr>
            <w:rFonts w:ascii="Cambria Math" w:eastAsia="標楷體" w:hAnsi="Cambria Math" w:hint="eastAsia"/>
          </w:rPr>
          <m:t>使用者</m:t>
        </m:r>
        <m:sSub>
          <m:sSubPr>
            <m:ctrlPr>
              <w:rPr>
                <w:rFonts w:ascii="Cambria Math" w:eastAsia="標楷體" w:hAnsi="Cambria Math"/>
                <w:bCs/>
                <w:i/>
                <w:iCs/>
              </w:rPr>
            </m:ctrlPr>
          </m:sSubPr>
          <m:e>
            <m:r>
              <w:rPr>
                <w:rFonts w:ascii="Cambria Math" w:eastAsia="標楷體" w:hAnsi="Cambria Math"/>
              </w:rPr>
              <m:t>u</m:t>
            </m:r>
          </m:e>
          <m:sub>
            <m:r>
              <w:rPr>
                <w:rFonts w:ascii="Cambria Math" w:eastAsia="標楷體" w:hAnsi="Cambria Math"/>
              </w:rPr>
              <m:t>277222</m:t>
            </m:r>
          </m:sub>
        </m:sSub>
      </m:oMath>
      <w:r w:rsidR="00C84302" w:rsidRPr="00C84302">
        <w:rPr>
          <w:rFonts w:ascii="Times New Roman" w:eastAsia="標楷體" w:hAnsi="Times New Roman" w:hint="eastAsia"/>
          <w:bCs/>
          <w:iCs/>
        </w:rPr>
        <w:t>和</w:t>
      </w:r>
      <w:r w:rsidR="00C84302" w:rsidRPr="00C84302">
        <w:rPr>
          <w:rFonts w:ascii="Times New Roman" w:eastAsia="標楷體" w:hAnsi="Times New Roman" w:hint="eastAsia"/>
        </w:rPr>
        <w:t>使用者</w:t>
      </w:r>
      <m:oMath>
        <m:sSub>
          <m:sSubPr>
            <m:ctrlPr>
              <w:rPr>
                <w:rFonts w:ascii="Cambria Math" w:eastAsia="標楷體" w:hAnsi="Cambria Math"/>
                <w:bCs/>
                <w:i/>
                <w:iCs/>
              </w:rPr>
            </m:ctrlPr>
          </m:sSubPr>
          <m:e>
            <m:r>
              <w:rPr>
                <w:rFonts w:ascii="Cambria Math" w:eastAsia="標楷體" w:hAnsi="Cambria Math"/>
              </w:rPr>
              <m:t>u</m:t>
            </m:r>
          </m:e>
          <m:sub>
            <m:r>
              <w:rPr>
                <w:rFonts w:ascii="Cambria Math" w:eastAsia="標楷體" w:hAnsi="Cambria Math" w:hint="eastAsia"/>
              </w:rPr>
              <m:t>26227</m:t>
            </m:r>
          </m:sub>
        </m:sSub>
      </m:oMath>
      <w:r w:rsidR="00C84302" w:rsidRPr="00C84302">
        <w:rPr>
          <w:rFonts w:ascii="Times New Roman" w:eastAsia="標楷體" w:hAnsi="Times New Roman" w:hint="eastAsia"/>
          <w:bCs/>
          <w:iCs/>
        </w:rPr>
        <w:t>所建立之產品連結分別為</w:t>
      </w:r>
      <w:r w:rsidR="00C84302" w:rsidRPr="00C84302">
        <w:rPr>
          <w:rFonts w:ascii="Times New Roman" w:eastAsia="標楷體" w:hAnsi="Times New Roman" w:hint="eastAsia"/>
        </w:rPr>
        <w:t>精華類－</w:t>
      </w:r>
      <w:r w:rsidR="00C84302" w:rsidRPr="00C84302">
        <w:rPr>
          <w:rFonts w:ascii="Times New Roman" w:eastAsia="標楷體" w:hAnsi="Times New Roman" w:hint="eastAsia"/>
        </w:rPr>
        <w:t>cc</w:t>
      </w:r>
      <w:r w:rsidR="00C84302" w:rsidRPr="00C84302">
        <w:rPr>
          <w:rFonts w:ascii="Times New Roman" w:eastAsia="標楷體" w:hAnsi="Times New Roman" w:hint="eastAsia"/>
        </w:rPr>
        <w:t>產品類</w:t>
      </w:r>
      <w:proofErr w:type="gramStart"/>
      <w:r w:rsidR="00C84302" w:rsidRPr="00C84302">
        <w:rPr>
          <w:rFonts w:ascii="Times New Roman" w:eastAsia="標楷體" w:hAnsi="Times New Roman" w:hint="eastAsia"/>
        </w:rPr>
        <w:t>－洗顏粉類－</w:t>
      </w:r>
      <w:proofErr w:type="gramEnd"/>
      <w:r w:rsidR="00C84302" w:rsidRPr="00C84302">
        <w:rPr>
          <w:rFonts w:ascii="Times New Roman" w:eastAsia="標楷體" w:hAnsi="Times New Roman" w:hint="eastAsia"/>
        </w:rPr>
        <w:t>化妝水類及精華類</w:t>
      </w:r>
      <w:proofErr w:type="gramStart"/>
      <w:r w:rsidR="00C84302" w:rsidRPr="00C84302">
        <w:rPr>
          <w:rFonts w:ascii="Times New Roman" w:eastAsia="標楷體" w:hAnsi="Times New Roman" w:hint="eastAsia"/>
        </w:rPr>
        <w:t>－洗顏粉類－</w:t>
      </w:r>
      <w:proofErr w:type="gramEnd"/>
      <w:r w:rsidR="00C84302" w:rsidRPr="00C84302">
        <w:rPr>
          <w:rFonts w:ascii="Times New Roman" w:eastAsia="標楷體" w:hAnsi="Times New Roman" w:hint="eastAsia"/>
        </w:rPr>
        <w:t>化妝水類，恰巧精華類</w:t>
      </w:r>
      <w:proofErr w:type="gramStart"/>
      <w:r w:rsidR="00C84302" w:rsidRPr="00C84302">
        <w:rPr>
          <w:rFonts w:ascii="Times New Roman" w:eastAsia="標楷體" w:hAnsi="Times New Roman" w:hint="eastAsia"/>
        </w:rPr>
        <w:t>－洗顏粉類－</w:t>
      </w:r>
      <w:proofErr w:type="gramEnd"/>
      <w:r w:rsidR="00C84302" w:rsidRPr="00C84302">
        <w:rPr>
          <w:rFonts w:ascii="Times New Roman" w:eastAsia="標楷體" w:hAnsi="Times New Roman" w:hint="eastAsia"/>
        </w:rPr>
        <w:t>化妝水類重複出現次數為</w:t>
      </w:r>
      <w:r w:rsidR="00C84302" w:rsidRPr="00C84302">
        <w:rPr>
          <w:rFonts w:ascii="Times New Roman" w:eastAsia="標楷體" w:hAnsi="Times New Roman" w:hint="eastAsia"/>
        </w:rPr>
        <w:t>2</w:t>
      </w:r>
      <w:r w:rsidR="00C84302" w:rsidRPr="00C84302">
        <w:rPr>
          <w:rFonts w:ascii="Times New Roman" w:eastAsia="標楷體" w:hAnsi="Times New Roman" w:hint="eastAsia"/>
        </w:rPr>
        <w:t>，</w:t>
      </w:r>
      <w:proofErr w:type="gramStart"/>
      <w:r w:rsidR="00C84302" w:rsidRPr="00C84302">
        <w:rPr>
          <w:rFonts w:ascii="Times New Roman" w:eastAsia="標楷體" w:hAnsi="Times New Roman" w:hint="eastAsia"/>
        </w:rPr>
        <w:t>且此群中</w:t>
      </w:r>
      <w:proofErr w:type="gramEnd"/>
      <w:r w:rsidR="00C84302" w:rsidRPr="00C84302">
        <w:rPr>
          <w:rFonts w:ascii="Times New Roman" w:eastAsia="標楷體" w:hAnsi="Times New Roman" w:hint="eastAsia"/>
        </w:rPr>
        <w:t>使用者</w:t>
      </w:r>
      <w:r w:rsidR="003A03A1">
        <w:rPr>
          <w:rFonts w:ascii="Times New Roman" w:eastAsia="標楷體" w:hAnsi="Times New Roman" w:hint="eastAsia"/>
        </w:rPr>
        <w:t>已</w:t>
      </w:r>
      <w:r w:rsidR="00C84302" w:rsidRPr="00C84302">
        <w:rPr>
          <w:rFonts w:ascii="Times New Roman" w:eastAsia="標楷體" w:hAnsi="Times New Roman" w:hint="eastAsia"/>
        </w:rPr>
        <w:t>分析完畢，因此可</w:t>
      </w:r>
      <w:r w:rsidR="00C84302">
        <w:rPr>
          <w:rFonts w:ascii="Times New Roman" w:eastAsia="標楷體" w:hAnsi="Times New Roman" w:hint="eastAsia"/>
        </w:rPr>
        <w:t>歸納出</w:t>
      </w:r>
      <w:proofErr w:type="gramStart"/>
      <w:r w:rsidR="00C84302">
        <w:rPr>
          <w:rFonts w:ascii="Times New Roman" w:eastAsia="標楷體" w:hAnsi="Times New Roman" w:hint="eastAsia"/>
        </w:rPr>
        <w:t>適合此群使用者</w:t>
      </w:r>
      <w:proofErr w:type="gramEnd"/>
      <w:r w:rsidR="00C84302">
        <w:rPr>
          <w:rFonts w:ascii="Times New Roman" w:eastAsia="標楷體" w:hAnsi="Times New Roman" w:hint="eastAsia"/>
        </w:rPr>
        <w:t>之產品類別集合為精華類</w:t>
      </w:r>
      <w:proofErr w:type="gramStart"/>
      <w:r w:rsidR="00C84302">
        <w:rPr>
          <w:rFonts w:ascii="Times New Roman" w:eastAsia="標楷體" w:hAnsi="Times New Roman" w:hint="eastAsia"/>
        </w:rPr>
        <w:t>－洗顏粉類－</w:t>
      </w:r>
      <w:proofErr w:type="gramEnd"/>
      <w:r w:rsidR="00C84302">
        <w:rPr>
          <w:rFonts w:ascii="Times New Roman" w:eastAsia="標楷體" w:hAnsi="Times New Roman" w:hint="eastAsia"/>
        </w:rPr>
        <w:t>化妝水類</w:t>
      </w:r>
      <w:r w:rsidR="00FA5F7E">
        <w:rPr>
          <w:rFonts w:ascii="Times New Roman" w:eastAsia="標楷體" w:hAnsi="Times New Roman" w:hint="eastAsia"/>
        </w:rPr>
        <w:t>。</w:t>
      </w:r>
    </w:p>
    <w:p w14:paraId="27BF6585" w14:textId="77777777" w:rsidR="000257A4" w:rsidRDefault="000257A4" w:rsidP="00EF52EC">
      <w:pPr>
        <w:spacing w:line="360" w:lineRule="auto"/>
        <w:rPr>
          <w:rFonts w:ascii="Times New Roman" w:eastAsia="標楷體" w:hAnsi="Times New Roman"/>
        </w:rPr>
      </w:pPr>
    </w:p>
    <w:p w14:paraId="3A97AF34" w14:textId="524CFF9A" w:rsidR="00060239" w:rsidRPr="00060239" w:rsidRDefault="00060239" w:rsidP="00060239">
      <w:pPr>
        <w:pStyle w:val="a6"/>
        <w:jc w:val="center"/>
        <w:rPr>
          <w:rFonts w:ascii="Times New Roman" w:eastAsia="標楷體" w:hAnsi="Times New Roman"/>
          <w:sz w:val="24"/>
        </w:rPr>
      </w:pPr>
      <w:bookmarkStart w:id="82" w:name="_Ref436788821"/>
      <w:bookmarkStart w:id="83" w:name="_Toc449108433"/>
      <w:r w:rsidRPr="006C49E7">
        <w:rPr>
          <w:rFonts w:ascii="Times New Roman" w:eastAsia="標楷體" w:hAnsi="Times New Roman" w:hint="eastAsia"/>
          <w:sz w:val="24"/>
        </w:rPr>
        <w:lastRenderedPageBreak/>
        <w:t>表</w:t>
      </w:r>
      <w:r w:rsidRPr="006C49E7">
        <w:rPr>
          <w:rFonts w:ascii="Times New Roman" w:eastAsia="標楷體" w:hAnsi="Times New Roman" w:hint="eastAsia"/>
          <w:sz w:val="24"/>
        </w:rPr>
        <w:t xml:space="preserve"> </w:t>
      </w:r>
      <w:r w:rsidR="00340ADA">
        <w:rPr>
          <w:rFonts w:ascii="Times New Roman" w:eastAsia="標楷體" w:hAnsi="Times New Roman"/>
          <w:sz w:val="24"/>
        </w:rPr>
        <w:fldChar w:fldCharType="begin"/>
      </w:r>
      <w:r w:rsidR="00340ADA">
        <w:rPr>
          <w:rFonts w:ascii="Times New Roman" w:eastAsia="標楷體" w:hAnsi="Times New Roman"/>
          <w:sz w:val="24"/>
        </w:rPr>
        <w:instrText xml:space="preserve"> </w:instrText>
      </w:r>
      <w:r w:rsidR="00340ADA">
        <w:rPr>
          <w:rFonts w:ascii="Times New Roman" w:eastAsia="標楷體" w:hAnsi="Times New Roman" w:hint="eastAsia"/>
          <w:sz w:val="24"/>
        </w:rPr>
        <w:instrText>STYLEREF 1 \s</w:instrText>
      </w:r>
      <w:r w:rsidR="00340ADA">
        <w:rPr>
          <w:rFonts w:ascii="Times New Roman" w:eastAsia="標楷體" w:hAnsi="Times New Roman"/>
          <w:sz w:val="24"/>
        </w:rPr>
        <w:instrText xml:space="preserve"> </w:instrText>
      </w:r>
      <w:r w:rsidR="00340ADA">
        <w:rPr>
          <w:rFonts w:ascii="Times New Roman" w:eastAsia="標楷體" w:hAnsi="Times New Roman"/>
          <w:sz w:val="24"/>
        </w:rPr>
        <w:fldChar w:fldCharType="separate"/>
      </w:r>
      <w:r w:rsidR="00340ADA">
        <w:rPr>
          <w:rFonts w:ascii="Times New Roman" w:eastAsia="標楷體" w:hAnsi="Times New Roman"/>
          <w:noProof/>
          <w:sz w:val="24"/>
        </w:rPr>
        <w:t>3</w:t>
      </w:r>
      <w:r w:rsidR="00340ADA">
        <w:rPr>
          <w:rFonts w:ascii="Times New Roman" w:eastAsia="標楷體" w:hAnsi="Times New Roman"/>
          <w:sz w:val="24"/>
        </w:rPr>
        <w:fldChar w:fldCharType="end"/>
      </w:r>
      <w:r w:rsidR="00340ADA">
        <w:rPr>
          <w:rFonts w:ascii="Times New Roman" w:eastAsia="標楷體" w:hAnsi="Times New Roman"/>
          <w:sz w:val="24"/>
        </w:rPr>
        <w:noBreakHyphen/>
      </w:r>
      <w:r w:rsidR="00340ADA">
        <w:rPr>
          <w:rFonts w:ascii="Times New Roman" w:eastAsia="標楷體" w:hAnsi="Times New Roman"/>
          <w:sz w:val="24"/>
        </w:rPr>
        <w:fldChar w:fldCharType="begin"/>
      </w:r>
      <w:r w:rsidR="00340ADA">
        <w:rPr>
          <w:rFonts w:ascii="Times New Roman" w:eastAsia="標楷體" w:hAnsi="Times New Roman"/>
          <w:sz w:val="24"/>
        </w:rPr>
        <w:instrText xml:space="preserve"> </w:instrText>
      </w:r>
      <w:r w:rsidR="00340ADA">
        <w:rPr>
          <w:rFonts w:ascii="Times New Roman" w:eastAsia="標楷體" w:hAnsi="Times New Roman" w:hint="eastAsia"/>
          <w:sz w:val="24"/>
        </w:rPr>
        <w:instrText xml:space="preserve">SEQ </w:instrText>
      </w:r>
      <w:r w:rsidR="00340ADA">
        <w:rPr>
          <w:rFonts w:ascii="Times New Roman" w:eastAsia="標楷體" w:hAnsi="Times New Roman" w:hint="eastAsia"/>
          <w:sz w:val="24"/>
        </w:rPr>
        <w:instrText>表</w:instrText>
      </w:r>
      <w:r w:rsidR="00340ADA">
        <w:rPr>
          <w:rFonts w:ascii="Times New Roman" w:eastAsia="標楷體" w:hAnsi="Times New Roman" w:hint="eastAsia"/>
          <w:sz w:val="24"/>
        </w:rPr>
        <w:instrText xml:space="preserve"> \* ARABIC \s 1</w:instrText>
      </w:r>
      <w:r w:rsidR="00340ADA">
        <w:rPr>
          <w:rFonts w:ascii="Times New Roman" w:eastAsia="標楷體" w:hAnsi="Times New Roman"/>
          <w:sz w:val="24"/>
        </w:rPr>
        <w:instrText xml:space="preserve"> </w:instrText>
      </w:r>
      <w:r w:rsidR="00340ADA">
        <w:rPr>
          <w:rFonts w:ascii="Times New Roman" w:eastAsia="標楷體" w:hAnsi="Times New Roman"/>
          <w:sz w:val="24"/>
        </w:rPr>
        <w:fldChar w:fldCharType="separate"/>
      </w:r>
      <w:r w:rsidR="00340ADA">
        <w:rPr>
          <w:rFonts w:ascii="Times New Roman" w:eastAsia="標楷體" w:hAnsi="Times New Roman"/>
          <w:noProof/>
          <w:sz w:val="24"/>
        </w:rPr>
        <w:t>5</w:t>
      </w:r>
      <w:r w:rsidR="00340ADA">
        <w:rPr>
          <w:rFonts w:ascii="Times New Roman" w:eastAsia="標楷體" w:hAnsi="Times New Roman"/>
          <w:sz w:val="24"/>
        </w:rPr>
        <w:fldChar w:fldCharType="end"/>
      </w:r>
      <w:bookmarkEnd w:id="82"/>
      <w:r>
        <w:rPr>
          <w:rFonts w:ascii="Times New Roman" w:eastAsia="標楷體" w:hAnsi="Times New Roman" w:hint="eastAsia"/>
          <w:sz w:val="24"/>
        </w:rPr>
        <w:t xml:space="preserve"> </w:t>
      </w:r>
      <w:r w:rsidRPr="00C84302">
        <w:rPr>
          <w:rFonts w:ascii="Times New Roman" w:eastAsia="標楷體" w:hAnsi="Times New Roman" w:hint="eastAsia"/>
          <w:sz w:val="24"/>
        </w:rPr>
        <w:t>使用者</w:t>
      </w:r>
      <m:oMath>
        <m:sSub>
          <m:sSubPr>
            <m:ctrlPr>
              <w:rPr>
                <w:rFonts w:ascii="Cambria Math" w:eastAsia="標楷體" w:hAnsi="Cambria Math"/>
                <w:bCs/>
                <w:i/>
                <w:iCs/>
              </w:rPr>
            </m:ctrlPr>
          </m:sSubPr>
          <m:e>
            <m:r>
              <w:rPr>
                <w:rFonts w:ascii="Cambria Math" w:eastAsia="標楷體" w:hAnsi="Cambria Math"/>
              </w:rPr>
              <m:t>u</m:t>
            </m:r>
          </m:e>
          <m:sub>
            <m:r>
              <w:rPr>
                <w:rFonts w:ascii="Cambria Math" w:eastAsia="標楷體" w:hAnsi="Cambria Math"/>
              </w:rPr>
              <m:t>277222</m:t>
            </m:r>
          </m:sub>
        </m:sSub>
      </m:oMath>
      <w:r w:rsidRPr="00C84302">
        <w:rPr>
          <w:rFonts w:ascii="Times New Roman" w:eastAsia="標楷體" w:hAnsi="Times New Roman" w:hint="eastAsia"/>
          <w:sz w:val="24"/>
        </w:rPr>
        <w:t>使用之產品類別歸納範例</w:t>
      </w:r>
      <w:bookmarkEnd w:id="83"/>
    </w:p>
    <w:p w14:paraId="0381C738" w14:textId="028D1B8E" w:rsidR="006C49E7" w:rsidRDefault="00E84D95" w:rsidP="006C49E7">
      <w:pPr>
        <w:keepNext/>
        <w:spacing w:line="360" w:lineRule="auto"/>
        <w:jc w:val="center"/>
      </w:pPr>
      <w:r>
        <w:rPr>
          <w:noProof/>
        </w:rPr>
        <w:drawing>
          <wp:inline distT="0" distB="0" distL="0" distR="0" wp14:anchorId="4607CA56" wp14:editId="48FE6284">
            <wp:extent cx="5236210" cy="2845199"/>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47587" cy="2851381"/>
                    </a:xfrm>
                    <a:prstGeom prst="rect">
                      <a:avLst/>
                    </a:prstGeom>
                    <a:noFill/>
                  </pic:spPr>
                </pic:pic>
              </a:graphicData>
            </a:graphic>
          </wp:inline>
        </w:drawing>
      </w:r>
    </w:p>
    <w:p w14:paraId="0E990D04" w14:textId="77777777" w:rsidR="00060239" w:rsidRDefault="00060239" w:rsidP="00060239">
      <w:pPr>
        <w:pStyle w:val="a6"/>
        <w:jc w:val="center"/>
        <w:rPr>
          <w:rFonts w:ascii="Times New Roman" w:eastAsia="標楷體" w:hAnsi="Times New Roman"/>
          <w:sz w:val="24"/>
        </w:rPr>
      </w:pPr>
    </w:p>
    <w:p w14:paraId="087E799E" w14:textId="6BF8168A" w:rsidR="006C49E7" w:rsidRPr="00060239" w:rsidRDefault="00060239" w:rsidP="00060239">
      <w:pPr>
        <w:pStyle w:val="a6"/>
        <w:jc w:val="center"/>
        <w:rPr>
          <w:rFonts w:ascii="Times New Roman" w:eastAsia="標楷體" w:hAnsi="Times New Roman"/>
          <w:sz w:val="24"/>
        </w:rPr>
      </w:pPr>
      <w:bookmarkStart w:id="84" w:name="_Toc449108434"/>
      <w:r w:rsidRPr="006C49E7">
        <w:rPr>
          <w:rFonts w:ascii="Times New Roman" w:eastAsia="標楷體" w:hAnsi="Times New Roman" w:hint="eastAsia"/>
          <w:sz w:val="24"/>
        </w:rPr>
        <w:t>表</w:t>
      </w:r>
      <w:r w:rsidRPr="006C49E7">
        <w:rPr>
          <w:rFonts w:ascii="Times New Roman" w:eastAsia="標楷體" w:hAnsi="Times New Roman" w:hint="eastAsia"/>
          <w:sz w:val="24"/>
        </w:rPr>
        <w:t xml:space="preserve"> </w:t>
      </w:r>
      <w:r w:rsidR="00340ADA">
        <w:rPr>
          <w:rFonts w:ascii="Times New Roman" w:eastAsia="標楷體" w:hAnsi="Times New Roman"/>
          <w:sz w:val="24"/>
        </w:rPr>
        <w:fldChar w:fldCharType="begin"/>
      </w:r>
      <w:r w:rsidR="00340ADA">
        <w:rPr>
          <w:rFonts w:ascii="Times New Roman" w:eastAsia="標楷體" w:hAnsi="Times New Roman"/>
          <w:sz w:val="24"/>
        </w:rPr>
        <w:instrText xml:space="preserve"> </w:instrText>
      </w:r>
      <w:r w:rsidR="00340ADA">
        <w:rPr>
          <w:rFonts w:ascii="Times New Roman" w:eastAsia="標楷體" w:hAnsi="Times New Roman" w:hint="eastAsia"/>
          <w:sz w:val="24"/>
        </w:rPr>
        <w:instrText>STYLEREF 1 \s</w:instrText>
      </w:r>
      <w:r w:rsidR="00340ADA">
        <w:rPr>
          <w:rFonts w:ascii="Times New Roman" w:eastAsia="標楷體" w:hAnsi="Times New Roman"/>
          <w:sz w:val="24"/>
        </w:rPr>
        <w:instrText xml:space="preserve"> </w:instrText>
      </w:r>
      <w:r w:rsidR="00340ADA">
        <w:rPr>
          <w:rFonts w:ascii="Times New Roman" w:eastAsia="標楷體" w:hAnsi="Times New Roman"/>
          <w:sz w:val="24"/>
        </w:rPr>
        <w:fldChar w:fldCharType="separate"/>
      </w:r>
      <w:r w:rsidR="00340ADA">
        <w:rPr>
          <w:rFonts w:ascii="Times New Roman" w:eastAsia="標楷體" w:hAnsi="Times New Roman"/>
          <w:noProof/>
          <w:sz w:val="24"/>
        </w:rPr>
        <w:t>3</w:t>
      </w:r>
      <w:r w:rsidR="00340ADA">
        <w:rPr>
          <w:rFonts w:ascii="Times New Roman" w:eastAsia="標楷體" w:hAnsi="Times New Roman"/>
          <w:sz w:val="24"/>
        </w:rPr>
        <w:fldChar w:fldCharType="end"/>
      </w:r>
      <w:r w:rsidR="00340ADA">
        <w:rPr>
          <w:rFonts w:ascii="Times New Roman" w:eastAsia="標楷體" w:hAnsi="Times New Roman"/>
          <w:sz w:val="24"/>
        </w:rPr>
        <w:noBreakHyphen/>
      </w:r>
      <w:r w:rsidR="00340ADA">
        <w:rPr>
          <w:rFonts w:ascii="Times New Roman" w:eastAsia="標楷體" w:hAnsi="Times New Roman"/>
          <w:sz w:val="24"/>
        </w:rPr>
        <w:fldChar w:fldCharType="begin"/>
      </w:r>
      <w:r w:rsidR="00340ADA">
        <w:rPr>
          <w:rFonts w:ascii="Times New Roman" w:eastAsia="標楷體" w:hAnsi="Times New Roman"/>
          <w:sz w:val="24"/>
        </w:rPr>
        <w:instrText xml:space="preserve"> </w:instrText>
      </w:r>
      <w:r w:rsidR="00340ADA">
        <w:rPr>
          <w:rFonts w:ascii="Times New Roman" w:eastAsia="標楷體" w:hAnsi="Times New Roman" w:hint="eastAsia"/>
          <w:sz w:val="24"/>
        </w:rPr>
        <w:instrText xml:space="preserve">SEQ </w:instrText>
      </w:r>
      <w:r w:rsidR="00340ADA">
        <w:rPr>
          <w:rFonts w:ascii="Times New Roman" w:eastAsia="標楷體" w:hAnsi="Times New Roman" w:hint="eastAsia"/>
          <w:sz w:val="24"/>
        </w:rPr>
        <w:instrText>表</w:instrText>
      </w:r>
      <w:r w:rsidR="00340ADA">
        <w:rPr>
          <w:rFonts w:ascii="Times New Roman" w:eastAsia="標楷體" w:hAnsi="Times New Roman" w:hint="eastAsia"/>
          <w:sz w:val="24"/>
        </w:rPr>
        <w:instrText xml:space="preserve"> \* ARABIC \s 1</w:instrText>
      </w:r>
      <w:r w:rsidR="00340ADA">
        <w:rPr>
          <w:rFonts w:ascii="Times New Roman" w:eastAsia="標楷體" w:hAnsi="Times New Roman"/>
          <w:sz w:val="24"/>
        </w:rPr>
        <w:instrText xml:space="preserve"> </w:instrText>
      </w:r>
      <w:r w:rsidR="00340ADA">
        <w:rPr>
          <w:rFonts w:ascii="Times New Roman" w:eastAsia="標楷體" w:hAnsi="Times New Roman"/>
          <w:sz w:val="24"/>
        </w:rPr>
        <w:fldChar w:fldCharType="separate"/>
      </w:r>
      <w:r w:rsidR="00340ADA">
        <w:rPr>
          <w:rFonts w:ascii="Times New Roman" w:eastAsia="標楷體" w:hAnsi="Times New Roman"/>
          <w:noProof/>
          <w:sz w:val="24"/>
        </w:rPr>
        <w:t>6</w:t>
      </w:r>
      <w:r w:rsidR="00340ADA">
        <w:rPr>
          <w:rFonts w:ascii="Times New Roman" w:eastAsia="標楷體" w:hAnsi="Times New Roman"/>
          <w:sz w:val="24"/>
        </w:rPr>
        <w:fldChar w:fldCharType="end"/>
      </w:r>
      <w:r w:rsidRPr="00C84302">
        <w:rPr>
          <w:rFonts w:ascii="Times New Roman" w:eastAsia="標楷體" w:hAnsi="Times New Roman" w:hint="eastAsia"/>
          <w:sz w:val="24"/>
        </w:rPr>
        <w:t>使用者</w:t>
      </w:r>
      <m:oMath>
        <m:sSub>
          <m:sSubPr>
            <m:ctrlPr>
              <w:rPr>
                <w:rFonts w:ascii="Cambria Math" w:eastAsia="標楷體" w:hAnsi="Cambria Math"/>
                <w:bCs/>
                <w:i/>
                <w:iCs/>
              </w:rPr>
            </m:ctrlPr>
          </m:sSubPr>
          <m:e>
            <m:r>
              <w:rPr>
                <w:rFonts w:ascii="Cambria Math" w:eastAsia="標楷體" w:hAnsi="Cambria Math"/>
              </w:rPr>
              <m:t>u</m:t>
            </m:r>
          </m:e>
          <m:sub>
            <m:r>
              <w:rPr>
                <w:rFonts w:ascii="Cambria Math" w:eastAsia="標楷體" w:hAnsi="Cambria Math" w:hint="eastAsia"/>
              </w:rPr>
              <m:t>26227</m:t>
            </m:r>
          </m:sub>
        </m:sSub>
      </m:oMath>
      <w:r w:rsidRPr="00C84302">
        <w:rPr>
          <w:rFonts w:ascii="Times New Roman" w:eastAsia="標楷體" w:hAnsi="Times New Roman" w:hint="eastAsia"/>
        </w:rPr>
        <w:t>所</w:t>
      </w:r>
      <w:r w:rsidRPr="00C84302">
        <w:rPr>
          <w:rFonts w:ascii="Times New Roman" w:eastAsia="標楷體" w:hAnsi="Times New Roman" w:hint="eastAsia"/>
          <w:sz w:val="24"/>
        </w:rPr>
        <w:t>使用之產品類別歸納</w:t>
      </w:r>
      <w:r>
        <w:rPr>
          <w:rFonts w:ascii="Times New Roman" w:eastAsia="標楷體" w:hAnsi="Times New Roman" w:hint="eastAsia"/>
          <w:sz w:val="24"/>
        </w:rPr>
        <w:t>範例</w:t>
      </w:r>
      <w:bookmarkEnd w:id="84"/>
    </w:p>
    <w:p w14:paraId="344D31EC" w14:textId="4D2881B9" w:rsidR="006C49E7" w:rsidRPr="00060239" w:rsidRDefault="00E84D95" w:rsidP="00060239">
      <w:pPr>
        <w:keepNext/>
        <w:jc w:val="center"/>
      </w:pPr>
      <w:r>
        <w:rPr>
          <w:noProof/>
        </w:rPr>
        <w:drawing>
          <wp:inline distT="0" distB="0" distL="0" distR="0" wp14:anchorId="58E95F6E" wp14:editId="728C7E59">
            <wp:extent cx="5249234" cy="2482850"/>
            <wp:effectExtent l="0" t="0" r="889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53718" cy="2484971"/>
                    </a:xfrm>
                    <a:prstGeom prst="rect">
                      <a:avLst/>
                    </a:prstGeom>
                    <a:noFill/>
                  </pic:spPr>
                </pic:pic>
              </a:graphicData>
            </a:graphic>
          </wp:inline>
        </w:drawing>
      </w:r>
    </w:p>
    <w:p w14:paraId="7A9C7FC0" w14:textId="5E7AD869" w:rsidR="00F655A7" w:rsidRDefault="00F655A7" w:rsidP="003356C0">
      <w:pPr>
        <w:pStyle w:val="2"/>
        <w:spacing w:line="360" w:lineRule="auto"/>
        <w:rPr>
          <w:rFonts w:ascii="Times New Roman" w:eastAsia="標楷體" w:hAnsi="Times New Roman"/>
          <w:sz w:val="28"/>
        </w:rPr>
      </w:pPr>
      <w:bookmarkStart w:id="85" w:name="_Toc448679306"/>
      <w:r w:rsidRPr="00F655A7">
        <w:rPr>
          <w:rFonts w:ascii="Times New Roman" w:eastAsia="標楷體" w:hAnsi="Times New Roman" w:hint="eastAsia"/>
          <w:sz w:val="28"/>
        </w:rPr>
        <w:t>產品集合推薦</w:t>
      </w:r>
      <w:bookmarkEnd w:id="85"/>
    </w:p>
    <w:p w14:paraId="51527733" w14:textId="6C72A63B" w:rsidR="007A77EA" w:rsidRPr="00295414" w:rsidRDefault="0052435F" w:rsidP="00252141">
      <w:pPr>
        <w:spacing w:line="360" w:lineRule="auto"/>
        <w:rPr>
          <w:rFonts w:ascii="Times New Roman" w:eastAsia="標楷體" w:hAnsi="Times New Roman"/>
        </w:rPr>
      </w:pPr>
      <w:r>
        <w:rPr>
          <w:rFonts w:ascii="Times New Roman" w:eastAsia="標楷體" w:hAnsi="Times New Roman" w:hint="eastAsia"/>
        </w:rPr>
        <w:t xml:space="preserve">   </w:t>
      </w:r>
      <w:r w:rsidRPr="00295414">
        <w:rPr>
          <w:rFonts w:ascii="Times New Roman" w:eastAsia="標楷體" w:hAnsi="Times New Roman" w:hint="eastAsia"/>
        </w:rPr>
        <w:t xml:space="preserve"> </w:t>
      </w:r>
      <w:r w:rsidRPr="00295414">
        <w:rPr>
          <w:rFonts w:ascii="Times New Roman" w:eastAsia="標楷體" w:hAnsi="Times New Roman" w:hint="eastAsia"/>
        </w:rPr>
        <w:t>從上一個模組得到產品集合之定義後，此模組將會再對產品</w:t>
      </w:r>
      <w:r w:rsidR="00D82B3B" w:rsidRPr="00295414">
        <w:rPr>
          <w:rFonts w:ascii="Times New Roman" w:eastAsia="標楷體" w:hAnsi="Times New Roman" w:hint="eastAsia"/>
        </w:rPr>
        <w:t>類別</w:t>
      </w:r>
      <w:r w:rsidRPr="00295414">
        <w:rPr>
          <w:rFonts w:ascii="Times New Roman" w:eastAsia="標楷體" w:hAnsi="Times New Roman" w:hint="eastAsia"/>
        </w:rPr>
        <w:t>中之產品進行排序；基於本研究之假設</w:t>
      </w:r>
      <w:r w:rsidR="006919FC" w:rsidRPr="00295414">
        <w:rPr>
          <w:rFonts w:ascii="Times New Roman" w:eastAsia="標楷體" w:hAnsi="Times New Roman" w:hint="eastAsia"/>
        </w:rPr>
        <w:t>：「</w:t>
      </w:r>
      <w:r w:rsidRPr="00295414">
        <w:rPr>
          <w:rFonts w:ascii="Times New Roman" w:eastAsia="標楷體" w:hAnsi="Times New Roman" w:hint="eastAsia"/>
        </w:rPr>
        <w:t>對於某產品曾經發表心得評論或是購買此產品之使用者，皆視為曾經使用該產品</w:t>
      </w:r>
      <w:r w:rsidR="006919FC" w:rsidRPr="00295414">
        <w:rPr>
          <w:rFonts w:ascii="Times New Roman" w:eastAsia="標楷體" w:hAnsi="Times New Roman" w:hint="eastAsia"/>
        </w:rPr>
        <w:t>」</w:t>
      </w:r>
      <w:r w:rsidRPr="00295414">
        <w:rPr>
          <w:rFonts w:ascii="Times New Roman" w:eastAsia="標楷體" w:hAnsi="Times New Roman" w:hint="eastAsia"/>
        </w:rPr>
        <w:t>，所以</w:t>
      </w:r>
      <w:r w:rsidR="00C14848" w:rsidRPr="00295414">
        <w:rPr>
          <w:rFonts w:ascii="Times New Roman" w:eastAsia="標楷體" w:hAnsi="Times New Roman" w:hint="eastAsia"/>
        </w:rPr>
        <w:t>會將</w:t>
      </w:r>
      <w:r w:rsidR="008F36AF" w:rsidRPr="00295414">
        <w:rPr>
          <w:rFonts w:ascii="Times New Roman" w:eastAsia="標楷體" w:hAnsi="Times New Roman" w:hint="eastAsia"/>
        </w:rPr>
        <w:t>相似</w:t>
      </w:r>
      <w:r w:rsidRPr="00295414">
        <w:rPr>
          <w:rFonts w:ascii="Times New Roman" w:eastAsia="標楷體" w:hAnsi="Times New Roman" w:hint="eastAsia"/>
        </w:rPr>
        <w:t>使用者發表過之心得評論數量及</w:t>
      </w:r>
      <w:r w:rsidR="00C14848" w:rsidRPr="00295414">
        <w:rPr>
          <w:rFonts w:ascii="Times New Roman" w:eastAsia="標楷體" w:hAnsi="Times New Roman" w:hint="eastAsia"/>
        </w:rPr>
        <w:t>曾購買過</w:t>
      </w:r>
      <w:r w:rsidRPr="00295414">
        <w:rPr>
          <w:rFonts w:ascii="Times New Roman" w:eastAsia="標楷體" w:hAnsi="Times New Roman" w:hint="eastAsia"/>
        </w:rPr>
        <w:t>數量</w:t>
      </w:r>
      <w:r w:rsidR="006919FC" w:rsidRPr="00295414">
        <w:rPr>
          <w:rFonts w:ascii="Times New Roman" w:eastAsia="標楷體" w:hAnsi="Times New Roman" w:hint="eastAsia"/>
        </w:rPr>
        <w:t>的</w:t>
      </w:r>
      <w:r w:rsidR="00C14848" w:rsidRPr="00295414">
        <w:rPr>
          <w:rFonts w:ascii="Times New Roman" w:eastAsia="標楷體" w:hAnsi="Times New Roman" w:hint="eastAsia"/>
        </w:rPr>
        <w:t>加</w:t>
      </w:r>
      <w:r w:rsidR="006919FC" w:rsidRPr="00295414">
        <w:rPr>
          <w:rFonts w:ascii="Times New Roman" w:eastAsia="標楷體" w:hAnsi="Times New Roman" w:hint="eastAsia"/>
        </w:rPr>
        <w:t>總</w:t>
      </w:r>
      <w:r w:rsidRPr="00295414">
        <w:rPr>
          <w:rFonts w:ascii="Times New Roman" w:eastAsia="標楷體" w:hAnsi="Times New Roman" w:hint="eastAsia"/>
        </w:rPr>
        <w:t>作為產品被使用</w:t>
      </w:r>
      <w:r w:rsidR="000D6E52" w:rsidRPr="00295414">
        <w:rPr>
          <w:rFonts w:ascii="Times New Roman" w:eastAsia="標楷體" w:hAnsi="Times New Roman" w:hint="eastAsia"/>
        </w:rPr>
        <w:t>次數</w:t>
      </w:r>
      <w:r w:rsidRPr="00295414">
        <w:rPr>
          <w:rFonts w:ascii="Times New Roman" w:eastAsia="標楷體" w:hAnsi="Times New Roman" w:hint="eastAsia"/>
        </w:rPr>
        <w:t>。若</w:t>
      </w:r>
      <w:r w:rsidR="008F36AF" w:rsidRPr="00295414">
        <w:rPr>
          <w:rFonts w:ascii="Times New Roman" w:eastAsia="標楷體" w:hAnsi="Times New Roman" w:hint="eastAsia"/>
        </w:rPr>
        <w:t>相似</w:t>
      </w:r>
      <w:r w:rsidRPr="00295414">
        <w:rPr>
          <w:rFonts w:ascii="Times New Roman" w:eastAsia="標楷體" w:hAnsi="Times New Roman" w:hint="eastAsia"/>
        </w:rPr>
        <w:t>使用者使用某產品</w:t>
      </w:r>
      <w:r w:rsidR="000D6E52" w:rsidRPr="00295414">
        <w:rPr>
          <w:rFonts w:ascii="Times New Roman" w:eastAsia="標楷體" w:hAnsi="Times New Roman" w:hint="eastAsia"/>
        </w:rPr>
        <w:t>次數</w:t>
      </w:r>
      <w:r w:rsidRPr="00295414">
        <w:rPr>
          <w:rFonts w:ascii="Times New Roman" w:eastAsia="標楷體" w:hAnsi="Times New Roman" w:hint="eastAsia"/>
        </w:rPr>
        <w:t>越多，則此時該產品的排序名次會越前面</w:t>
      </w:r>
      <w:r w:rsidR="006B1F2E" w:rsidRPr="00295414">
        <w:rPr>
          <w:rFonts w:ascii="Times New Roman" w:eastAsia="標楷體" w:hAnsi="Times New Roman" w:hint="eastAsia"/>
        </w:rPr>
        <w:t>，但若單純以此作為排序依據可能會發生多數使用者使用該產品，使其排名越前面，可是反觀這些使用者對該產品之評價卻呈</w:t>
      </w:r>
      <w:r w:rsidR="006B1F2E" w:rsidRPr="00295414">
        <w:rPr>
          <w:rFonts w:ascii="Times New Roman" w:eastAsia="標楷體" w:hAnsi="Times New Roman" w:hint="eastAsia"/>
        </w:rPr>
        <w:lastRenderedPageBreak/>
        <w:t>現產品不佳的評論時，將會使得排序結果不夠公允。因此本研究又將利用使用者對產品的心得評論進行分析，先找出</w:t>
      </w:r>
      <w:r w:rsidR="008F36AF" w:rsidRPr="00295414">
        <w:rPr>
          <w:rFonts w:ascii="Times New Roman" w:eastAsia="標楷體" w:hAnsi="Times New Roman" w:hint="eastAsia"/>
        </w:rPr>
        <w:t>相似</w:t>
      </w:r>
      <w:r w:rsidR="006B1F2E" w:rsidRPr="00295414">
        <w:rPr>
          <w:rFonts w:ascii="Times New Roman" w:eastAsia="標楷體" w:hAnsi="Times New Roman" w:hint="eastAsia"/>
        </w:rPr>
        <w:t>使用者對某產品之</w:t>
      </w:r>
      <w:r w:rsidR="00E30586" w:rsidRPr="00295414">
        <w:rPr>
          <w:rFonts w:ascii="Times New Roman" w:eastAsia="標楷體" w:hAnsi="Times New Roman" w:hint="eastAsia"/>
        </w:rPr>
        <w:t>全</w:t>
      </w:r>
      <w:r w:rsidR="006B1F2E" w:rsidRPr="00295414">
        <w:rPr>
          <w:rFonts w:ascii="Times New Roman" w:eastAsia="標楷體" w:hAnsi="Times New Roman" w:hint="eastAsia"/>
        </w:rPr>
        <w:t>部的評論，然後逐一</w:t>
      </w:r>
      <w:r w:rsidR="000D6E52" w:rsidRPr="00295414">
        <w:rPr>
          <w:rFonts w:ascii="Times New Roman" w:eastAsia="標楷體" w:hAnsi="Times New Roman" w:hint="eastAsia"/>
        </w:rPr>
        <w:t>對每</w:t>
      </w:r>
      <w:r w:rsidR="006B1F2E" w:rsidRPr="00295414">
        <w:rPr>
          <w:rFonts w:ascii="Times New Roman" w:eastAsia="標楷體" w:hAnsi="Times New Roman" w:hint="eastAsia"/>
        </w:rPr>
        <w:t>篇評論進行情緒分析，找出使用者們對於該產品的情緒分數</w:t>
      </w:r>
      <w:r w:rsidR="000D6E52" w:rsidRPr="00295414">
        <w:rPr>
          <w:rFonts w:ascii="Times New Roman" w:eastAsia="標楷體" w:hAnsi="Times New Roman" w:hint="eastAsia"/>
        </w:rPr>
        <w:t>，單篇評論之</w:t>
      </w:r>
      <w:r w:rsidR="007A77EA" w:rsidRPr="00295414">
        <w:rPr>
          <w:rFonts w:ascii="Times New Roman" w:eastAsia="標楷體" w:hAnsi="Times New Roman" w:hint="eastAsia"/>
        </w:rPr>
        <w:t>情緒分數如下</w:t>
      </w:r>
      <w:r w:rsidR="007A77EA" w:rsidRPr="00295414">
        <w:rPr>
          <w:rFonts w:ascii="Times New Roman" w:eastAsia="標楷體" w:hAnsi="Times New Roman"/>
        </w:rPr>
        <w:fldChar w:fldCharType="begin"/>
      </w:r>
      <w:r w:rsidR="007A77EA" w:rsidRPr="00295414">
        <w:rPr>
          <w:rFonts w:ascii="Times New Roman" w:eastAsia="標楷體" w:hAnsi="Times New Roman"/>
        </w:rPr>
        <w:instrText xml:space="preserve"> </w:instrText>
      </w:r>
      <w:r w:rsidR="007A77EA" w:rsidRPr="00295414">
        <w:rPr>
          <w:rFonts w:ascii="Times New Roman" w:eastAsia="標楷體" w:hAnsi="Times New Roman" w:hint="eastAsia"/>
        </w:rPr>
        <w:instrText>REF _Ref436232692 \h</w:instrText>
      </w:r>
      <w:r w:rsidR="007A77EA" w:rsidRPr="00295414">
        <w:rPr>
          <w:rFonts w:ascii="Times New Roman" w:eastAsia="標楷體" w:hAnsi="Times New Roman"/>
        </w:rPr>
        <w:instrText xml:space="preserve"> </w:instrText>
      </w:r>
      <w:r w:rsidR="000257A4" w:rsidRPr="00295414">
        <w:rPr>
          <w:rFonts w:ascii="Times New Roman" w:eastAsia="標楷體" w:hAnsi="Times New Roman"/>
        </w:rPr>
        <w:instrText xml:space="preserve"> \* MERGEFORMAT </w:instrText>
      </w:r>
      <w:r w:rsidR="007A77EA" w:rsidRPr="00295414">
        <w:rPr>
          <w:rFonts w:ascii="Times New Roman" w:eastAsia="標楷體" w:hAnsi="Times New Roman"/>
        </w:rPr>
      </w:r>
      <w:r w:rsidR="007A77EA" w:rsidRPr="00295414">
        <w:rPr>
          <w:rFonts w:ascii="Times New Roman" w:eastAsia="標楷體" w:hAnsi="Times New Roman"/>
        </w:rPr>
        <w:fldChar w:fldCharType="separate"/>
      </w:r>
      <w:r w:rsidR="000E103D" w:rsidRPr="00295414">
        <w:rPr>
          <w:rFonts w:ascii="Times New Roman" w:eastAsia="標楷體" w:hAnsi="Times New Roman" w:hint="eastAsia"/>
        </w:rPr>
        <w:t>圖</w:t>
      </w:r>
      <w:r w:rsidR="000E103D" w:rsidRPr="00295414">
        <w:rPr>
          <w:rFonts w:ascii="Times New Roman" w:eastAsia="標楷體" w:hAnsi="Times New Roman" w:hint="eastAsia"/>
        </w:rPr>
        <w:t xml:space="preserve"> </w:t>
      </w:r>
      <w:r w:rsidR="000E103D" w:rsidRPr="00295414">
        <w:rPr>
          <w:rFonts w:ascii="Times New Roman" w:eastAsia="標楷體" w:hAnsi="Times New Roman"/>
          <w:noProof/>
        </w:rPr>
        <w:t>3</w:t>
      </w:r>
      <w:r w:rsidR="000E103D" w:rsidRPr="00295414">
        <w:rPr>
          <w:rFonts w:ascii="Times New Roman" w:eastAsia="標楷體" w:hAnsi="Times New Roman"/>
        </w:rPr>
        <w:noBreakHyphen/>
      </w:r>
      <w:r w:rsidR="000E103D" w:rsidRPr="00295414">
        <w:rPr>
          <w:rFonts w:ascii="Times New Roman" w:eastAsia="標楷體" w:hAnsi="Times New Roman"/>
          <w:noProof/>
        </w:rPr>
        <w:t>9</w:t>
      </w:r>
      <w:r w:rsidR="007A77EA" w:rsidRPr="00295414">
        <w:rPr>
          <w:rFonts w:ascii="Times New Roman" w:eastAsia="標楷體" w:hAnsi="Times New Roman"/>
        </w:rPr>
        <w:fldChar w:fldCharType="end"/>
      </w:r>
      <w:r w:rsidR="007A77EA" w:rsidRPr="00295414">
        <w:rPr>
          <w:rFonts w:ascii="Times New Roman" w:eastAsia="標楷體" w:hAnsi="Times New Roman" w:hint="eastAsia"/>
        </w:rPr>
        <w:t>所示。</w:t>
      </w:r>
    </w:p>
    <w:p w14:paraId="0B607752" w14:textId="77777777" w:rsidR="00117AA6" w:rsidRPr="00295414" w:rsidRDefault="00117AA6" w:rsidP="00252141">
      <w:pPr>
        <w:spacing w:line="360" w:lineRule="auto"/>
        <w:rPr>
          <w:rFonts w:ascii="Times New Roman" w:eastAsia="標楷體" w:hAnsi="Times New Roman"/>
        </w:rPr>
      </w:pPr>
    </w:p>
    <w:p w14:paraId="63CC5290" w14:textId="0291FBFA" w:rsidR="007A77EA" w:rsidRPr="00295414" w:rsidRDefault="007B0F16" w:rsidP="00C84302">
      <w:pPr>
        <w:keepNext/>
        <w:spacing w:line="360" w:lineRule="auto"/>
        <w:jc w:val="center"/>
      </w:pPr>
      <w:r w:rsidRPr="00295414">
        <w:rPr>
          <w:noProof/>
        </w:rPr>
        <w:drawing>
          <wp:inline distT="0" distB="0" distL="0" distR="0" wp14:anchorId="357C67D5" wp14:editId="069B073B">
            <wp:extent cx="5274310" cy="3125470"/>
            <wp:effectExtent l="0" t="0" r="2540" b="0"/>
            <wp:docPr id="2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39"/>
                    <a:stretch>
                      <a:fillRect/>
                    </a:stretch>
                  </pic:blipFill>
                  <pic:spPr>
                    <a:xfrm>
                      <a:off x="0" y="0"/>
                      <a:ext cx="5274310" cy="3125470"/>
                    </a:xfrm>
                    <a:prstGeom prst="rect">
                      <a:avLst/>
                    </a:prstGeom>
                  </pic:spPr>
                </pic:pic>
              </a:graphicData>
            </a:graphic>
          </wp:inline>
        </w:drawing>
      </w:r>
    </w:p>
    <w:p w14:paraId="5BD7A946" w14:textId="18E9B70A" w:rsidR="007A77EA" w:rsidRPr="00295414" w:rsidRDefault="007A77EA" w:rsidP="007A77EA">
      <w:pPr>
        <w:pStyle w:val="a6"/>
        <w:jc w:val="center"/>
        <w:rPr>
          <w:rFonts w:ascii="Times New Roman" w:eastAsia="標楷體" w:hAnsi="Times New Roman"/>
          <w:sz w:val="24"/>
        </w:rPr>
      </w:pPr>
      <w:bookmarkStart w:id="86" w:name="_Ref436232692"/>
      <w:bookmarkStart w:id="87" w:name="_Toc449108453"/>
      <w:r w:rsidRPr="00295414">
        <w:rPr>
          <w:rFonts w:ascii="Times New Roman" w:eastAsia="標楷體" w:hAnsi="Times New Roman" w:hint="eastAsia"/>
          <w:sz w:val="24"/>
        </w:rPr>
        <w:t>圖</w:t>
      </w:r>
      <w:r w:rsidRPr="00295414">
        <w:rPr>
          <w:rFonts w:ascii="Times New Roman" w:eastAsia="標楷體" w:hAnsi="Times New Roman" w:hint="eastAsia"/>
          <w:sz w:val="24"/>
        </w:rPr>
        <w:t xml:space="preserve"> </w:t>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STYLEREF 1 \s</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3</w:t>
      </w:r>
      <w:r w:rsidR="003F22AB">
        <w:rPr>
          <w:rFonts w:ascii="Times New Roman" w:eastAsia="標楷體" w:hAnsi="Times New Roman"/>
          <w:sz w:val="24"/>
        </w:rPr>
        <w:fldChar w:fldCharType="end"/>
      </w:r>
      <w:r w:rsidR="003F22AB">
        <w:rPr>
          <w:rFonts w:ascii="Times New Roman" w:eastAsia="標楷體" w:hAnsi="Times New Roman"/>
          <w:sz w:val="24"/>
        </w:rPr>
        <w:noBreakHyphen/>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 xml:space="preserve">SEQ </w:instrText>
      </w:r>
      <w:r w:rsidR="003F22AB">
        <w:rPr>
          <w:rFonts w:ascii="Times New Roman" w:eastAsia="標楷體" w:hAnsi="Times New Roman" w:hint="eastAsia"/>
          <w:sz w:val="24"/>
        </w:rPr>
        <w:instrText>圖</w:instrText>
      </w:r>
      <w:r w:rsidR="003F22AB">
        <w:rPr>
          <w:rFonts w:ascii="Times New Roman" w:eastAsia="標楷體" w:hAnsi="Times New Roman" w:hint="eastAsia"/>
          <w:sz w:val="24"/>
        </w:rPr>
        <w:instrText xml:space="preserve"> \* ARABIC \s 1</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9</w:t>
      </w:r>
      <w:r w:rsidR="003F22AB">
        <w:rPr>
          <w:rFonts w:ascii="Times New Roman" w:eastAsia="標楷體" w:hAnsi="Times New Roman"/>
          <w:sz w:val="24"/>
        </w:rPr>
        <w:fldChar w:fldCharType="end"/>
      </w:r>
      <w:bookmarkEnd w:id="86"/>
      <w:r w:rsidR="00F775EF" w:rsidRPr="00295414">
        <w:rPr>
          <w:rFonts w:ascii="Times New Roman" w:eastAsia="標楷體" w:hAnsi="Times New Roman" w:hint="eastAsia"/>
          <w:sz w:val="24"/>
        </w:rPr>
        <w:t xml:space="preserve"> </w:t>
      </w:r>
      <w:r w:rsidRPr="00295414">
        <w:rPr>
          <w:rFonts w:ascii="Times New Roman" w:eastAsia="標楷體" w:hAnsi="Times New Roman" w:hint="eastAsia"/>
          <w:sz w:val="24"/>
        </w:rPr>
        <w:t>單篇心得評論情緒分數計算圖示</w:t>
      </w:r>
      <w:bookmarkEnd w:id="87"/>
    </w:p>
    <w:p w14:paraId="0ECE307A" w14:textId="77777777" w:rsidR="00117AA6" w:rsidRPr="00295414" w:rsidRDefault="00117AA6" w:rsidP="00117AA6"/>
    <w:p w14:paraId="6691F5DC" w14:textId="51D90F42" w:rsidR="00CC7835" w:rsidRPr="00295414" w:rsidRDefault="007A77EA" w:rsidP="00252141">
      <w:pPr>
        <w:spacing w:line="360" w:lineRule="auto"/>
        <w:rPr>
          <w:rFonts w:ascii="Times New Roman" w:eastAsia="標楷體" w:hAnsi="Times New Roman"/>
        </w:rPr>
      </w:pPr>
      <w:r w:rsidRPr="00295414">
        <w:rPr>
          <w:rFonts w:ascii="Times New Roman" w:eastAsia="標楷體" w:hAnsi="Times New Roman" w:hint="eastAsia"/>
        </w:rPr>
        <w:t xml:space="preserve">　　</w:t>
      </w:r>
      <w:r w:rsidR="005465AE" w:rsidRPr="00295414">
        <w:rPr>
          <w:rFonts w:ascii="Times New Roman" w:eastAsia="標楷體" w:hAnsi="Times New Roman" w:hint="eastAsia"/>
        </w:rPr>
        <w:t>計算情緒分數之公式如下所示</w:t>
      </w:r>
      <w:r w:rsidR="00BB1D16" w:rsidRPr="00295414">
        <w:rPr>
          <w:rFonts w:ascii="Times New Roman" w:eastAsia="標楷體" w:hAnsi="Times New Roman" w:hint="eastAsia"/>
        </w:rPr>
        <w:t>，計算群</w:t>
      </w:r>
      <w:r w:rsidR="000D6E52" w:rsidRPr="00295414">
        <w:rPr>
          <w:rFonts w:ascii="Times New Roman" w:eastAsia="標楷體" w:hAnsi="Times New Roman" w:hint="eastAsia"/>
        </w:rPr>
        <w:t>集</w:t>
      </w:r>
      <w:r w:rsidR="000D6E52" w:rsidRPr="00295414">
        <w:rPr>
          <w:rFonts w:ascii="Times New Roman" w:eastAsia="標楷體" w:hAnsi="Times New Roman" w:hint="eastAsia"/>
          <w:i/>
        </w:rPr>
        <w:t>G</w:t>
      </w:r>
      <w:r w:rsidR="00BB1D16" w:rsidRPr="00295414">
        <w:rPr>
          <w:rFonts w:ascii="Times New Roman" w:eastAsia="標楷體" w:hAnsi="Times New Roman" w:hint="eastAsia"/>
        </w:rPr>
        <w:t>內使用者</w:t>
      </w:r>
      <m:oMath>
        <m:r>
          <w:rPr>
            <w:rFonts w:ascii="Cambria Math" w:eastAsia="標楷體" w:hAnsi="Cambria Math"/>
          </w:rPr>
          <m:t>m</m:t>
        </m:r>
      </m:oMath>
      <w:r w:rsidR="00BB1D16" w:rsidRPr="00295414">
        <w:rPr>
          <w:rFonts w:ascii="Times New Roman" w:eastAsia="標楷體" w:hAnsi="Times New Roman" w:hint="eastAsia"/>
        </w:rPr>
        <w:t>對產品</w:t>
      </w:r>
      <w:r w:rsidR="00BB1D16" w:rsidRPr="00295414">
        <w:rPr>
          <w:rFonts w:ascii="Times New Roman" w:eastAsia="標楷體" w:hAnsi="Times New Roman" w:hint="eastAsia"/>
          <w:i/>
        </w:rPr>
        <w:t>j</w:t>
      </w:r>
      <w:r w:rsidR="00BB1D16" w:rsidRPr="00295414">
        <w:rPr>
          <w:rFonts w:ascii="Times New Roman" w:eastAsia="標楷體" w:hAnsi="Times New Roman" w:hint="eastAsia"/>
        </w:rPr>
        <w:t>的全部評論之情緒分數</w:t>
      </w:r>
      <m:oMath>
        <m:sSub>
          <m:sSubPr>
            <m:ctrlPr>
              <w:rPr>
                <w:rFonts w:ascii="Cambria Math" w:eastAsia="標楷體" w:hAnsi="Cambria Math"/>
                <w:i/>
              </w:rPr>
            </m:ctrlPr>
          </m:sSubPr>
          <m:e>
            <m:r>
              <w:rPr>
                <w:rFonts w:ascii="Cambria Math" w:eastAsia="標楷體" w:hAnsi="Cambria Math"/>
              </w:rPr>
              <m:t>score</m:t>
            </m:r>
          </m:e>
          <m:sub>
            <m:sSubSup>
              <m:sSubSupPr>
                <m:ctrlPr>
                  <w:rPr>
                    <w:rFonts w:ascii="Cambria Math" w:eastAsia="標楷體" w:hAnsi="Cambria Math"/>
                    <w:i/>
                  </w:rPr>
                </m:ctrlPr>
              </m:sSubSupPr>
              <m:e>
                <m:r>
                  <w:rPr>
                    <w:rFonts w:ascii="Cambria Math" w:eastAsia="標楷體" w:hAnsi="Cambria Math"/>
                  </w:rPr>
                  <m:t>r</m:t>
                </m:r>
              </m:e>
              <m:sub>
                <m:sSub>
                  <m:sSubPr>
                    <m:ctrlPr>
                      <w:rPr>
                        <w:rFonts w:ascii="Cambria Math" w:eastAsia="標楷體" w:hAnsi="Cambria Math"/>
                        <w:i/>
                      </w:rPr>
                    </m:ctrlPr>
                  </m:sSubPr>
                  <m:e>
                    <m:r>
                      <w:rPr>
                        <w:rFonts w:ascii="Cambria Math" w:eastAsia="標楷體" w:hAnsi="Cambria Math"/>
                      </w:rPr>
                      <m:t>u</m:t>
                    </m:r>
                  </m:e>
                  <m:sub>
                    <m:r>
                      <w:rPr>
                        <w:rFonts w:ascii="Cambria Math" w:eastAsia="標楷體" w:hAnsi="Cambria Math"/>
                      </w:rPr>
                      <m:t>m</m:t>
                    </m:r>
                  </m:sub>
                </m:sSub>
              </m:sub>
              <m:sup>
                <m:r>
                  <w:rPr>
                    <w:rFonts w:ascii="Cambria Math" w:eastAsia="標楷體" w:hAnsi="Cambria Math"/>
                  </w:rPr>
                  <m:t>j</m:t>
                </m:r>
              </m:sup>
            </m:sSubSup>
          </m:sub>
        </m:sSub>
      </m:oMath>
      <w:r w:rsidR="00BB1D16" w:rsidRPr="00295414">
        <w:rPr>
          <w:rFonts w:ascii="Times New Roman" w:eastAsia="標楷體" w:hAnsi="Times New Roman" w:hint="eastAsia"/>
        </w:rPr>
        <w:t>，再除以</w:t>
      </w:r>
      <w:r w:rsidR="008F36AF" w:rsidRPr="00295414">
        <w:rPr>
          <w:rFonts w:ascii="Times New Roman" w:eastAsia="標楷體" w:hAnsi="Times New Roman" w:hint="eastAsia"/>
        </w:rPr>
        <w:t>相似</w:t>
      </w:r>
      <w:r w:rsidR="000D6E52" w:rsidRPr="00295414">
        <w:rPr>
          <w:rFonts w:ascii="Times New Roman" w:eastAsia="標楷體" w:hAnsi="Times New Roman" w:hint="eastAsia"/>
        </w:rPr>
        <w:t>使用者對產品</w:t>
      </w:r>
      <w:r w:rsidR="000D6E52" w:rsidRPr="00295414">
        <w:rPr>
          <w:rFonts w:ascii="Times New Roman" w:eastAsia="標楷體" w:hAnsi="Times New Roman" w:hint="eastAsia"/>
          <w:i/>
        </w:rPr>
        <w:t>j</w:t>
      </w:r>
      <w:r w:rsidR="000D6E52" w:rsidRPr="00295414">
        <w:rPr>
          <w:rFonts w:ascii="Times New Roman" w:eastAsia="標楷體" w:hAnsi="Times New Roman" w:hint="eastAsia"/>
        </w:rPr>
        <w:t>的</w:t>
      </w:r>
      <w:proofErr w:type="gramStart"/>
      <w:r w:rsidR="000D6E52" w:rsidRPr="00295414">
        <w:rPr>
          <w:rFonts w:ascii="Times New Roman" w:eastAsia="標楷體" w:hAnsi="Times New Roman" w:hint="eastAsia"/>
        </w:rPr>
        <w:t>評論總篇數</w:t>
      </w:r>
      <w:proofErr w:type="gramEnd"/>
      <w:r w:rsidR="00BB1D16" w:rsidRPr="00295414">
        <w:rPr>
          <w:rFonts w:ascii="Times New Roman" w:eastAsia="標楷體" w:hAnsi="Times New Roman" w:hint="eastAsia"/>
          <w:i/>
        </w:rPr>
        <w:t>k</w:t>
      </w:r>
      <w:r w:rsidR="00BB1D16" w:rsidRPr="00295414">
        <w:rPr>
          <w:rFonts w:ascii="Times New Roman" w:eastAsia="標楷體" w:hAnsi="Times New Roman" w:hint="eastAsia"/>
        </w:rPr>
        <w:t>，以得到最後對於產品</w:t>
      </w:r>
      <w:r w:rsidR="00BB1D16" w:rsidRPr="00295414">
        <w:rPr>
          <w:rFonts w:ascii="Times New Roman" w:eastAsia="標楷體" w:hAnsi="Times New Roman" w:hint="eastAsia"/>
          <w:i/>
        </w:rPr>
        <w:t>j</w:t>
      </w:r>
      <w:r w:rsidR="00BB1D16" w:rsidRPr="00295414">
        <w:rPr>
          <w:rFonts w:ascii="Times New Roman" w:eastAsia="標楷體" w:hAnsi="Times New Roman" w:hint="eastAsia"/>
        </w:rPr>
        <w:t>的</w:t>
      </w:r>
      <w:proofErr w:type="spellStart"/>
      <w:r w:rsidR="00BB1D16" w:rsidRPr="00295414">
        <w:rPr>
          <w:rFonts w:ascii="Times New Roman" w:eastAsia="標楷體" w:hAnsi="Times New Roman" w:hint="eastAsia"/>
          <w:i/>
        </w:rPr>
        <w:t>SentiScore</w:t>
      </w:r>
      <w:proofErr w:type="spellEnd"/>
      <w:r w:rsidR="006B1F2E" w:rsidRPr="00295414">
        <w:rPr>
          <w:rFonts w:ascii="Times New Roman" w:eastAsia="標楷體" w:hAnsi="Times New Roman" w:hint="eastAsia"/>
        </w:rPr>
        <w:t>。</w:t>
      </w:r>
      <w:r w:rsidR="009C434D" w:rsidRPr="00295414">
        <w:rPr>
          <w:rFonts w:ascii="Times New Roman" w:eastAsia="標楷體" w:hAnsi="Times New Roman" w:hint="eastAsia"/>
        </w:rPr>
        <w:t>其中使用者</w:t>
      </w:r>
      <m:oMath>
        <m:r>
          <w:rPr>
            <w:rFonts w:ascii="Cambria Math" w:eastAsia="標楷體" w:hAnsi="Cambria Math"/>
          </w:rPr>
          <m:t>m</m:t>
        </m:r>
      </m:oMath>
      <w:r w:rsidR="009C434D" w:rsidRPr="00295414">
        <w:rPr>
          <w:rFonts w:ascii="Times New Roman" w:eastAsia="標楷體" w:hAnsi="Times New Roman" w:hint="eastAsia"/>
        </w:rPr>
        <w:t>對產品</w:t>
      </w:r>
      <w:r w:rsidR="009C434D" w:rsidRPr="00295414">
        <w:rPr>
          <w:rFonts w:ascii="Times New Roman" w:eastAsia="標楷體" w:hAnsi="Times New Roman" w:hint="eastAsia"/>
          <w:i/>
        </w:rPr>
        <w:t>j</w:t>
      </w:r>
      <w:r w:rsidR="009C434D" w:rsidRPr="00295414">
        <w:rPr>
          <w:rFonts w:ascii="Times New Roman" w:eastAsia="標楷體" w:hAnsi="Times New Roman" w:hint="eastAsia"/>
        </w:rPr>
        <w:t>的單篇評論情緒分數</w:t>
      </w:r>
      <m:oMath>
        <m:sSub>
          <m:sSubPr>
            <m:ctrlPr>
              <w:rPr>
                <w:rFonts w:ascii="Cambria Math" w:eastAsia="標楷體" w:hAnsi="Cambria Math"/>
                <w:i/>
              </w:rPr>
            </m:ctrlPr>
          </m:sSubPr>
          <m:e>
            <m:r>
              <w:rPr>
                <w:rFonts w:ascii="Cambria Math" w:eastAsia="標楷體" w:hAnsi="Cambria Math"/>
              </w:rPr>
              <m:t>score</m:t>
            </m:r>
          </m:e>
          <m:sub>
            <m:sSubSup>
              <m:sSubSupPr>
                <m:ctrlPr>
                  <w:rPr>
                    <w:rFonts w:ascii="Cambria Math" w:eastAsia="標楷體" w:hAnsi="Cambria Math"/>
                    <w:i/>
                  </w:rPr>
                </m:ctrlPr>
              </m:sSubSupPr>
              <m:e>
                <m:r>
                  <w:rPr>
                    <w:rFonts w:ascii="Cambria Math" w:eastAsia="標楷體" w:hAnsi="Cambria Math"/>
                  </w:rPr>
                  <m:t>r</m:t>
                </m:r>
              </m:e>
              <m:sub>
                <m:sSub>
                  <m:sSubPr>
                    <m:ctrlPr>
                      <w:rPr>
                        <w:rFonts w:ascii="Cambria Math" w:eastAsia="標楷體" w:hAnsi="Cambria Math"/>
                        <w:i/>
                      </w:rPr>
                    </m:ctrlPr>
                  </m:sSubPr>
                  <m:e>
                    <m:r>
                      <w:rPr>
                        <w:rFonts w:ascii="Cambria Math" w:eastAsia="標楷體" w:hAnsi="Cambria Math"/>
                      </w:rPr>
                      <m:t>u</m:t>
                    </m:r>
                  </m:e>
                  <m:sub>
                    <m:r>
                      <w:rPr>
                        <w:rFonts w:ascii="Cambria Math" w:eastAsia="標楷體" w:hAnsi="Cambria Math"/>
                      </w:rPr>
                      <m:t>m</m:t>
                    </m:r>
                  </m:sub>
                </m:sSub>
              </m:sub>
              <m:sup>
                <m:r>
                  <w:rPr>
                    <w:rFonts w:ascii="Cambria Math" w:eastAsia="標楷體" w:hAnsi="Cambria Math"/>
                  </w:rPr>
                  <m:t>j</m:t>
                </m:r>
              </m:sup>
            </m:sSubSup>
          </m:sub>
        </m:sSub>
      </m:oMath>
      <w:r w:rsidR="009C434D" w:rsidRPr="00295414">
        <w:rPr>
          <w:rFonts w:ascii="Times New Roman" w:eastAsia="標楷體" w:hAnsi="Times New Roman" w:hint="eastAsia"/>
        </w:rPr>
        <w:t>計算方式為</w:t>
      </w:r>
      <w:r w:rsidR="00213D44" w:rsidRPr="00295414">
        <w:rPr>
          <w:rFonts w:ascii="Times New Roman" w:eastAsia="標楷體" w:hAnsi="Times New Roman" w:hint="eastAsia"/>
        </w:rPr>
        <w:t>計算</w:t>
      </w:r>
      <w:r w:rsidR="009C434D" w:rsidRPr="00295414">
        <w:rPr>
          <w:rFonts w:ascii="Times New Roman" w:eastAsia="標楷體" w:hAnsi="Times New Roman" w:hint="eastAsia"/>
        </w:rPr>
        <w:t>每一篇評論中</w:t>
      </w:r>
      <w:r w:rsidR="00213D44" w:rsidRPr="00295414">
        <w:rPr>
          <w:rFonts w:ascii="Times New Roman" w:eastAsia="標楷體" w:hAnsi="Times New Roman" w:hint="eastAsia"/>
        </w:rPr>
        <w:t>出現之情緒字詞</w:t>
      </w:r>
      <m:oMath>
        <m:r>
          <w:rPr>
            <w:rFonts w:ascii="Cambria Math" w:eastAsia="標楷體" w:hAnsi="Cambria Math"/>
          </w:rPr>
          <m:t>sentiwords</m:t>
        </m:r>
      </m:oMath>
      <w:r w:rsidR="00213D44" w:rsidRPr="00295414">
        <w:rPr>
          <w:rFonts w:ascii="Times New Roman" w:eastAsia="標楷體" w:hAnsi="Times New Roman" w:hint="eastAsia"/>
        </w:rPr>
        <w:t>的分數</w:t>
      </w:r>
      <m:oMath>
        <m:sSub>
          <m:sSubPr>
            <m:ctrlPr>
              <w:rPr>
                <w:rFonts w:ascii="Cambria Math" w:eastAsia="標楷體" w:hAnsi="Cambria Math"/>
                <w:i/>
              </w:rPr>
            </m:ctrlPr>
          </m:sSubPr>
          <m:e>
            <m:r>
              <w:rPr>
                <w:rFonts w:ascii="Cambria Math" w:eastAsia="標楷體" w:hAnsi="Cambria Math"/>
              </w:rPr>
              <m:t>score</m:t>
            </m:r>
          </m:e>
          <m:sub>
            <m:r>
              <w:rPr>
                <w:rFonts w:ascii="Cambria Math" w:eastAsia="標楷體" w:hAnsi="Cambria Math"/>
              </w:rPr>
              <m:t>sentiwords</m:t>
            </m:r>
          </m:sub>
        </m:sSub>
      </m:oMath>
      <w:r w:rsidR="00213D44" w:rsidRPr="00295414">
        <w:rPr>
          <w:rFonts w:ascii="Times New Roman" w:eastAsia="標楷體" w:hAnsi="Times New Roman" w:hint="eastAsia"/>
        </w:rPr>
        <w:t>，在除以每一篇評論中的情緒字詞個數</w:t>
      </w:r>
      <m:oMath>
        <m:r>
          <w:rPr>
            <w:rFonts w:ascii="Cambria Math" w:eastAsia="標楷體" w:hAnsi="Cambria Math"/>
          </w:rPr>
          <m:t>c</m:t>
        </m:r>
      </m:oMath>
      <w:r w:rsidR="00213D44" w:rsidRPr="00295414">
        <w:rPr>
          <w:rFonts w:ascii="Times New Roman" w:eastAsia="標楷體" w:hAnsi="Times New Roman" w:hint="eastAsia"/>
        </w:rPr>
        <w:t>，以避免有些評論中情緒字詞大量出現，而有些評論的情緒字詞卻寥寥可數的情況。</w:t>
      </w:r>
    </w:p>
    <w:p w14:paraId="152261A9" w14:textId="77777777" w:rsidR="00CC7835" w:rsidRPr="00295414" w:rsidRDefault="00CC7835" w:rsidP="00252141">
      <w:pPr>
        <w:spacing w:line="360" w:lineRule="auto"/>
        <w:rPr>
          <w:rFonts w:ascii="Times New Roman" w:eastAsia="標楷體" w:hAnsi="Times New Roman"/>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3434"/>
      </w:tblGrid>
      <w:tr w:rsidR="00CC7835" w:rsidRPr="00295414" w14:paraId="1FB0BCC5" w14:textId="77777777" w:rsidTr="00CC7835">
        <w:tc>
          <w:tcPr>
            <w:tcW w:w="4928" w:type="dxa"/>
            <w:vAlign w:val="center"/>
          </w:tcPr>
          <w:p w14:paraId="1F2712B5" w14:textId="36F07DB8" w:rsidR="00CC7835" w:rsidRPr="00295414" w:rsidRDefault="00665750" w:rsidP="003A5424">
            <w:pPr>
              <w:spacing w:line="360" w:lineRule="auto"/>
              <w:jc w:val="center"/>
              <w:rPr>
                <w:rFonts w:ascii="Times New Roman" w:eastAsia="標楷體" w:hAnsi="Times New Roman"/>
              </w:rPr>
            </w:pPr>
            <m:oMathPara>
              <m:oMath>
                <m:sSub>
                  <m:sSubPr>
                    <m:ctrlPr>
                      <w:rPr>
                        <w:rFonts w:ascii="Cambria Math" w:eastAsia="標楷體" w:hAnsi="Cambria Math"/>
                        <w:i/>
                      </w:rPr>
                    </m:ctrlPr>
                  </m:sSubPr>
                  <m:e>
                    <m:r>
                      <w:rPr>
                        <w:rFonts w:ascii="Cambria Math" w:eastAsia="標楷體" w:hAnsi="Cambria Math"/>
                      </w:rPr>
                      <m:t>score</m:t>
                    </m:r>
                  </m:e>
                  <m:sub>
                    <m:sSubSup>
                      <m:sSubSupPr>
                        <m:ctrlPr>
                          <w:rPr>
                            <w:rFonts w:ascii="Cambria Math" w:eastAsia="標楷體" w:hAnsi="Cambria Math"/>
                            <w:i/>
                          </w:rPr>
                        </m:ctrlPr>
                      </m:sSubSupPr>
                      <m:e>
                        <m:acc>
                          <m:accPr>
                            <m:chr m:val="́"/>
                            <m:ctrlPr>
                              <w:rPr>
                                <w:rFonts w:ascii="Cambria Math" w:eastAsia="標楷體" w:hAnsi="Cambria Math"/>
                                <w:i/>
                              </w:rPr>
                            </m:ctrlPr>
                          </m:accPr>
                          <m:e>
                            <m:r>
                              <w:rPr>
                                <w:rFonts w:ascii="Cambria Math" w:eastAsia="標楷體" w:hAnsi="Cambria Math"/>
                              </w:rPr>
                              <m:t>r</m:t>
                            </m:r>
                          </m:e>
                        </m:acc>
                      </m:e>
                      <m:sub>
                        <m:sSub>
                          <m:sSubPr>
                            <m:ctrlPr>
                              <w:rPr>
                                <w:rFonts w:ascii="Cambria Math" w:eastAsia="標楷體" w:hAnsi="Cambria Math"/>
                                <w:i/>
                              </w:rPr>
                            </m:ctrlPr>
                          </m:sSubPr>
                          <m:e>
                            <m:r>
                              <w:rPr>
                                <w:rFonts w:ascii="Cambria Math" w:eastAsia="標楷體" w:hAnsi="Cambria Math"/>
                              </w:rPr>
                              <m:t>u</m:t>
                            </m:r>
                          </m:e>
                          <m:sub>
                            <m:r>
                              <w:rPr>
                                <w:rFonts w:ascii="Cambria Math" w:eastAsia="標楷體" w:hAnsi="Cambria Math"/>
                              </w:rPr>
                              <m:t>m</m:t>
                            </m:r>
                          </m:sub>
                        </m:sSub>
                      </m:sub>
                      <m:sup>
                        <m:r>
                          <w:rPr>
                            <w:rFonts w:ascii="Cambria Math" w:eastAsia="標楷體" w:hAnsi="Cambria Math"/>
                          </w:rPr>
                          <m:t>j</m:t>
                        </m:r>
                      </m:sup>
                    </m:sSubSup>
                  </m:sub>
                </m:sSub>
                <m:r>
                  <w:rPr>
                    <w:rFonts w:ascii="Cambria Math" w:eastAsia="標楷體" w:hAnsi="Cambria Math" w:hint="eastAsia"/>
                  </w:rPr>
                  <m:t>=</m:t>
                </m:r>
                <m:f>
                  <m:fPr>
                    <m:ctrlPr>
                      <w:rPr>
                        <w:rFonts w:ascii="Cambria Math" w:eastAsia="標楷體" w:hAnsi="Cambria Math"/>
                      </w:rPr>
                    </m:ctrlPr>
                  </m:fPr>
                  <m:num>
                    <m:nary>
                      <m:naryPr>
                        <m:chr m:val="∑"/>
                        <m:limLoc m:val="undOvr"/>
                        <m:supHide m:val="1"/>
                        <m:ctrlPr>
                          <w:rPr>
                            <w:rFonts w:ascii="Cambria Math" w:eastAsia="標楷體" w:hAnsi="Cambria Math"/>
                            <w:i/>
                          </w:rPr>
                        </m:ctrlPr>
                      </m:naryPr>
                      <m:sub>
                        <m:r>
                          <w:rPr>
                            <w:rFonts w:ascii="Cambria Math" w:eastAsia="標楷體" w:hAnsi="Cambria Math"/>
                          </w:rPr>
                          <m:t>sentiwords∈</m:t>
                        </m:r>
                        <m:sSubSup>
                          <m:sSubSupPr>
                            <m:ctrlPr>
                              <w:rPr>
                                <w:rFonts w:ascii="Cambria Math" w:eastAsia="標楷體" w:hAnsi="Cambria Math"/>
                                <w:i/>
                              </w:rPr>
                            </m:ctrlPr>
                          </m:sSubSupPr>
                          <m:e>
                            <m:acc>
                              <m:accPr>
                                <m:chr m:val="́"/>
                                <m:ctrlPr>
                                  <w:rPr>
                                    <w:rFonts w:ascii="Cambria Math" w:eastAsia="標楷體" w:hAnsi="Cambria Math"/>
                                    <w:i/>
                                  </w:rPr>
                                </m:ctrlPr>
                              </m:accPr>
                              <m:e>
                                <m:r>
                                  <w:rPr>
                                    <w:rFonts w:ascii="Cambria Math" w:eastAsia="標楷體" w:hAnsi="Cambria Math"/>
                                  </w:rPr>
                                  <m:t>r</m:t>
                                </m:r>
                              </m:e>
                            </m:acc>
                          </m:e>
                          <m:sub>
                            <m:sSub>
                              <m:sSubPr>
                                <m:ctrlPr>
                                  <w:rPr>
                                    <w:rFonts w:ascii="Cambria Math" w:eastAsia="標楷體" w:hAnsi="Cambria Math"/>
                                    <w:i/>
                                  </w:rPr>
                                </m:ctrlPr>
                              </m:sSubPr>
                              <m:e>
                                <m:r>
                                  <w:rPr>
                                    <w:rFonts w:ascii="Cambria Math" w:eastAsia="標楷體" w:hAnsi="Cambria Math"/>
                                  </w:rPr>
                                  <m:t>u</m:t>
                                </m:r>
                              </m:e>
                              <m:sub>
                                <m:r>
                                  <w:rPr>
                                    <w:rFonts w:ascii="Cambria Math" w:eastAsia="標楷體" w:hAnsi="Cambria Math"/>
                                  </w:rPr>
                                  <m:t>m</m:t>
                                </m:r>
                              </m:sub>
                            </m:sSub>
                          </m:sub>
                          <m:sup>
                            <m:r>
                              <w:rPr>
                                <w:rFonts w:ascii="Cambria Math" w:eastAsia="標楷體" w:hAnsi="Cambria Math"/>
                              </w:rPr>
                              <m:t>j</m:t>
                            </m:r>
                          </m:sup>
                        </m:sSubSup>
                      </m:sub>
                      <m:sup/>
                      <m:e>
                        <m:sSub>
                          <m:sSubPr>
                            <m:ctrlPr>
                              <w:rPr>
                                <w:rFonts w:ascii="Cambria Math" w:eastAsia="標楷體" w:hAnsi="Cambria Math"/>
                                <w:i/>
                              </w:rPr>
                            </m:ctrlPr>
                          </m:sSubPr>
                          <m:e>
                            <m:r>
                              <w:rPr>
                                <w:rFonts w:ascii="Cambria Math" w:eastAsia="標楷體" w:hAnsi="Cambria Math"/>
                              </w:rPr>
                              <m:t>score</m:t>
                            </m:r>
                          </m:e>
                          <m:sub>
                            <m:r>
                              <w:rPr>
                                <w:rFonts w:ascii="Cambria Math" w:eastAsia="標楷體" w:hAnsi="Cambria Math"/>
                              </w:rPr>
                              <m:t>sentiwords</m:t>
                            </m:r>
                          </m:sub>
                        </m:sSub>
                      </m:e>
                    </m:nary>
                  </m:num>
                  <m:den>
                    <m:r>
                      <w:rPr>
                        <w:rFonts w:ascii="Cambria Math" w:eastAsia="標楷體" w:hAnsi="Cambria Math"/>
                      </w:rPr>
                      <m:t>c</m:t>
                    </m:r>
                  </m:den>
                </m:f>
              </m:oMath>
            </m:oMathPara>
          </w:p>
        </w:tc>
        <w:tc>
          <w:tcPr>
            <w:tcW w:w="3434" w:type="dxa"/>
            <w:vAlign w:val="center"/>
          </w:tcPr>
          <w:p w14:paraId="39056998" w14:textId="4966AED4" w:rsidR="00CC7835" w:rsidRPr="00295414" w:rsidRDefault="00CC7835" w:rsidP="00CC7835">
            <w:pPr>
              <w:spacing w:line="360" w:lineRule="auto"/>
              <w:jc w:val="right"/>
              <w:rPr>
                <w:rFonts w:ascii="Times New Roman" w:eastAsia="標楷體" w:hAnsi="Times New Roman"/>
              </w:rPr>
            </w:pPr>
            <w:r w:rsidRPr="00295414">
              <w:rPr>
                <w:rFonts w:ascii="Times New Roman" w:eastAsia="標楷體" w:hAnsi="Times New Roman" w:hint="eastAsia"/>
              </w:rPr>
              <w:t>(</w:t>
            </w:r>
            <w:r w:rsidRPr="00295414">
              <w:rPr>
                <w:rFonts w:ascii="Times New Roman" w:eastAsia="標楷體" w:hAnsi="Times New Roman"/>
              </w:rPr>
              <w:t>3-2</w:t>
            </w:r>
            <w:r w:rsidRPr="00295414">
              <w:rPr>
                <w:rFonts w:ascii="Times New Roman" w:eastAsia="標楷體" w:hAnsi="Times New Roman" w:hint="eastAsia"/>
              </w:rPr>
              <w:t>)</w:t>
            </w:r>
          </w:p>
        </w:tc>
      </w:tr>
      <w:tr w:rsidR="00CC7835" w:rsidRPr="00295414" w14:paraId="7F8A8F50" w14:textId="77777777" w:rsidTr="00CC7835">
        <w:tc>
          <w:tcPr>
            <w:tcW w:w="4928" w:type="dxa"/>
            <w:vAlign w:val="center"/>
          </w:tcPr>
          <w:p w14:paraId="06EB72EF" w14:textId="77777777" w:rsidR="00CC7835" w:rsidRPr="00295414" w:rsidRDefault="00CC7835" w:rsidP="00CC7835">
            <w:pPr>
              <w:spacing w:line="360" w:lineRule="auto"/>
              <w:jc w:val="center"/>
              <w:rPr>
                <w:rFonts w:ascii="Times New Roman" w:eastAsia="標楷體" w:hAnsi="Times New Roman" w:cs="Times New Roman"/>
              </w:rPr>
            </w:pPr>
          </w:p>
        </w:tc>
        <w:tc>
          <w:tcPr>
            <w:tcW w:w="3434" w:type="dxa"/>
            <w:vAlign w:val="center"/>
          </w:tcPr>
          <w:p w14:paraId="11A4EFA7" w14:textId="76823962" w:rsidR="00CC7835" w:rsidRPr="00295414" w:rsidRDefault="00CC7835" w:rsidP="00CC7835">
            <w:pPr>
              <w:spacing w:line="360" w:lineRule="auto"/>
              <w:jc w:val="right"/>
              <w:rPr>
                <w:rFonts w:ascii="Times New Roman" w:eastAsia="標楷體" w:hAnsi="Times New Roman"/>
              </w:rPr>
            </w:pPr>
          </w:p>
        </w:tc>
      </w:tr>
      <w:tr w:rsidR="00CC7835" w:rsidRPr="00295414" w14:paraId="68C2F8BF" w14:textId="77777777" w:rsidTr="00CC7835">
        <w:tc>
          <w:tcPr>
            <w:tcW w:w="4928" w:type="dxa"/>
            <w:vAlign w:val="center"/>
          </w:tcPr>
          <w:p w14:paraId="5A468F28" w14:textId="744A400A" w:rsidR="00CC7835" w:rsidRPr="00295414" w:rsidRDefault="00CC7835" w:rsidP="00CC7835">
            <w:pPr>
              <w:spacing w:line="360" w:lineRule="auto"/>
              <w:rPr>
                <w:rFonts w:ascii="Times New Roman" w:eastAsia="標楷體" w:hAnsi="Times New Roman"/>
              </w:rPr>
            </w:pPr>
            <m:oMathPara>
              <m:oMath>
                <m:r>
                  <w:rPr>
                    <w:rFonts w:ascii="Cambria Math" w:eastAsia="標楷體" w:hAnsi="Cambria Math"/>
                  </w:rPr>
                  <w:lastRenderedPageBreak/>
                  <m:t>SentiScore</m:t>
                </m:r>
                <m:r>
                  <m:rPr>
                    <m:sty m:val="p"/>
                  </m:rPr>
                  <w:rPr>
                    <w:rFonts w:ascii="Cambria Math" w:eastAsia="標楷體" w:hAnsi="Cambria Math"/>
                  </w:rPr>
                  <m:t>=</m:t>
                </m:r>
                <m:f>
                  <m:fPr>
                    <m:ctrlPr>
                      <w:rPr>
                        <w:rFonts w:ascii="Cambria Math" w:eastAsia="標楷體" w:hAnsi="Cambria Math"/>
                      </w:rPr>
                    </m:ctrlPr>
                  </m:fPr>
                  <m:num>
                    <m:nary>
                      <m:naryPr>
                        <m:chr m:val="∑"/>
                        <m:limLoc m:val="undOvr"/>
                        <m:supHide m:val="1"/>
                        <m:ctrlPr>
                          <w:rPr>
                            <w:rFonts w:ascii="Cambria Math" w:eastAsia="標楷體" w:hAnsi="Cambria Math"/>
                            <w:i/>
                          </w:rPr>
                        </m:ctrlPr>
                      </m:naryPr>
                      <m:sub>
                        <m:sSub>
                          <m:sSubPr>
                            <m:ctrlPr>
                              <w:rPr>
                                <w:rFonts w:ascii="Cambria Math" w:eastAsia="標楷體" w:hAnsi="Cambria Math"/>
                                <w:i/>
                              </w:rPr>
                            </m:ctrlPr>
                          </m:sSubPr>
                          <m:e>
                            <m:r>
                              <w:rPr>
                                <w:rFonts w:ascii="Cambria Math" w:eastAsia="標楷體" w:hAnsi="Cambria Math"/>
                              </w:rPr>
                              <m:t>u</m:t>
                            </m:r>
                          </m:e>
                          <m:sub>
                            <m:r>
                              <w:rPr>
                                <w:rFonts w:ascii="Cambria Math" w:eastAsia="標楷體" w:hAnsi="Cambria Math"/>
                              </w:rPr>
                              <m:t>m</m:t>
                            </m:r>
                          </m:sub>
                        </m:sSub>
                        <m:r>
                          <w:rPr>
                            <w:rFonts w:ascii="Cambria Math" w:eastAsia="標楷體" w:hAnsi="Cambria Math"/>
                          </w:rPr>
                          <m:t>∈G</m:t>
                        </m:r>
                      </m:sub>
                      <m:sup/>
                      <m:e>
                        <m:sSub>
                          <m:sSubPr>
                            <m:ctrlPr>
                              <w:rPr>
                                <w:rFonts w:ascii="Cambria Math" w:eastAsia="標楷體" w:hAnsi="Cambria Math"/>
                                <w:i/>
                              </w:rPr>
                            </m:ctrlPr>
                          </m:sSubPr>
                          <m:e>
                            <m:r>
                              <w:rPr>
                                <w:rFonts w:ascii="Cambria Math" w:eastAsia="標楷體" w:hAnsi="Cambria Math"/>
                              </w:rPr>
                              <m:t>score</m:t>
                            </m:r>
                          </m:e>
                          <m:sub>
                            <m:sSubSup>
                              <m:sSubSupPr>
                                <m:ctrlPr>
                                  <w:rPr>
                                    <w:rFonts w:ascii="Cambria Math" w:eastAsia="標楷體" w:hAnsi="Cambria Math"/>
                                    <w:i/>
                                  </w:rPr>
                                </m:ctrlPr>
                              </m:sSubSupPr>
                              <m:e>
                                <m:acc>
                                  <m:accPr>
                                    <m:chr m:val="́"/>
                                    <m:ctrlPr>
                                      <w:rPr>
                                        <w:rFonts w:ascii="Cambria Math" w:eastAsia="標楷體" w:hAnsi="Cambria Math"/>
                                        <w:i/>
                                      </w:rPr>
                                    </m:ctrlPr>
                                  </m:accPr>
                                  <m:e>
                                    <m:r>
                                      <w:rPr>
                                        <w:rFonts w:ascii="Cambria Math" w:eastAsia="標楷體" w:hAnsi="Cambria Math"/>
                                      </w:rPr>
                                      <m:t>r</m:t>
                                    </m:r>
                                  </m:e>
                                </m:acc>
                              </m:e>
                              <m:sub>
                                <m:sSub>
                                  <m:sSubPr>
                                    <m:ctrlPr>
                                      <w:rPr>
                                        <w:rFonts w:ascii="Cambria Math" w:eastAsia="標楷體" w:hAnsi="Cambria Math"/>
                                        <w:i/>
                                      </w:rPr>
                                    </m:ctrlPr>
                                  </m:sSubPr>
                                  <m:e>
                                    <m:r>
                                      <w:rPr>
                                        <w:rFonts w:ascii="Cambria Math" w:eastAsia="標楷體" w:hAnsi="Cambria Math"/>
                                      </w:rPr>
                                      <m:t>u</m:t>
                                    </m:r>
                                  </m:e>
                                  <m:sub>
                                    <m:r>
                                      <w:rPr>
                                        <w:rFonts w:ascii="Cambria Math" w:eastAsia="標楷體" w:hAnsi="Cambria Math"/>
                                      </w:rPr>
                                      <m:t>m</m:t>
                                    </m:r>
                                  </m:sub>
                                </m:sSub>
                              </m:sub>
                              <m:sup>
                                <m:r>
                                  <w:rPr>
                                    <w:rFonts w:ascii="Cambria Math" w:eastAsia="標楷體" w:hAnsi="Cambria Math"/>
                                  </w:rPr>
                                  <m:t>j</m:t>
                                </m:r>
                              </m:sup>
                            </m:sSubSup>
                          </m:sub>
                        </m:sSub>
                      </m:e>
                    </m:nary>
                  </m:num>
                  <m:den>
                    <m:r>
                      <w:rPr>
                        <w:rFonts w:ascii="Cambria Math" w:eastAsia="標楷體" w:hAnsi="Cambria Math"/>
                      </w:rPr>
                      <m:t>k</m:t>
                    </m:r>
                  </m:den>
                </m:f>
              </m:oMath>
            </m:oMathPara>
          </w:p>
        </w:tc>
        <w:tc>
          <w:tcPr>
            <w:tcW w:w="3434" w:type="dxa"/>
            <w:vAlign w:val="center"/>
          </w:tcPr>
          <w:p w14:paraId="5FEED735" w14:textId="7CE066E6" w:rsidR="00CC7835" w:rsidRPr="00295414" w:rsidRDefault="00CC7835" w:rsidP="00CC7835">
            <w:pPr>
              <w:spacing w:line="360" w:lineRule="auto"/>
              <w:jc w:val="right"/>
              <w:rPr>
                <w:rFonts w:ascii="Times New Roman" w:eastAsia="標楷體" w:hAnsi="Times New Roman"/>
              </w:rPr>
            </w:pPr>
            <w:r w:rsidRPr="00295414">
              <w:rPr>
                <w:rFonts w:ascii="Times New Roman" w:eastAsia="標楷體" w:hAnsi="Times New Roman" w:hint="eastAsia"/>
              </w:rPr>
              <w:t>(</w:t>
            </w:r>
            <w:r w:rsidRPr="00295414">
              <w:rPr>
                <w:rFonts w:ascii="Times New Roman" w:eastAsia="標楷體" w:hAnsi="Times New Roman"/>
              </w:rPr>
              <w:t>3-3</w:t>
            </w:r>
            <w:r w:rsidRPr="00295414">
              <w:rPr>
                <w:rFonts w:ascii="Times New Roman" w:eastAsia="標楷體" w:hAnsi="Times New Roman" w:hint="eastAsia"/>
              </w:rPr>
              <w:t>)</w:t>
            </w:r>
          </w:p>
        </w:tc>
      </w:tr>
    </w:tbl>
    <w:p w14:paraId="19CFE065" w14:textId="77777777" w:rsidR="00CC7835" w:rsidRPr="00295414" w:rsidRDefault="00CC7835" w:rsidP="00252141">
      <w:pPr>
        <w:spacing w:line="360" w:lineRule="auto"/>
        <w:rPr>
          <w:rFonts w:ascii="Times New Roman" w:eastAsia="標楷體" w:hAnsi="Times New Roman"/>
        </w:rPr>
      </w:pPr>
    </w:p>
    <w:p w14:paraId="732A0F6C" w14:textId="71690FD9" w:rsidR="00CC7835" w:rsidRPr="00295414" w:rsidRDefault="00BB1D16" w:rsidP="00CC7835">
      <w:pPr>
        <w:spacing w:line="360" w:lineRule="auto"/>
        <w:ind w:firstLineChars="200" w:firstLine="480"/>
        <w:rPr>
          <w:rFonts w:ascii="Times New Roman" w:eastAsia="標楷體" w:hAnsi="Times New Roman"/>
        </w:rPr>
      </w:pPr>
      <w:r w:rsidRPr="00295414">
        <w:rPr>
          <w:rFonts w:ascii="Times New Roman" w:eastAsia="標楷體" w:hAnsi="Times New Roman" w:hint="eastAsia"/>
        </w:rPr>
        <w:t>在計算產品被使用次數的部分則是會將</w:t>
      </w:r>
      <w:r w:rsidR="00C14848" w:rsidRPr="00295414">
        <w:rPr>
          <w:rFonts w:ascii="Times New Roman" w:eastAsia="標楷體" w:hAnsi="Times New Roman" w:hint="eastAsia"/>
        </w:rPr>
        <w:t>產品被使用之次</w:t>
      </w:r>
      <w:r w:rsidR="00EB299E" w:rsidRPr="00295414">
        <w:rPr>
          <w:rFonts w:ascii="Times New Roman" w:eastAsia="標楷體" w:hAnsi="Times New Roman" w:hint="eastAsia"/>
        </w:rPr>
        <w:t>數</w:t>
      </w:r>
      <w:r w:rsidR="00C14848" w:rsidRPr="00295414">
        <w:rPr>
          <w:rFonts w:ascii="Times New Roman" w:eastAsia="標楷體" w:hAnsi="Times New Roman" w:hint="eastAsia"/>
        </w:rPr>
        <w:t>進行正規化，公式如下：</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1"/>
        <w:gridCol w:w="4181"/>
      </w:tblGrid>
      <w:tr w:rsidR="00CC7835" w:rsidRPr="00295414" w14:paraId="3A0D6C37" w14:textId="77777777" w:rsidTr="00CC7835">
        <w:tc>
          <w:tcPr>
            <w:tcW w:w="4181" w:type="dxa"/>
            <w:vAlign w:val="center"/>
          </w:tcPr>
          <w:p w14:paraId="2D71A49A" w14:textId="4988AA92" w:rsidR="00CC7835" w:rsidRPr="00295414" w:rsidRDefault="00CC7835" w:rsidP="00CC7835">
            <w:pPr>
              <w:spacing w:line="360" w:lineRule="auto"/>
              <w:ind w:firstLineChars="200" w:firstLine="480"/>
              <w:jc w:val="center"/>
              <w:rPr>
                <w:rFonts w:ascii="Times New Roman" w:eastAsia="標楷體" w:hAnsi="Times New Roman"/>
              </w:rPr>
            </w:pPr>
            <m:oMathPara>
              <m:oMath>
                <m:r>
                  <w:rPr>
                    <w:rFonts w:ascii="Cambria Math" w:eastAsia="標楷體" w:hAnsi="Cambria Math"/>
                  </w:rPr>
                  <m:t>FreqScore</m:t>
                </m:r>
                <m:r>
                  <m:rPr>
                    <m:sty m:val="p"/>
                  </m:rPr>
                  <w:rPr>
                    <w:rFonts w:ascii="Cambria Math" w:eastAsia="標楷體" w:hAnsi="Cambria Math"/>
                  </w:rPr>
                  <m:t>=</m:t>
                </m:r>
                <m:f>
                  <m:fPr>
                    <m:ctrlPr>
                      <w:rPr>
                        <w:rFonts w:ascii="Cambria Math" w:eastAsia="標楷體" w:hAnsi="Cambria Math"/>
                      </w:rPr>
                    </m:ctrlPr>
                  </m:fPr>
                  <m:num>
                    <m:r>
                      <w:rPr>
                        <w:rFonts w:ascii="Cambria Math" w:eastAsia="標楷體" w:hAnsi="Cambria Math"/>
                      </w:rPr>
                      <m:t>used</m:t>
                    </m:r>
                  </m:num>
                  <m:den>
                    <m:r>
                      <w:rPr>
                        <w:rFonts w:ascii="Cambria Math" w:eastAsia="標楷體" w:hAnsi="Cambria Math"/>
                      </w:rPr>
                      <m:t>Max</m:t>
                    </m:r>
                  </m:den>
                </m:f>
              </m:oMath>
            </m:oMathPara>
          </w:p>
        </w:tc>
        <w:tc>
          <w:tcPr>
            <w:tcW w:w="4181" w:type="dxa"/>
            <w:vAlign w:val="center"/>
          </w:tcPr>
          <w:p w14:paraId="7BC47019" w14:textId="7D02E577" w:rsidR="00CC7835" w:rsidRPr="00295414" w:rsidRDefault="00CC7835" w:rsidP="00CC7835">
            <w:pPr>
              <w:spacing w:line="360" w:lineRule="auto"/>
              <w:jc w:val="right"/>
              <w:rPr>
                <w:rFonts w:ascii="Times New Roman" w:eastAsia="標楷體" w:hAnsi="Times New Roman"/>
              </w:rPr>
            </w:pPr>
            <w:r w:rsidRPr="00295414">
              <w:rPr>
                <w:rFonts w:ascii="Times New Roman" w:eastAsia="標楷體" w:hAnsi="Times New Roman" w:hint="eastAsia"/>
              </w:rPr>
              <w:t>(</w:t>
            </w:r>
            <w:r w:rsidRPr="00295414">
              <w:rPr>
                <w:rFonts w:ascii="Times New Roman" w:eastAsia="標楷體" w:hAnsi="Times New Roman"/>
              </w:rPr>
              <w:t>3-4</w:t>
            </w:r>
            <w:r w:rsidRPr="00295414">
              <w:rPr>
                <w:rFonts w:ascii="Times New Roman" w:eastAsia="標楷體" w:hAnsi="Times New Roman" w:hint="eastAsia"/>
              </w:rPr>
              <w:t>)</w:t>
            </w:r>
          </w:p>
        </w:tc>
      </w:tr>
    </w:tbl>
    <w:p w14:paraId="2F9E928E" w14:textId="77777777" w:rsidR="00CC7835" w:rsidRPr="00295414" w:rsidRDefault="00CC7835" w:rsidP="00C14848">
      <w:pPr>
        <w:spacing w:line="360" w:lineRule="auto"/>
        <w:rPr>
          <w:rFonts w:ascii="Times New Roman" w:eastAsia="標楷體" w:hAnsi="Times New Roman"/>
        </w:rPr>
      </w:pPr>
    </w:p>
    <w:p w14:paraId="5AB8BD38" w14:textId="7C3FE708" w:rsidR="004B3AC8" w:rsidRPr="00295414" w:rsidRDefault="00C14848" w:rsidP="00CC7835">
      <w:pPr>
        <w:spacing w:line="360" w:lineRule="auto"/>
        <w:ind w:firstLineChars="200" w:firstLine="480"/>
        <w:rPr>
          <w:rFonts w:ascii="Times New Roman" w:eastAsia="標楷體" w:hAnsi="Times New Roman"/>
        </w:rPr>
      </w:pPr>
      <w:r w:rsidRPr="00295414">
        <w:rPr>
          <w:rFonts w:ascii="Times New Roman" w:eastAsia="標楷體" w:hAnsi="Times New Roman" w:hint="eastAsia"/>
        </w:rPr>
        <w:t>其中，</w:t>
      </w:r>
      <w:r w:rsidRPr="00295414">
        <w:rPr>
          <w:rFonts w:ascii="Times New Roman" w:eastAsia="標楷體" w:hAnsi="Times New Roman" w:hint="eastAsia"/>
          <w:i/>
        </w:rPr>
        <w:t>M</w:t>
      </w:r>
      <w:r w:rsidR="000D6E52" w:rsidRPr="00295414">
        <w:rPr>
          <w:rFonts w:ascii="Times New Roman" w:eastAsia="標楷體" w:hAnsi="Times New Roman"/>
          <w:i/>
        </w:rPr>
        <w:t>ax</w:t>
      </w:r>
      <w:r w:rsidRPr="00295414">
        <w:rPr>
          <w:rFonts w:ascii="Times New Roman" w:eastAsia="標楷體" w:hAnsi="Times New Roman" w:hint="eastAsia"/>
        </w:rPr>
        <w:t>代表的意思為此產品在資料</w:t>
      </w:r>
      <w:r w:rsidR="000D6E52" w:rsidRPr="00295414">
        <w:rPr>
          <w:rFonts w:ascii="Times New Roman" w:eastAsia="標楷體" w:hAnsi="Times New Roman" w:hint="eastAsia"/>
        </w:rPr>
        <w:t>集</w:t>
      </w:r>
      <w:r w:rsidRPr="00295414">
        <w:rPr>
          <w:rFonts w:ascii="Times New Roman" w:eastAsia="標楷體" w:hAnsi="Times New Roman" w:hint="eastAsia"/>
        </w:rPr>
        <w:t>的最大被使用次數，</w:t>
      </w:r>
      <w:r w:rsidRPr="00295414">
        <w:rPr>
          <w:rFonts w:ascii="Times New Roman" w:eastAsia="標楷體" w:hAnsi="Times New Roman" w:hint="eastAsia"/>
          <w:i/>
        </w:rPr>
        <w:t>used</w:t>
      </w:r>
      <w:r w:rsidRPr="00295414">
        <w:rPr>
          <w:rFonts w:ascii="Times New Roman" w:eastAsia="標楷體" w:hAnsi="Times New Roman" w:hint="eastAsia"/>
        </w:rPr>
        <w:t>則代表某一群使用者使用此產品次數。此處是將使用次數進行正規</w:t>
      </w:r>
      <w:r w:rsidR="00EB299E" w:rsidRPr="00295414">
        <w:rPr>
          <w:rFonts w:ascii="Times New Roman" w:eastAsia="標楷體" w:hAnsi="Times New Roman" w:hint="eastAsia"/>
        </w:rPr>
        <w:t>化，目的是為了避免產品被使用次數分佈範圍太大，例如有些產品被使用多達</w:t>
      </w:r>
      <w:r w:rsidR="00EB299E" w:rsidRPr="00295414">
        <w:rPr>
          <w:rFonts w:ascii="Times New Roman" w:eastAsia="標楷體" w:hAnsi="Times New Roman" w:hint="eastAsia"/>
        </w:rPr>
        <w:t>100</w:t>
      </w:r>
      <w:r w:rsidR="00EB299E" w:rsidRPr="00295414">
        <w:rPr>
          <w:rFonts w:ascii="Times New Roman" w:eastAsia="標楷體" w:hAnsi="Times New Roman" w:hint="eastAsia"/>
        </w:rPr>
        <w:t>次，但有些產品卻只被使用不到</w:t>
      </w:r>
      <w:r w:rsidR="00EB299E" w:rsidRPr="00295414">
        <w:rPr>
          <w:rFonts w:ascii="Times New Roman" w:eastAsia="標楷體" w:hAnsi="Times New Roman" w:hint="eastAsia"/>
        </w:rPr>
        <w:t>10</w:t>
      </w:r>
      <w:r w:rsidR="00EB299E" w:rsidRPr="00295414">
        <w:rPr>
          <w:rFonts w:ascii="Times New Roman" w:eastAsia="標楷體" w:hAnsi="Times New Roman" w:hint="eastAsia"/>
        </w:rPr>
        <w:t>次，此時若缺乏正規化的手續，有可能會影響後續分數的計算</w:t>
      </w:r>
      <w:r w:rsidRPr="00295414">
        <w:rPr>
          <w:rFonts w:ascii="Times New Roman" w:eastAsia="標楷體" w:hAnsi="Times New Roman" w:hint="eastAsia"/>
        </w:rPr>
        <w:t>，</w:t>
      </w:r>
      <w:r w:rsidR="00EB299E" w:rsidRPr="00295414">
        <w:rPr>
          <w:rFonts w:ascii="Times New Roman" w:eastAsia="標楷體" w:hAnsi="Times New Roman" w:hint="eastAsia"/>
        </w:rPr>
        <w:t>且正規化可</w:t>
      </w:r>
      <w:r w:rsidRPr="00295414">
        <w:rPr>
          <w:rFonts w:ascii="Times New Roman" w:eastAsia="標楷體" w:hAnsi="Times New Roman" w:hint="eastAsia"/>
        </w:rPr>
        <w:t>使其數值介於</w:t>
      </w:r>
      <w:r w:rsidRPr="00295414">
        <w:rPr>
          <w:rFonts w:ascii="Times New Roman" w:eastAsia="標楷體" w:hAnsi="Times New Roman" w:hint="eastAsia"/>
        </w:rPr>
        <w:t>0</w:t>
      </w:r>
      <w:r w:rsidR="00E30586" w:rsidRPr="00295414">
        <w:rPr>
          <w:rFonts w:ascii="Times New Roman" w:eastAsia="標楷體" w:hAnsi="Times New Roman" w:hint="eastAsia"/>
        </w:rPr>
        <w:t>到</w:t>
      </w:r>
      <w:r w:rsidRPr="00295414">
        <w:rPr>
          <w:rFonts w:ascii="Times New Roman" w:eastAsia="標楷體" w:hAnsi="Times New Roman" w:hint="eastAsia"/>
        </w:rPr>
        <w:t>1</w:t>
      </w:r>
      <w:r w:rsidRPr="00295414">
        <w:rPr>
          <w:rFonts w:ascii="Times New Roman" w:eastAsia="標楷體" w:hAnsi="Times New Roman" w:hint="eastAsia"/>
        </w:rPr>
        <w:t>之間。</w:t>
      </w:r>
    </w:p>
    <w:p w14:paraId="09E71A03" w14:textId="15A9C6AD" w:rsidR="00C14848" w:rsidRPr="00295414" w:rsidRDefault="00C14848" w:rsidP="00BB1D16">
      <w:pPr>
        <w:spacing w:line="360" w:lineRule="auto"/>
        <w:ind w:firstLineChars="200" w:firstLine="480"/>
        <w:rPr>
          <w:rFonts w:ascii="Times New Roman" w:eastAsia="標楷體" w:hAnsi="Times New Roman"/>
        </w:rPr>
      </w:pPr>
      <w:r w:rsidRPr="00295414">
        <w:rPr>
          <w:rFonts w:ascii="Times New Roman" w:eastAsia="標楷體" w:hAnsi="Times New Roman" w:hint="eastAsia"/>
        </w:rPr>
        <w:t>最後的排序則是會將使用次數以及情緒分數進行加權考量後所得到的最後分數作為排序依據，公式如下所示：</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7"/>
        <w:gridCol w:w="1875"/>
      </w:tblGrid>
      <w:tr w:rsidR="00CC7835" w:rsidRPr="00295414" w14:paraId="1624721C" w14:textId="77777777" w:rsidTr="00CC7835">
        <w:tc>
          <w:tcPr>
            <w:tcW w:w="6487" w:type="dxa"/>
            <w:vAlign w:val="center"/>
          </w:tcPr>
          <w:p w14:paraId="0575BD71" w14:textId="0D96BDE0" w:rsidR="00CC7835" w:rsidRPr="00295414" w:rsidRDefault="00CC7835" w:rsidP="00CC7835">
            <w:pPr>
              <w:spacing w:line="360" w:lineRule="auto"/>
              <w:ind w:firstLineChars="200" w:firstLine="480"/>
              <w:jc w:val="center"/>
              <w:rPr>
                <w:rFonts w:ascii="Times New Roman" w:eastAsia="標楷體" w:hAnsi="Times New Roman"/>
              </w:rPr>
            </w:pPr>
            <m:oMathPara>
              <m:oMath>
                <m:r>
                  <w:rPr>
                    <w:rFonts w:ascii="Cambria Math" w:eastAsia="標楷體" w:hAnsi="Cambria Math" w:hint="eastAsia"/>
                  </w:rPr>
                  <m:t>F</m:t>
                </m:r>
                <m:r>
                  <w:rPr>
                    <w:rFonts w:ascii="Cambria Math" w:eastAsia="標楷體" w:hAnsi="Cambria Math"/>
                  </w:rPr>
                  <m:t>inalScore</m:t>
                </m:r>
                <m:r>
                  <m:rPr>
                    <m:sty m:val="p"/>
                  </m:rPr>
                  <w:rPr>
                    <w:rFonts w:ascii="Cambria Math" w:eastAsia="標楷體" w:hAnsi="Cambria Math"/>
                  </w:rPr>
                  <m:t>=</m:t>
                </m:r>
                <m:d>
                  <m:dPr>
                    <m:ctrlPr>
                      <w:rPr>
                        <w:rFonts w:ascii="Cambria Math" w:eastAsia="標楷體" w:hAnsi="Cambria Math"/>
                      </w:rPr>
                    </m:ctrlPr>
                  </m:dPr>
                  <m:e>
                    <m:r>
                      <w:rPr>
                        <w:rFonts w:ascii="Cambria Math" w:eastAsia="標楷體" w:hAnsi="Cambria Math"/>
                      </w:rPr>
                      <m:t>1-α</m:t>
                    </m:r>
                  </m:e>
                </m:d>
                <m:r>
                  <w:rPr>
                    <w:rFonts w:ascii="Cambria Math" w:eastAsia="標楷體" w:hAnsi="Cambria Math"/>
                  </w:rPr>
                  <m:t>*FreqScore+α*SentiScore</m:t>
                </m:r>
              </m:oMath>
            </m:oMathPara>
          </w:p>
        </w:tc>
        <w:tc>
          <w:tcPr>
            <w:tcW w:w="1875" w:type="dxa"/>
            <w:vAlign w:val="center"/>
          </w:tcPr>
          <w:p w14:paraId="10F15A5E" w14:textId="53DDE0E5" w:rsidR="00CC7835" w:rsidRPr="00295414" w:rsidRDefault="00CC7835" w:rsidP="00CC7835">
            <w:pPr>
              <w:spacing w:line="360" w:lineRule="auto"/>
              <w:jc w:val="right"/>
              <w:rPr>
                <w:rFonts w:ascii="Times New Roman" w:eastAsia="標楷體" w:hAnsi="Times New Roman"/>
              </w:rPr>
            </w:pPr>
            <w:r w:rsidRPr="00295414">
              <w:rPr>
                <w:rFonts w:ascii="Times New Roman" w:eastAsia="標楷體" w:hAnsi="Times New Roman" w:hint="eastAsia"/>
              </w:rPr>
              <w:t>(</w:t>
            </w:r>
            <w:r w:rsidRPr="00295414">
              <w:rPr>
                <w:rFonts w:ascii="Times New Roman" w:eastAsia="標楷體" w:hAnsi="Times New Roman"/>
              </w:rPr>
              <w:t>3-5</w:t>
            </w:r>
            <w:r w:rsidRPr="00295414">
              <w:rPr>
                <w:rFonts w:ascii="Times New Roman" w:eastAsia="標楷體" w:hAnsi="Times New Roman" w:hint="eastAsia"/>
              </w:rPr>
              <w:t>)</w:t>
            </w:r>
          </w:p>
        </w:tc>
      </w:tr>
    </w:tbl>
    <w:p w14:paraId="020988A3" w14:textId="77777777" w:rsidR="00CC7835" w:rsidRPr="00295414" w:rsidRDefault="00CC7835" w:rsidP="004B3AC8">
      <w:pPr>
        <w:spacing w:line="360" w:lineRule="auto"/>
        <w:rPr>
          <w:rFonts w:ascii="Times New Roman" w:eastAsia="標楷體" w:hAnsi="Times New Roman"/>
        </w:rPr>
      </w:pPr>
    </w:p>
    <w:p w14:paraId="4C2385AC" w14:textId="77777777" w:rsidR="004B3AC8" w:rsidRPr="00295414" w:rsidRDefault="009F49D9" w:rsidP="00CC7835">
      <w:pPr>
        <w:spacing w:line="360" w:lineRule="auto"/>
        <w:ind w:firstLineChars="200" w:firstLine="480"/>
        <w:rPr>
          <w:rFonts w:ascii="Times New Roman" w:eastAsia="標楷體" w:hAnsi="Times New Roman"/>
        </w:rPr>
      </w:pPr>
      <m:oMath>
        <m:r>
          <w:rPr>
            <w:rFonts w:ascii="Cambria Math" w:eastAsia="標楷體" w:hAnsi="Cambria Math"/>
          </w:rPr>
          <m:t>α</m:t>
        </m:r>
      </m:oMath>
      <w:r w:rsidRPr="00295414">
        <w:rPr>
          <w:rFonts w:ascii="Times New Roman" w:eastAsia="標楷體" w:hAnsi="Times New Roman" w:hint="eastAsia"/>
        </w:rPr>
        <w:t>為一衡量參數，以對</w:t>
      </w:r>
      <m:oMath>
        <m:r>
          <w:rPr>
            <w:rFonts w:ascii="Cambria Math" w:eastAsia="標楷體" w:hAnsi="Cambria Math"/>
          </w:rPr>
          <m:t>FreqScore</m:t>
        </m:r>
      </m:oMath>
      <w:r w:rsidRPr="00295414">
        <w:rPr>
          <w:rFonts w:ascii="Times New Roman" w:eastAsia="標楷體" w:hAnsi="Times New Roman" w:hint="eastAsia"/>
        </w:rPr>
        <w:t>和</w:t>
      </w:r>
      <m:oMath>
        <m:r>
          <w:rPr>
            <w:rFonts w:ascii="Cambria Math" w:eastAsia="標楷體" w:hAnsi="Cambria Math"/>
          </w:rPr>
          <m:t>SentiScore</m:t>
        </m:r>
      </m:oMath>
      <w:r w:rsidRPr="00295414">
        <w:rPr>
          <w:rFonts w:ascii="Times New Roman" w:eastAsia="標楷體" w:hAnsi="Times New Roman" w:hint="eastAsia"/>
        </w:rPr>
        <w:t>給予不同的權重，實驗中將對此參數進行實驗以求最佳推薦結果。</w:t>
      </w:r>
      <w:r w:rsidR="006B1F2E" w:rsidRPr="00295414">
        <w:rPr>
          <w:rFonts w:ascii="Times New Roman" w:eastAsia="標楷體" w:hAnsi="Times New Roman" w:hint="eastAsia"/>
        </w:rPr>
        <w:t>排序完成後將</w:t>
      </w:r>
      <w:r w:rsidR="00FA5F7E" w:rsidRPr="00295414">
        <w:rPr>
          <w:rFonts w:ascii="Times New Roman" w:eastAsia="標楷體" w:hAnsi="Times New Roman" w:hint="eastAsia"/>
        </w:rPr>
        <w:t>依據</w:t>
      </w:r>
      <w:r w:rsidR="006B1F2E" w:rsidRPr="00295414">
        <w:rPr>
          <w:rFonts w:ascii="Times New Roman" w:eastAsia="標楷體" w:hAnsi="Times New Roman" w:hint="eastAsia"/>
        </w:rPr>
        <w:t>排序前</w:t>
      </w:r>
      <w:r w:rsidR="000D6E52" w:rsidRPr="00295414">
        <w:rPr>
          <w:rFonts w:ascii="Times New Roman" w:eastAsia="標楷體" w:hAnsi="Times New Roman" w:hint="eastAsia"/>
          <w:i/>
        </w:rPr>
        <w:t>n</w:t>
      </w:r>
      <w:r w:rsidR="006B1F2E" w:rsidRPr="00295414">
        <w:rPr>
          <w:rFonts w:ascii="Times New Roman" w:eastAsia="標楷體" w:hAnsi="Times New Roman" w:hint="eastAsia"/>
        </w:rPr>
        <w:t>高的產品作為該類別的產品推薦清單，蒐集完全</w:t>
      </w:r>
      <w:r w:rsidR="000D6E52" w:rsidRPr="00295414">
        <w:rPr>
          <w:rFonts w:ascii="Times New Roman" w:eastAsia="標楷體" w:hAnsi="Times New Roman" w:hint="eastAsia"/>
        </w:rPr>
        <w:t>部</w:t>
      </w:r>
      <w:r w:rsidR="006B1F2E" w:rsidRPr="00295414">
        <w:rPr>
          <w:rFonts w:ascii="Times New Roman" w:eastAsia="標楷體" w:hAnsi="Times New Roman" w:hint="eastAsia"/>
        </w:rPr>
        <w:t>產品</w:t>
      </w:r>
      <w:r w:rsidR="000D6E52" w:rsidRPr="00295414">
        <w:rPr>
          <w:rFonts w:ascii="Times New Roman" w:eastAsia="標楷體" w:hAnsi="Times New Roman" w:hint="eastAsia"/>
        </w:rPr>
        <w:t>類別</w:t>
      </w:r>
      <w:r w:rsidR="006B1F2E" w:rsidRPr="00295414">
        <w:rPr>
          <w:rFonts w:ascii="Times New Roman" w:eastAsia="標楷體" w:hAnsi="Times New Roman" w:hint="eastAsia"/>
        </w:rPr>
        <w:t>集</w:t>
      </w:r>
      <w:r w:rsidR="000D6E52" w:rsidRPr="00295414">
        <w:rPr>
          <w:rFonts w:ascii="Times New Roman" w:eastAsia="標楷體" w:hAnsi="Times New Roman" w:hint="eastAsia"/>
        </w:rPr>
        <w:t>合</w:t>
      </w:r>
      <w:r w:rsidR="006B1F2E" w:rsidRPr="00295414">
        <w:rPr>
          <w:rFonts w:ascii="Times New Roman" w:eastAsia="標楷體" w:hAnsi="Times New Roman" w:hint="eastAsia"/>
        </w:rPr>
        <w:t>中的產品後便</w:t>
      </w:r>
      <w:r w:rsidR="000D6E52" w:rsidRPr="00295414">
        <w:rPr>
          <w:rFonts w:ascii="Times New Roman" w:eastAsia="標楷體" w:hAnsi="Times New Roman" w:hint="eastAsia"/>
        </w:rPr>
        <w:t>能</w:t>
      </w:r>
      <w:r w:rsidR="006B1F2E" w:rsidRPr="00295414">
        <w:rPr>
          <w:rFonts w:ascii="Times New Roman" w:eastAsia="標楷體" w:hAnsi="Times New Roman" w:hint="eastAsia"/>
        </w:rPr>
        <w:t>得到</w:t>
      </w:r>
      <w:r w:rsidR="004B3AC8" w:rsidRPr="00295414">
        <w:rPr>
          <w:rFonts w:ascii="Times New Roman" w:eastAsia="標楷體" w:hAnsi="Times New Roman" w:hint="eastAsia"/>
        </w:rPr>
        <w:t>對目標使用者的產品集推薦。</w:t>
      </w:r>
    </w:p>
    <w:p w14:paraId="3C395E84" w14:textId="6933D98A" w:rsidR="004B3AC8" w:rsidRPr="00295414" w:rsidRDefault="004B3AC8" w:rsidP="004B3AC8">
      <w:pPr>
        <w:spacing w:line="360" w:lineRule="auto"/>
        <w:rPr>
          <w:rFonts w:ascii="Times New Roman" w:eastAsia="標楷體" w:hAnsi="Times New Roman"/>
          <w:iCs/>
        </w:rPr>
      </w:pPr>
      <w:r w:rsidRPr="00295414">
        <w:rPr>
          <w:rFonts w:ascii="Times New Roman" w:eastAsia="標楷體" w:hAnsi="Times New Roman" w:hint="eastAsia"/>
        </w:rPr>
        <w:t xml:space="preserve">    </w:t>
      </w:r>
      <w:r w:rsidR="000D6E52" w:rsidRPr="00295414">
        <w:rPr>
          <w:rFonts w:ascii="Times New Roman" w:eastAsia="標楷體" w:hAnsi="Times New Roman" w:hint="eastAsia"/>
        </w:rPr>
        <w:t>承接</w:t>
      </w:r>
      <w:r w:rsidR="00FA5F7E" w:rsidRPr="00295414">
        <w:rPr>
          <w:rFonts w:ascii="Times New Roman" w:eastAsia="標楷體" w:hAnsi="Times New Roman" w:hint="eastAsia"/>
        </w:rPr>
        <w:t>前述之範例說明，當得到</w:t>
      </w:r>
      <w:r w:rsidR="005465AE" w:rsidRPr="00295414">
        <w:rPr>
          <w:rFonts w:ascii="Times New Roman" w:eastAsia="標楷體" w:hAnsi="Times New Roman" w:hint="eastAsia"/>
        </w:rPr>
        <w:t>A</w:t>
      </w:r>
      <w:r w:rsidR="00C84302" w:rsidRPr="00295414">
        <w:rPr>
          <w:rFonts w:ascii="Times New Roman" w:eastAsia="標楷體" w:hAnsi="Times New Roman" w:hint="eastAsia"/>
        </w:rPr>
        <w:t>群使用者所產生的產品集合</w:t>
      </w:r>
      <w:r w:rsidR="001E1ED4" w:rsidRPr="00295414">
        <w:rPr>
          <w:rFonts w:ascii="Times New Roman" w:eastAsia="標楷體" w:hAnsi="Times New Roman" w:hint="eastAsia"/>
        </w:rPr>
        <w:t>：精華類</w:t>
      </w:r>
      <w:proofErr w:type="gramStart"/>
      <w:r w:rsidR="001E1ED4" w:rsidRPr="00295414">
        <w:rPr>
          <w:rFonts w:ascii="Times New Roman" w:eastAsia="標楷體" w:hAnsi="Times New Roman" w:hint="eastAsia"/>
        </w:rPr>
        <w:t>－洗顏粉類－</w:t>
      </w:r>
      <w:proofErr w:type="gramEnd"/>
      <w:r w:rsidR="001E1ED4" w:rsidRPr="00295414">
        <w:rPr>
          <w:rFonts w:ascii="Times New Roman" w:eastAsia="標楷體" w:hAnsi="Times New Roman" w:hint="eastAsia"/>
        </w:rPr>
        <w:t>化妝水類</w:t>
      </w:r>
      <w:r w:rsidR="00C84302" w:rsidRPr="00295414">
        <w:rPr>
          <w:rFonts w:ascii="Times New Roman" w:eastAsia="標楷體" w:hAnsi="Times New Roman" w:hint="eastAsia"/>
        </w:rPr>
        <w:t>後，再</w:t>
      </w:r>
      <w:r w:rsidR="001E1ED4" w:rsidRPr="00295414">
        <w:rPr>
          <w:rFonts w:ascii="Times New Roman" w:eastAsia="標楷體" w:hAnsi="Times New Roman" w:hint="eastAsia"/>
        </w:rPr>
        <w:t>分別</w:t>
      </w:r>
      <w:r w:rsidR="00FA5F7E" w:rsidRPr="00295414">
        <w:rPr>
          <w:rFonts w:ascii="Times New Roman" w:eastAsia="標楷體" w:hAnsi="Times New Roman" w:hint="eastAsia"/>
        </w:rPr>
        <w:t>蒐集</w:t>
      </w:r>
      <w:r w:rsidR="005465AE" w:rsidRPr="00295414">
        <w:rPr>
          <w:rFonts w:ascii="Times New Roman" w:eastAsia="標楷體" w:hAnsi="Times New Roman" w:hint="eastAsia"/>
        </w:rPr>
        <w:t>A</w:t>
      </w:r>
      <w:r w:rsidR="00FA5F7E" w:rsidRPr="00295414">
        <w:rPr>
          <w:rFonts w:ascii="Times New Roman" w:eastAsia="標楷體" w:hAnsi="Times New Roman" w:hint="eastAsia"/>
        </w:rPr>
        <w:t>群使用者對這些類別內的產品的</w:t>
      </w:r>
      <w:r w:rsidR="001E1ED4" w:rsidRPr="00295414">
        <w:rPr>
          <w:rFonts w:ascii="Times New Roman" w:eastAsia="標楷體" w:hAnsi="Times New Roman" w:hint="eastAsia"/>
        </w:rPr>
        <w:t>評論進行情緒分析。以精華類為例，蒐集</w:t>
      </w:r>
      <w:r w:rsidR="001E1ED4" w:rsidRPr="00295414">
        <w:rPr>
          <w:rFonts w:ascii="Times New Roman" w:eastAsia="標楷體" w:hAnsi="Times New Roman" w:hint="eastAsia"/>
        </w:rPr>
        <w:t>A</w:t>
      </w:r>
      <w:r w:rsidR="001E1ED4" w:rsidRPr="00295414">
        <w:rPr>
          <w:rFonts w:ascii="Times New Roman" w:eastAsia="標楷體" w:hAnsi="Times New Roman" w:hint="eastAsia"/>
        </w:rPr>
        <w:t>群使用者對該類產品所撰寫過之所有產品評論，在本例中產品為</w:t>
      </w:r>
      <m:oMath>
        <m:sSub>
          <m:sSubPr>
            <m:ctrlPr>
              <w:rPr>
                <w:rFonts w:ascii="Cambria Math" w:eastAsia="標楷體" w:hAnsi="Cambria Math"/>
                <w:i/>
                <w:iCs/>
              </w:rPr>
            </m:ctrlPr>
          </m:sSubPr>
          <m:e>
            <m:r>
              <w:rPr>
                <w:rFonts w:ascii="Cambria Math" w:eastAsia="標楷體" w:hAnsi="Cambria Math"/>
              </w:rPr>
              <m:t>P</m:t>
            </m:r>
          </m:e>
          <m:sub>
            <m:r>
              <w:rPr>
                <w:rFonts w:ascii="Cambria Math" w:eastAsia="標楷體" w:hAnsi="Cambria Math"/>
              </w:rPr>
              <m:t>2408</m:t>
            </m:r>
          </m:sub>
        </m:sSub>
      </m:oMath>
      <w:r w:rsidR="00B002A9" w:rsidRPr="00295414">
        <w:rPr>
          <w:rFonts w:ascii="Times New Roman" w:eastAsia="標楷體" w:hAnsi="Times New Roman" w:hint="eastAsia"/>
          <w:iCs/>
        </w:rPr>
        <w:t>(</w:t>
      </w:r>
      <w:r w:rsidR="001E1ED4" w:rsidRPr="00295414">
        <w:rPr>
          <w:rFonts w:ascii="Times New Roman" w:eastAsia="標楷體" w:hAnsi="Times New Roman" w:hint="eastAsia"/>
        </w:rPr>
        <w:t>純</w:t>
      </w:r>
      <w:proofErr w:type="gramStart"/>
      <w:r w:rsidR="001E1ED4" w:rsidRPr="00295414">
        <w:rPr>
          <w:rFonts w:ascii="Times New Roman" w:eastAsia="標楷體" w:hAnsi="Times New Roman" w:hint="eastAsia"/>
        </w:rPr>
        <w:t>橄</w:t>
      </w:r>
      <w:proofErr w:type="gramEnd"/>
      <w:r w:rsidR="001E1ED4" w:rsidRPr="00295414">
        <w:rPr>
          <w:rFonts w:ascii="Times New Roman" w:eastAsia="標楷體" w:hAnsi="Times New Roman" w:hint="eastAsia"/>
        </w:rPr>
        <w:t>情</w:t>
      </w:r>
      <w:proofErr w:type="gramStart"/>
      <w:r w:rsidR="001E1ED4" w:rsidRPr="00295414">
        <w:rPr>
          <w:rFonts w:ascii="Times New Roman" w:eastAsia="標楷體" w:hAnsi="Times New Roman" w:hint="eastAsia"/>
        </w:rPr>
        <w:t>煥</w:t>
      </w:r>
      <w:proofErr w:type="gramEnd"/>
      <w:r w:rsidR="001E1ED4" w:rsidRPr="00295414">
        <w:rPr>
          <w:rFonts w:ascii="Times New Roman" w:eastAsia="標楷體" w:hAnsi="Times New Roman" w:hint="eastAsia"/>
        </w:rPr>
        <w:t>采精華</w:t>
      </w:r>
      <w:r w:rsidR="00B002A9" w:rsidRPr="00295414">
        <w:rPr>
          <w:rFonts w:ascii="Times New Roman" w:eastAsia="標楷體" w:hAnsi="Times New Roman" w:hint="eastAsia"/>
        </w:rPr>
        <w:t>)</w:t>
      </w:r>
      <w:r w:rsidR="001E1ED4" w:rsidRPr="00295414">
        <w:rPr>
          <w:rFonts w:ascii="Times New Roman" w:eastAsia="標楷體" w:hAnsi="Times New Roman" w:hint="eastAsia"/>
        </w:rPr>
        <w:t>，心得篇數為</w:t>
      </w:r>
      <w:r w:rsidR="001E1ED4" w:rsidRPr="00295414">
        <w:rPr>
          <w:rFonts w:ascii="Times New Roman" w:eastAsia="標楷體" w:hAnsi="Times New Roman" w:hint="eastAsia"/>
        </w:rPr>
        <w:t>2(</w:t>
      </w:r>
      <w:proofErr w:type="gramStart"/>
      <w:r w:rsidR="001E1ED4" w:rsidRPr="00295414">
        <w:rPr>
          <w:rFonts w:ascii="Times New Roman" w:eastAsia="標楷體" w:hAnsi="Times New Roman" w:hint="eastAsia"/>
        </w:rPr>
        <w:t>因群內</w:t>
      </w:r>
      <w:proofErr w:type="gramEnd"/>
      <w:r w:rsidR="001E1ED4" w:rsidRPr="00295414">
        <w:rPr>
          <w:rFonts w:ascii="Times New Roman" w:eastAsia="標楷體" w:hAnsi="Times New Roman" w:hint="eastAsia"/>
        </w:rPr>
        <w:t>有</w:t>
      </w:r>
      <w:r w:rsidR="001E1ED4" w:rsidRPr="00295414">
        <w:rPr>
          <w:rFonts w:ascii="Times New Roman" w:eastAsia="標楷體" w:hAnsi="Times New Roman" w:hint="eastAsia"/>
        </w:rPr>
        <w:t>2</w:t>
      </w:r>
      <w:r w:rsidR="008F36AF" w:rsidRPr="00295414">
        <w:rPr>
          <w:rFonts w:ascii="Times New Roman" w:eastAsia="標楷體" w:hAnsi="Times New Roman" w:hint="eastAsia"/>
        </w:rPr>
        <w:t>位</w:t>
      </w:r>
      <w:r w:rsidR="001E1ED4" w:rsidRPr="00295414">
        <w:rPr>
          <w:rFonts w:ascii="Times New Roman" w:eastAsia="標楷體" w:hAnsi="Times New Roman" w:hint="eastAsia"/>
        </w:rPr>
        <w:t>使用者撰寫過心得評論</w:t>
      </w:r>
      <w:r w:rsidR="001E1ED4" w:rsidRPr="00295414">
        <w:rPr>
          <w:rFonts w:ascii="Times New Roman" w:eastAsia="標楷體" w:hAnsi="Times New Roman" w:hint="eastAsia"/>
        </w:rPr>
        <w:t>)</w:t>
      </w:r>
      <w:r w:rsidR="001E1ED4" w:rsidRPr="00295414">
        <w:rPr>
          <w:rFonts w:ascii="Times New Roman" w:eastAsia="標楷體" w:hAnsi="Times New Roman" w:hint="eastAsia"/>
        </w:rPr>
        <w:t>。情緒分析完畢並計算使用者對於產品單篇評論心得分數，分別得到</w:t>
      </w:r>
      <w:r w:rsidR="001E1ED4" w:rsidRPr="00295414">
        <w:rPr>
          <w:rFonts w:ascii="Times New Roman" w:eastAsia="標楷體" w:hAnsi="Times New Roman" w:hint="eastAsia"/>
        </w:rPr>
        <w:t>+0.5563</w:t>
      </w:r>
      <w:r w:rsidR="001E1ED4" w:rsidRPr="00295414">
        <w:rPr>
          <w:rFonts w:ascii="Times New Roman" w:eastAsia="標楷體" w:hAnsi="Times New Roman" w:hint="eastAsia"/>
        </w:rPr>
        <w:t>及</w:t>
      </w:r>
      <w:r w:rsidR="001E1ED4" w:rsidRPr="00295414">
        <w:rPr>
          <w:rFonts w:ascii="Times New Roman" w:eastAsia="標楷體" w:hAnsi="Times New Roman" w:hint="eastAsia"/>
        </w:rPr>
        <w:t>+0.6227</w:t>
      </w:r>
      <w:r w:rsidR="001E1ED4" w:rsidRPr="00295414">
        <w:rPr>
          <w:rFonts w:ascii="Times New Roman" w:eastAsia="標楷體" w:hAnsi="Times New Roman" w:hint="eastAsia"/>
        </w:rPr>
        <w:t>，再根據群內使用者對於該產品的所有評論之情緒分數</w:t>
      </w:r>
      <w:r w:rsidR="001E1ED4" w:rsidRPr="00295414">
        <w:rPr>
          <w:rFonts w:ascii="Times New Roman" w:eastAsia="標楷體" w:hAnsi="Times New Roman" w:hint="eastAsia"/>
        </w:rPr>
        <w:lastRenderedPageBreak/>
        <w:t>計算</w:t>
      </w:r>
      <m:oMath>
        <m:r>
          <w:rPr>
            <w:rFonts w:ascii="Cambria Math" w:eastAsia="標楷體" w:hAnsi="Cambria Math"/>
          </w:rPr>
          <m:t>SentiScore</m:t>
        </m:r>
        <m:r>
          <m:rPr>
            <m:sty m:val="p"/>
          </m:rPr>
          <w:rPr>
            <w:rFonts w:ascii="Cambria Math" w:eastAsia="標楷體" w:hAnsi="Cambria Math" w:hint="eastAsia"/>
          </w:rPr>
          <m:t>=</m:t>
        </m:r>
        <m:f>
          <m:fPr>
            <m:ctrlPr>
              <w:rPr>
                <w:rFonts w:ascii="Cambria Math" w:eastAsia="標楷體" w:hAnsi="Cambria Math"/>
              </w:rPr>
            </m:ctrlPr>
          </m:fPr>
          <m:num>
            <m:d>
              <m:dPr>
                <m:ctrlPr>
                  <w:rPr>
                    <w:rFonts w:ascii="Cambria Math" w:eastAsia="標楷體" w:hAnsi="Cambria Math"/>
                    <w:i/>
                  </w:rPr>
                </m:ctrlPr>
              </m:dPr>
              <m:e>
                <m:r>
                  <m:rPr>
                    <m:sty m:val="p"/>
                  </m:rPr>
                  <w:rPr>
                    <w:rFonts w:ascii="Cambria Math" w:eastAsia="標楷體" w:hAnsi="Cambria Math" w:hint="eastAsia"/>
                  </w:rPr>
                  <m:t>+0.5563</m:t>
                </m:r>
              </m:e>
            </m:d>
            <m:r>
              <w:rPr>
                <w:rFonts w:ascii="Cambria Math" w:eastAsia="標楷體" w:hAnsi="Cambria Math"/>
              </w:rPr>
              <m:t>+</m:t>
            </m:r>
            <m:d>
              <m:dPr>
                <m:ctrlPr>
                  <w:rPr>
                    <w:rFonts w:ascii="Cambria Math" w:eastAsia="標楷體" w:hAnsi="Cambria Math"/>
                    <w:i/>
                  </w:rPr>
                </m:ctrlPr>
              </m:dPr>
              <m:e>
                <m:r>
                  <m:rPr>
                    <m:sty m:val="p"/>
                  </m:rPr>
                  <w:rPr>
                    <w:rFonts w:ascii="Cambria Math" w:eastAsia="標楷體" w:hAnsi="Cambria Math" w:hint="eastAsia"/>
                  </w:rPr>
                  <m:t>+0.6227</m:t>
                </m:r>
              </m:e>
            </m:d>
          </m:num>
          <m:den>
            <m:r>
              <w:rPr>
                <w:rFonts w:ascii="Cambria Math" w:eastAsia="標楷體" w:hAnsi="Cambria Math" w:hint="eastAsia"/>
              </w:rPr>
              <m:t>2</m:t>
            </m:r>
          </m:den>
        </m:f>
        <m:r>
          <w:rPr>
            <w:rFonts w:ascii="Cambria Math" w:eastAsia="標楷體" w:hAnsi="Cambria Math" w:hint="eastAsia"/>
          </w:rPr>
          <m:t>=</m:t>
        </m:r>
        <m:r>
          <w:rPr>
            <w:rFonts w:ascii="Cambria Math" w:eastAsia="標楷體" w:hAnsi="Cambria Math"/>
          </w:rPr>
          <m:t>+</m:t>
        </m:r>
        <m:r>
          <w:rPr>
            <w:rFonts w:ascii="Cambria Math" w:eastAsia="標楷體" w:hAnsi="Cambria Math" w:hint="eastAsia"/>
          </w:rPr>
          <m:t>0.5895</m:t>
        </m:r>
      </m:oMath>
      <w:r w:rsidR="001E1ED4" w:rsidRPr="00295414">
        <w:rPr>
          <w:rFonts w:ascii="Times New Roman" w:eastAsia="標楷體" w:hAnsi="Times New Roman" w:hint="eastAsia"/>
        </w:rPr>
        <w:t>，</w:t>
      </w:r>
      <w:r w:rsidR="00B002A9" w:rsidRPr="00295414">
        <w:rPr>
          <w:rFonts w:ascii="Times New Roman" w:eastAsia="標楷體" w:hAnsi="Times New Roman" w:hint="eastAsia"/>
        </w:rPr>
        <w:t>此即為</w:t>
      </w:r>
      <w:r w:rsidR="001E1ED4" w:rsidRPr="00295414">
        <w:rPr>
          <w:rFonts w:ascii="Times New Roman" w:eastAsia="標楷體" w:hAnsi="Times New Roman" w:hint="eastAsia"/>
        </w:rPr>
        <w:t>A</w:t>
      </w:r>
      <w:r w:rsidR="001E1ED4" w:rsidRPr="00295414">
        <w:rPr>
          <w:rFonts w:ascii="Times New Roman" w:eastAsia="標楷體" w:hAnsi="Times New Roman" w:hint="eastAsia"/>
        </w:rPr>
        <w:t>群使用者對於產品</w:t>
      </w:r>
      <m:oMath>
        <m:sSub>
          <m:sSubPr>
            <m:ctrlPr>
              <w:rPr>
                <w:rFonts w:ascii="Cambria Math" w:eastAsia="標楷體" w:hAnsi="Cambria Math"/>
                <w:i/>
                <w:iCs/>
              </w:rPr>
            </m:ctrlPr>
          </m:sSubPr>
          <m:e>
            <m:r>
              <w:rPr>
                <w:rFonts w:ascii="Cambria Math" w:eastAsia="標楷體" w:hAnsi="Cambria Math"/>
              </w:rPr>
              <m:t>P</m:t>
            </m:r>
          </m:e>
          <m:sub>
            <m:r>
              <w:rPr>
                <w:rFonts w:ascii="Cambria Math" w:eastAsia="標楷體" w:hAnsi="Cambria Math"/>
              </w:rPr>
              <m:t>2408</m:t>
            </m:r>
          </m:sub>
        </m:sSub>
      </m:oMath>
      <w:r w:rsidR="00B002A9" w:rsidRPr="00295414">
        <w:rPr>
          <w:rFonts w:ascii="Times New Roman" w:eastAsia="標楷體" w:hAnsi="Times New Roman" w:hint="eastAsia"/>
          <w:iCs/>
        </w:rPr>
        <w:t>的情緒分數。</w:t>
      </w:r>
    </w:p>
    <w:p w14:paraId="5F986270" w14:textId="2A5111D7" w:rsidR="00B002A9" w:rsidRPr="000257A4" w:rsidRDefault="00B002A9" w:rsidP="004947C1">
      <w:pPr>
        <w:spacing w:line="360" w:lineRule="auto"/>
        <w:ind w:firstLineChars="200" w:firstLine="480"/>
        <w:rPr>
          <w:rFonts w:ascii="Times New Roman" w:eastAsia="標楷體" w:hAnsi="Times New Roman"/>
          <w:shd w:val="pct15" w:color="auto" w:fill="FFFFFF"/>
        </w:rPr>
      </w:pPr>
      <w:r w:rsidRPr="00295414">
        <w:rPr>
          <w:rFonts w:ascii="Times New Roman" w:eastAsia="標楷體" w:hAnsi="Times New Roman" w:hint="eastAsia"/>
          <w:iCs/>
        </w:rPr>
        <w:t xml:space="preserve">    </w:t>
      </w:r>
      <w:r w:rsidRPr="00295414">
        <w:rPr>
          <w:rFonts w:ascii="Times New Roman" w:eastAsia="標楷體" w:hAnsi="Times New Roman" w:hint="eastAsia"/>
          <w:iCs/>
        </w:rPr>
        <w:t>假設產品</w:t>
      </w:r>
      <m:oMath>
        <m:sSub>
          <m:sSubPr>
            <m:ctrlPr>
              <w:rPr>
                <w:rFonts w:ascii="Cambria Math" w:eastAsia="標楷體" w:hAnsi="Cambria Math"/>
                <w:i/>
                <w:iCs/>
              </w:rPr>
            </m:ctrlPr>
          </m:sSubPr>
          <m:e>
            <m:r>
              <w:rPr>
                <w:rFonts w:ascii="Cambria Math" w:eastAsia="標楷體" w:hAnsi="Cambria Math"/>
              </w:rPr>
              <m:t>P</m:t>
            </m:r>
          </m:e>
          <m:sub>
            <m:r>
              <w:rPr>
                <w:rFonts w:ascii="Cambria Math" w:eastAsia="標楷體" w:hAnsi="Cambria Math"/>
              </w:rPr>
              <m:t>2408</m:t>
            </m:r>
          </m:sub>
        </m:sSub>
      </m:oMath>
      <w:r w:rsidRPr="00295414">
        <w:rPr>
          <w:rFonts w:ascii="Times New Roman" w:eastAsia="標楷體" w:hAnsi="Times New Roman" w:hint="eastAsia"/>
          <w:iCs/>
        </w:rPr>
        <w:t>(</w:t>
      </w:r>
      <w:r w:rsidRPr="00295414">
        <w:rPr>
          <w:rFonts w:ascii="Times New Roman" w:eastAsia="標楷體" w:hAnsi="Times New Roman" w:hint="eastAsia"/>
        </w:rPr>
        <w:t>純</w:t>
      </w:r>
      <w:proofErr w:type="gramStart"/>
      <w:r w:rsidRPr="00295414">
        <w:rPr>
          <w:rFonts w:ascii="Times New Roman" w:eastAsia="標楷體" w:hAnsi="Times New Roman" w:hint="eastAsia"/>
        </w:rPr>
        <w:t>橄</w:t>
      </w:r>
      <w:proofErr w:type="gramEnd"/>
      <w:r w:rsidRPr="00295414">
        <w:rPr>
          <w:rFonts w:ascii="Times New Roman" w:eastAsia="標楷體" w:hAnsi="Times New Roman" w:hint="eastAsia"/>
        </w:rPr>
        <w:t>情</w:t>
      </w:r>
      <w:proofErr w:type="gramStart"/>
      <w:r w:rsidRPr="00295414">
        <w:rPr>
          <w:rFonts w:ascii="Times New Roman" w:eastAsia="標楷體" w:hAnsi="Times New Roman" w:hint="eastAsia"/>
        </w:rPr>
        <w:t>煥</w:t>
      </w:r>
      <w:proofErr w:type="gramEnd"/>
      <w:r w:rsidRPr="00295414">
        <w:rPr>
          <w:rFonts w:ascii="Times New Roman" w:eastAsia="標楷體" w:hAnsi="Times New Roman" w:hint="eastAsia"/>
        </w:rPr>
        <w:t>采精華</w:t>
      </w:r>
      <w:r w:rsidRPr="00295414">
        <w:rPr>
          <w:rFonts w:ascii="Times New Roman" w:eastAsia="標楷體" w:hAnsi="Times New Roman" w:hint="eastAsia"/>
        </w:rPr>
        <w:t>)</w:t>
      </w:r>
      <w:r w:rsidRPr="00295414">
        <w:rPr>
          <w:rFonts w:ascii="Times New Roman" w:eastAsia="標楷體" w:hAnsi="Times New Roman" w:hint="eastAsia"/>
          <w:iCs/>
        </w:rPr>
        <w:t>在全資料集中最大被使用次數</w:t>
      </w:r>
      <w:r w:rsidRPr="00295414">
        <w:rPr>
          <w:rFonts w:ascii="Times New Roman" w:eastAsia="標楷體" w:hAnsi="Times New Roman" w:hint="eastAsia"/>
          <w:i/>
        </w:rPr>
        <w:t>M</w:t>
      </w:r>
      <w:r w:rsidRPr="00295414">
        <w:rPr>
          <w:rFonts w:ascii="Times New Roman" w:eastAsia="標楷體" w:hAnsi="Times New Roman"/>
          <w:i/>
        </w:rPr>
        <w:t>ax</w:t>
      </w:r>
      <w:r w:rsidRPr="00295414">
        <w:rPr>
          <w:rFonts w:ascii="Times New Roman" w:eastAsia="標楷體" w:hAnsi="Times New Roman" w:hint="eastAsia"/>
          <w:iCs/>
        </w:rPr>
        <w:t>為</w:t>
      </w:r>
      <w:r w:rsidRPr="00295414">
        <w:rPr>
          <w:rFonts w:ascii="Times New Roman" w:eastAsia="標楷體" w:hAnsi="Times New Roman" w:hint="eastAsia"/>
          <w:iCs/>
        </w:rPr>
        <w:t>40</w:t>
      </w:r>
      <w:r w:rsidRPr="00295414">
        <w:rPr>
          <w:rFonts w:ascii="Times New Roman" w:eastAsia="標楷體" w:hAnsi="Times New Roman" w:hint="eastAsia"/>
          <w:iCs/>
        </w:rPr>
        <w:t>次，而此產品在</w:t>
      </w:r>
      <w:r w:rsidRPr="00295414">
        <w:rPr>
          <w:rFonts w:ascii="Times New Roman" w:eastAsia="標楷體" w:hAnsi="Times New Roman" w:hint="eastAsia"/>
          <w:iCs/>
        </w:rPr>
        <w:t>A</w:t>
      </w:r>
      <w:r w:rsidRPr="00295414">
        <w:rPr>
          <w:rFonts w:ascii="Times New Roman" w:eastAsia="標楷體" w:hAnsi="Times New Roman" w:hint="eastAsia"/>
          <w:iCs/>
        </w:rPr>
        <w:t>群使用者中的被使用次數</w:t>
      </w:r>
      <w:r w:rsidRPr="00295414">
        <w:rPr>
          <w:rFonts w:ascii="Times New Roman" w:eastAsia="標楷體" w:hAnsi="Times New Roman" w:hint="eastAsia"/>
          <w:i/>
        </w:rPr>
        <w:t>used</w:t>
      </w:r>
      <w:r w:rsidRPr="00295414">
        <w:rPr>
          <w:rFonts w:ascii="Times New Roman" w:eastAsia="標楷體" w:hAnsi="Times New Roman" w:hint="eastAsia"/>
          <w:iCs/>
        </w:rPr>
        <w:t>為</w:t>
      </w:r>
      <w:r w:rsidRPr="00295414">
        <w:rPr>
          <w:rFonts w:ascii="Times New Roman" w:eastAsia="標楷體" w:hAnsi="Times New Roman" w:hint="eastAsia"/>
          <w:iCs/>
        </w:rPr>
        <w:t>2</w:t>
      </w:r>
      <w:r w:rsidRPr="00295414">
        <w:rPr>
          <w:rFonts w:ascii="Times New Roman" w:eastAsia="標楷體" w:hAnsi="Times New Roman" w:hint="eastAsia"/>
          <w:iCs/>
        </w:rPr>
        <w:t>，則該產品</w:t>
      </w:r>
      <m:oMath>
        <m:r>
          <w:rPr>
            <w:rFonts w:ascii="Cambria Math" w:eastAsia="標楷體" w:hAnsi="Cambria Math"/>
          </w:rPr>
          <m:t xml:space="preserve"> FreqScore</m:t>
        </m:r>
        <m:r>
          <m:rPr>
            <m:sty m:val="p"/>
          </m:rPr>
          <w:rPr>
            <w:rFonts w:ascii="Cambria Math" w:eastAsia="標楷體" w:hAnsi="Cambria Math"/>
          </w:rPr>
          <m:t>=</m:t>
        </m:r>
        <m:f>
          <m:fPr>
            <m:ctrlPr>
              <w:rPr>
                <w:rFonts w:ascii="Cambria Math" w:eastAsia="標楷體" w:hAnsi="Cambria Math"/>
              </w:rPr>
            </m:ctrlPr>
          </m:fPr>
          <m:num>
            <m:r>
              <w:rPr>
                <w:rFonts w:ascii="Cambria Math" w:eastAsia="標楷體" w:hAnsi="Cambria Math"/>
              </w:rPr>
              <m:t>used</m:t>
            </m:r>
          </m:num>
          <m:den>
            <m:r>
              <w:rPr>
                <w:rFonts w:ascii="Cambria Math" w:eastAsia="標楷體" w:hAnsi="Cambria Math"/>
              </w:rPr>
              <m:t>Max</m:t>
            </m:r>
          </m:den>
        </m:f>
        <m:r>
          <w:rPr>
            <w:rFonts w:ascii="Cambria Math" w:eastAsia="標楷體" w:hAnsi="Cambria Math" w:hint="eastAsia"/>
          </w:rPr>
          <m:t>=</m:t>
        </m:r>
        <m:f>
          <m:fPr>
            <m:ctrlPr>
              <w:rPr>
                <w:rFonts w:ascii="Cambria Math" w:eastAsia="標楷體" w:hAnsi="Cambria Math"/>
                <w:i/>
              </w:rPr>
            </m:ctrlPr>
          </m:fPr>
          <m:num>
            <m:r>
              <w:rPr>
                <w:rFonts w:ascii="Cambria Math" w:eastAsia="標楷體" w:hAnsi="Cambria Math" w:hint="eastAsia"/>
              </w:rPr>
              <m:t>2</m:t>
            </m:r>
          </m:num>
          <m:den>
            <m:r>
              <w:rPr>
                <w:rFonts w:ascii="Cambria Math" w:eastAsia="標楷體" w:hAnsi="Cambria Math" w:hint="eastAsia"/>
              </w:rPr>
              <m:t>40</m:t>
            </m:r>
          </m:den>
        </m:f>
        <m:r>
          <w:rPr>
            <w:rFonts w:ascii="Cambria Math" w:eastAsia="標楷體" w:hAnsi="Cambria Math" w:hint="eastAsia"/>
          </w:rPr>
          <m:t>=0.05</m:t>
        </m:r>
      </m:oMath>
      <w:r w:rsidRPr="00295414">
        <w:rPr>
          <w:rFonts w:ascii="Times New Roman" w:eastAsia="標楷體" w:hAnsi="Times New Roman" w:hint="eastAsia"/>
        </w:rPr>
        <w:t>。最後再根據</w:t>
      </w:r>
      <m:oMath>
        <m:r>
          <w:rPr>
            <w:rFonts w:ascii="Cambria Math" w:eastAsia="標楷體" w:hAnsi="Cambria Math" w:hint="eastAsia"/>
          </w:rPr>
          <m:t>F</m:t>
        </m:r>
        <m:r>
          <w:rPr>
            <w:rFonts w:ascii="Cambria Math" w:eastAsia="標楷體" w:hAnsi="Cambria Math"/>
          </w:rPr>
          <m:t>inalScore</m:t>
        </m:r>
      </m:oMath>
      <w:r w:rsidRPr="00295414">
        <w:rPr>
          <w:rFonts w:ascii="Times New Roman" w:eastAsia="標楷體" w:hAnsi="Times New Roman" w:hint="eastAsia"/>
        </w:rPr>
        <w:t>的計算方式計算得到</w:t>
      </w:r>
      <w:r w:rsidRPr="00295414">
        <w:rPr>
          <w:rFonts w:ascii="Times New Roman" w:eastAsia="標楷體" w:hAnsi="Times New Roman" w:hint="eastAsia"/>
          <w:iCs/>
        </w:rPr>
        <w:t>產品</w:t>
      </w:r>
      <m:oMath>
        <m:sSub>
          <m:sSubPr>
            <m:ctrlPr>
              <w:rPr>
                <w:rFonts w:ascii="Cambria Math" w:eastAsia="標楷體" w:hAnsi="Cambria Math"/>
                <w:i/>
                <w:iCs/>
              </w:rPr>
            </m:ctrlPr>
          </m:sSubPr>
          <m:e>
            <m:r>
              <w:rPr>
                <w:rFonts w:ascii="Cambria Math" w:eastAsia="標楷體" w:hAnsi="Cambria Math"/>
              </w:rPr>
              <m:t>P</m:t>
            </m:r>
          </m:e>
          <m:sub>
            <m:r>
              <w:rPr>
                <w:rFonts w:ascii="Cambria Math" w:eastAsia="標楷體" w:hAnsi="Cambria Math"/>
              </w:rPr>
              <m:t>2408</m:t>
            </m:r>
          </m:sub>
        </m:sSub>
      </m:oMath>
      <w:r w:rsidRPr="00295414">
        <w:rPr>
          <w:rFonts w:ascii="Times New Roman" w:eastAsia="標楷體" w:hAnsi="Times New Roman" w:hint="eastAsia"/>
          <w:iCs/>
        </w:rPr>
        <w:t>(</w:t>
      </w:r>
      <w:r w:rsidRPr="00295414">
        <w:rPr>
          <w:rFonts w:ascii="Times New Roman" w:eastAsia="標楷體" w:hAnsi="Times New Roman" w:hint="eastAsia"/>
        </w:rPr>
        <w:t>純</w:t>
      </w:r>
      <w:proofErr w:type="gramStart"/>
      <w:r w:rsidRPr="00295414">
        <w:rPr>
          <w:rFonts w:ascii="Times New Roman" w:eastAsia="標楷體" w:hAnsi="Times New Roman" w:hint="eastAsia"/>
        </w:rPr>
        <w:t>橄</w:t>
      </w:r>
      <w:proofErr w:type="gramEnd"/>
      <w:r w:rsidRPr="00295414">
        <w:rPr>
          <w:rFonts w:ascii="Times New Roman" w:eastAsia="標楷體" w:hAnsi="Times New Roman" w:hint="eastAsia"/>
        </w:rPr>
        <w:t>情</w:t>
      </w:r>
      <w:proofErr w:type="gramStart"/>
      <w:r w:rsidRPr="00295414">
        <w:rPr>
          <w:rFonts w:ascii="Times New Roman" w:eastAsia="標楷體" w:hAnsi="Times New Roman" w:hint="eastAsia"/>
        </w:rPr>
        <w:t>煥</w:t>
      </w:r>
      <w:proofErr w:type="gramEnd"/>
      <w:r w:rsidRPr="00295414">
        <w:rPr>
          <w:rFonts w:ascii="Times New Roman" w:eastAsia="標楷體" w:hAnsi="Times New Roman" w:hint="eastAsia"/>
        </w:rPr>
        <w:t>采精華</w:t>
      </w:r>
      <w:r w:rsidRPr="00295414">
        <w:rPr>
          <w:rFonts w:ascii="Times New Roman" w:eastAsia="標楷體" w:hAnsi="Times New Roman" w:hint="eastAsia"/>
        </w:rPr>
        <w:t>)</w:t>
      </w:r>
      <w:r w:rsidRPr="00295414">
        <w:rPr>
          <w:rFonts w:ascii="Times New Roman" w:eastAsia="標楷體" w:hAnsi="Times New Roman" w:hint="eastAsia"/>
        </w:rPr>
        <w:t>的最後排序分數為</w:t>
      </w:r>
      <w:r w:rsidRPr="00295414">
        <w:rPr>
          <w:rFonts w:ascii="Times New Roman" w:eastAsia="標楷體" w:hAnsi="Times New Roman" w:hint="eastAsia"/>
        </w:rPr>
        <w:t>0.43125(</w:t>
      </w:r>
      <w:r w:rsidRPr="00295414">
        <w:rPr>
          <w:rFonts w:ascii="Times New Roman" w:eastAsia="標楷體" w:hAnsi="Times New Roman" w:hint="eastAsia"/>
        </w:rPr>
        <w:t>假設參數</w:t>
      </w:r>
      <m:oMath>
        <m:r>
          <w:rPr>
            <w:rFonts w:ascii="Cambria Math" w:eastAsia="標楷體" w:hAnsi="Cambria Math"/>
          </w:rPr>
          <m:t>α</m:t>
        </m:r>
        <m:r>
          <w:rPr>
            <w:rFonts w:ascii="Cambria Math" w:eastAsia="標楷體" w:hAnsi="Cambria Math" w:hint="eastAsia"/>
          </w:rPr>
          <m:t>=0.7</m:t>
        </m:r>
      </m:oMath>
      <w:r w:rsidR="003E0E7E" w:rsidRPr="00295414">
        <w:rPr>
          <w:rFonts w:ascii="Times New Roman" w:eastAsia="標楷體" w:hAnsi="Times New Roman" w:hint="eastAsia"/>
        </w:rPr>
        <w:t>)</w:t>
      </w:r>
      <w:r w:rsidRPr="00295414">
        <w:rPr>
          <w:rFonts w:ascii="Times New Roman" w:eastAsia="標楷體" w:hAnsi="Times New Roman" w:hint="eastAsia"/>
        </w:rPr>
        <w:t>，則</w:t>
      </w:r>
      <m:oMath>
        <m:r>
          <w:rPr>
            <w:rFonts w:ascii="Cambria Math" w:eastAsia="標楷體" w:hAnsi="Cambria Math" w:hint="eastAsia"/>
          </w:rPr>
          <m:t>F</m:t>
        </m:r>
        <m:r>
          <w:rPr>
            <w:rFonts w:ascii="Cambria Math" w:eastAsia="標楷體" w:hAnsi="Cambria Math"/>
          </w:rPr>
          <m:t>inalScore</m:t>
        </m:r>
        <m:r>
          <m:rPr>
            <m:sty m:val="p"/>
          </m:rPr>
          <w:rPr>
            <w:rFonts w:ascii="Cambria Math" w:eastAsia="標楷體" w:hAnsi="Cambria Math"/>
          </w:rPr>
          <m:t>=</m:t>
        </m:r>
        <m:d>
          <m:dPr>
            <m:ctrlPr>
              <w:rPr>
                <w:rFonts w:ascii="Cambria Math" w:eastAsia="標楷體" w:hAnsi="Cambria Math"/>
              </w:rPr>
            </m:ctrlPr>
          </m:dPr>
          <m:e>
            <m:r>
              <w:rPr>
                <w:rFonts w:ascii="Cambria Math" w:eastAsia="標楷體" w:hAnsi="Cambria Math"/>
              </w:rPr>
              <m:t>1-α</m:t>
            </m:r>
          </m:e>
        </m:d>
        <m:r>
          <w:rPr>
            <w:rFonts w:ascii="Cambria Math" w:eastAsia="標楷體" w:hAnsi="Cambria Math"/>
          </w:rPr>
          <m:t>*FreqScore+α*SentiScore</m:t>
        </m:r>
        <m:r>
          <m:rPr>
            <m:sty m:val="p"/>
          </m:rPr>
          <w:rPr>
            <w:rFonts w:ascii="Cambria Math" w:eastAsia="標楷體" w:hAnsi="Cambria Math" w:hint="eastAsia"/>
          </w:rPr>
          <m:t>=0.3</m:t>
        </m:r>
        <m:r>
          <m:rPr>
            <m:sty m:val="p"/>
          </m:rPr>
          <w:rPr>
            <w:rFonts w:ascii="Cambria Math" w:eastAsia="標楷體" w:hAnsi="Cambria Math"/>
          </w:rPr>
          <m:t>*</m:t>
        </m:r>
        <m:r>
          <m:rPr>
            <m:sty m:val="p"/>
          </m:rPr>
          <w:rPr>
            <w:rFonts w:ascii="Cambria Math" w:eastAsia="標楷體" w:hAnsi="Cambria Math" w:hint="eastAsia"/>
          </w:rPr>
          <m:t>0.05</m:t>
        </m:r>
        <m:r>
          <m:rPr>
            <m:sty m:val="p"/>
          </m:rPr>
          <w:rPr>
            <w:rFonts w:ascii="Cambria Math" w:eastAsia="標楷體" w:hAnsi="Cambria Math"/>
          </w:rPr>
          <m:t>+</m:t>
        </m:r>
        <m:r>
          <m:rPr>
            <m:sty m:val="p"/>
          </m:rPr>
          <w:rPr>
            <w:rFonts w:ascii="Cambria Math" w:eastAsia="標楷體" w:hAnsi="Cambria Math" w:hint="eastAsia"/>
          </w:rPr>
          <m:t>0.7</m:t>
        </m:r>
        <m:r>
          <m:rPr>
            <m:sty m:val="p"/>
          </m:rPr>
          <w:rPr>
            <w:rFonts w:ascii="Cambria Math" w:eastAsia="標楷體" w:hAnsi="Cambria Math"/>
          </w:rPr>
          <m:t>*</m:t>
        </m:r>
        <m:r>
          <m:rPr>
            <m:sty m:val="p"/>
          </m:rPr>
          <w:rPr>
            <w:rFonts w:ascii="Cambria Math" w:eastAsia="標楷體" w:hAnsi="Cambria Math" w:hint="eastAsia"/>
          </w:rPr>
          <m:t>0.5895=0.43125</m:t>
        </m:r>
      </m:oMath>
      <w:r w:rsidRPr="00295414">
        <w:rPr>
          <w:rFonts w:ascii="Times New Roman" w:eastAsia="標楷體" w:hAnsi="Times New Roman" w:hint="eastAsia"/>
        </w:rPr>
        <w:t>)</w:t>
      </w:r>
      <w:r w:rsidRPr="00295414">
        <w:rPr>
          <w:rFonts w:ascii="Times New Roman" w:eastAsia="標楷體" w:hAnsi="Times New Roman" w:hint="eastAsia"/>
        </w:rPr>
        <w:t>。</w:t>
      </w:r>
    </w:p>
    <w:p w14:paraId="50940CB8" w14:textId="4F58EA57" w:rsidR="004B3AC8" w:rsidRDefault="004B3AC8" w:rsidP="004B3AC8">
      <w:pPr>
        <w:pStyle w:val="2"/>
        <w:spacing w:line="360" w:lineRule="auto"/>
        <w:rPr>
          <w:rFonts w:ascii="Times New Roman" w:eastAsia="標楷體" w:hAnsi="Times New Roman"/>
          <w:sz w:val="28"/>
        </w:rPr>
      </w:pPr>
      <w:bookmarkStart w:id="88" w:name="_Toc448679307"/>
      <w:r w:rsidRPr="004B3AC8">
        <w:rPr>
          <w:rFonts w:ascii="Times New Roman" w:eastAsia="標楷體" w:hAnsi="Times New Roman" w:hint="eastAsia"/>
          <w:sz w:val="28"/>
        </w:rPr>
        <w:t>小結</w:t>
      </w:r>
      <w:bookmarkEnd w:id="88"/>
    </w:p>
    <w:p w14:paraId="04FDCEAF" w14:textId="4AE69428" w:rsidR="004B3AC8" w:rsidRDefault="004B3AC8" w:rsidP="004B3AC8">
      <w:pPr>
        <w:spacing w:line="360" w:lineRule="auto"/>
        <w:rPr>
          <w:rFonts w:ascii="Times New Roman" w:eastAsia="標楷體" w:hAnsi="Times New Roman"/>
        </w:rPr>
      </w:pPr>
      <w:r>
        <w:rPr>
          <w:rFonts w:ascii="Times New Roman" w:eastAsia="標楷體" w:hAnsi="Times New Roman" w:hint="eastAsia"/>
        </w:rPr>
        <w:t xml:space="preserve">    </w:t>
      </w:r>
      <w:r w:rsidRPr="00C84302">
        <w:rPr>
          <w:rFonts w:ascii="Times New Roman" w:eastAsia="標楷體" w:hAnsi="Times New Roman" w:hint="eastAsia"/>
        </w:rPr>
        <w:t>本研究之研究目的為採用美妝保養社群網站所提供的</w:t>
      </w:r>
      <w:proofErr w:type="gramStart"/>
      <w:r w:rsidRPr="00C84302">
        <w:rPr>
          <w:rFonts w:ascii="Times New Roman" w:eastAsia="標楷體" w:hAnsi="Times New Roman" w:hint="eastAsia"/>
        </w:rPr>
        <w:t>使用者膚</w:t>
      </w:r>
      <w:proofErr w:type="gramEnd"/>
      <w:r w:rsidRPr="00C84302">
        <w:rPr>
          <w:rFonts w:ascii="Times New Roman" w:eastAsia="標楷體" w:hAnsi="Times New Roman" w:hint="eastAsia"/>
        </w:rPr>
        <w:t>質狀況、產品資訊，以及曾經對於產品所發表過的產品使用心得評論資料等，經過分析後，找出使用者可能感興趣的產品並將其集結成產品集後，對目標使用者進行不同種類產品所形成的產品集合推薦。</w:t>
      </w:r>
      <w:r>
        <w:rPr>
          <w:rFonts w:ascii="Times New Roman" w:eastAsia="標楷體" w:hAnsi="Times New Roman" w:hint="eastAsia"/>
        </w:rPr>
        <w:t>研究架構分為資料收集與前處理模組、使用者與產品分群模組、產品集合模組及產品集推薦模組，並欲透過這些模組找出相似的同一群使用者所建構之包含不同類型產</w:t>
      </w:r>
      <w:r w:rsidRPr="004D7480">
        <w:rPr>
          <w:rFonts w:ascii="Times New Roman" w:eastAsia="標楷體" w:hAnsi="Times New Roman" w:hint="eastAsia"/>
        </w:rPr>
        <w:t>品的產品集，以作</w:t>
      </w:r>
      <w:r>
        <w:rPr>
          <w:rFonts w:ascii="Times New Roman" w:eastAsia="標楷體" w:hAnsi="Times New Roman" w:hint="eastAsia"/>
        </w:rPr>
        <w:t>為其他</w:t>
      </w:r>
      <w:proofErr w:type="gramStart"/>
      <w:r>
        <w:rPr>
          <w:rFonts w:ascii="Times New Roman" w:eastAsia="標楷體" w:hAnsi="Times New Roman" w:hint="eastAsia"/>
        </w:rPr>
        <w:t>與此群使用者</w:t>
      </w:r>
      <w:proofErr w:type="gramEnd"/>
      <w:r>
        <w:rPr>
          <w:rFonts w:ascii="Times New Roman" w:eastAsia="標楷體" w:hAnsi="Times New Roman" w:hint="eastAsia"/>
        </w:rPr>
        <w:t>相似之目標使用者進行購買決策之參考依據。</w:t>
      </w:r>
    </w:p>
    <w:p w14:paraId="17EEBFC2" w14:textId="77777777" w:rsidR="004B3AC8" w:rsidRDefault="004B3AC8" w:rsidP="004B3AC8">
      <w:pPr>
        <w:spacing w:line="360" w:lineRule="auto"/>
        <w:rPr>
          <w:rFonts w:ascii="Times New Roman" w:eastAsia="標楷體" w:hAnsi="Times New Roman"/>
        </w:rPr>
      </w:pPr>
      <w:r>
        <w:rPr>
          <w:rFonts w:ascii="Times New Roman" w:eastAsia="標楷體" w:hAnsi="Times New Roman" w:hint="eastAsia"/>
        </w:rPr>
        <w:t xml:space="preserve">    </w:t>
      </w:r>
      <w:r>
        <w:rPr>
          <w:rFonts w:ascii="Times New Roman" w:eastAsia="標楷體" w:hAnsi="Times New Roman" w:hint="eastAsia"/>
        </w:rPr>
        <w:t>在</w:t>
      </w:r>
      <w:r w:rsidRPr="00C84302">
        <w:rPr>
          <w:rFonts w:ascii="Times New Roman" w:eastAsia="標楷體" w:hAnsi="Times New Roman" w:hint="eastAsia"/>
        </w:rPr>
        <w:t>資料前處理模組中將會利用自行撰寫之程式蒐集美妝保養社群網路平台的使用者資訊，包含：使用者編號、</w:t>
      </w:r>
      <w:proofErr w:type="gramStart"/>
      <w:r w:rsidRPr="00C84302">
        <w:rPr>
          <w:rFonts w:ascii="Times New Roman" w:eastAsia="標楷體" w:hAnsi="Times New Roman" w:hint="eastAsia"/>
        </w:rPr>
        <w:t>使用者膚</w:t>
      </w:r>
      <w:proofErr w:type="gramEnd"/>
      <w:r w:rsidRPr="00C84302">
        <w:rPr>
          <w:rFonts w:ascii="Times New Roman" w:eastAsia="標楷體" w:hAnsi="Times New Roman" w:hint="eastAsia"/>
        </w:rPr>
        <w:t>質狀況、使用者產品心得，及產品資訊</w:t>
      </w:r>
      <w:r w:rsidRPr="00C84302">
        <w:rPr>
          <w:rFonts w:ascii="Times New Roman" w:eastAsia="標楷體" w:hAnsi="Times New Roman" w:hint="eastAsia"/>
        </w:rPr>
        <w:t>(</w:t>
      </w:r>
      <w:r w:rsidRPr="00C84302">
        <w:rPr>
          <w:rFonts w:ascii="Times New Roman" w:eastAsia="標楷體" w:hAnsi="Times New Roman" w:hint="eastAsia"/>
        </w:rPr>
        <w:t>包含產品名稱及產品心得篇數</w:t>
      </w:r>
      <w:r w:rsidRPr="00C84302">
        <w:rPr>
          <w:rFonts w:ascii="Times New Roman" w:eastAsia="標楷體" w:hAnsi="Times New Roman" w:hint="eastAsia"/>
        </w:rPr>
        <w:t>)</w:t>
      </w:r>
      <w:r>
        <w:rPr>
          <w:rFonts w:ascii="Times New Roman" w:eastAsia="標楷體" w:hAnsi="Times New Roman" w:hint="eastAsia"/>
        </w:rPr>
        <w:t>等，並</w:t>
      </w:r>
      <w:r w:rsidRPr="00C84302">
        <w:rPr>
          <w:rFonts w:ascii="Times New Roman" w:eastAsia="標楷體" w:hAnsi="Times New Roman" w:hint="eastAsia"/>
        </w:rPr>
        <w:t>針對資料集進行前置處理</w:t>
      </w:r>
      <w:r>
        <w:rPr>
          <w:rFonts w:ascii="Times New Roman" w:eastAsia="標楷體" w:hAnsi="Times New Roman" w:hint="eastAsia"/>
        </w:rPr>
        <w:t>：</w:t>
      </w:r>
      <w:r w:rsidRPr="00C84302">
        <w:rPr>
          <w:rFonts w:ascii="Times New Roman" w:eastAsia="標楷體" w:hAnsi="Times New Roman" w:hint="eastAsia"/>
        </w:rPr>
        <w:t>對資料集中之使用者資訊及其使用產品之狀況進行特徵擷取，以利於計算使用者間之相似度。在使用者分群模組中</w:t>
      </w:r>
      <w:r>
        <w:rPr>
          <w:rFonts w:ascii="Times New Roman" w:eastAsia="標楷體" w:hAnsi="Times New Roman" w:hint="eastAsia"/>
        </w:rPr>
        <w:t>，當</w:t>
      </w:r>
      <w:r w:rsidRPr="00C84302">
        <w:rPr>
          <w:rFonts w:ascii="Times New Roman" w:eastAsia="標楷體" w:hAnsi="Times New Roman" w:hint="eastAsia"/>
        </w:rPr>
        <w:t>資料經過前處理後會得到「使用者</w:t>
      </w:r>
      <w:proofErr w:type="gramStart"/>
      <w:r w:rsidRPr="00C84302">
        <w:rPr>
          <w:rFonts w:ascii="Times New Roman" w:eastAsia="標楷體" w:hAnsi="Times New Roman" w:hint="eastAsia"/>
        </w:rPr>
        <w:t>—</w:t>
      </w:r>
      <w:proofErr w:type="gramEnd"/>
      <w:r w:rsidRPr="00C84302">
        <w:rPr>
          <w:rFonts w:ascii="Times New Roman" w:eastAsia="標楷體" w:hAnsi="Times New Roman" w:hint="eastAsia"/>
        </w:rPr>
        <w:t>使用者</w:t>
      </w:r>
      <w:r>
        <w:rPr>
          <w:rFonts w:ascii="Times New Roman" w:eastAsia="標楷體" w:hAnsi="Times New Roman" w:hint="eastAsia"/>
        </w:rPr>
        <w:t>產品</w:t>
      </w:r>
      <w:r w:rsidRPr="00C84302">
        <w:rPr>
          <w:rFonts w:ascii="Times New Roman" w:eastAsia="標楷體" w:hAnsi="Times New Roman" w:hint="eastAsia"/>
        </w:rPr>
        <w:t>」矩陣，</w:t>
      </w:r>
      <w:r>
        <w:rPr>
          <w:rFonts w:ascii="Times New Roman" w:eastAsia="標楷體" w:hAnsi="Times New Roman" w:hint="eastAsia"/>
        </w:rPr>
        <w:t>此時將利用</w:t>
      </w:r>
      <w:r w:rsidRPr="00C84302">
        <w:rPr>
          <w:rFonts w:ascii="Times New Roman" w:eastAsia="標楷體" w:hAnsi="Times New Roman" w:hint="eastAsia"/>
        </w:rPr>
        <w:t>此矩陣後進行相似度計算，找出資料集中使用者與</w:t>
      </w:r>
      <w:proofErr w:type="gramStart"/>
      <w:r w:rsidRPr="00C84302">
        <w:rPr>
          <w:rFonts w:ascii="Times New Roman" w:eastAsia="標楷體" w:hAnsi="Times New Roman" w:hint="eastAsia"/>
        </w:rPr>
        <w:t>使用者間的相似</w:t>
      </w:r>
      <w:proofErr w:type="gramEnd"/>
      <w:r w:rsidRPr="00C84302">
        <w:rPr>
          <w:rFonts w:ascii="Times New Roman" w:eastAsia="標楷體" w:hAnsi="Times New Roman" w:hint="eastAsia"/>
        </w:rPr>
        <w:t>程度</w:t>
      </w:r>
      <w:r>
        <w:rPr>
          <w:rFonts w:ascii="Times New Roman" w:eastAsia="標楷體" w:hAnsi="Times New Roman" w:hint="eastAsia"/>
        </w:rPr>
        <w:t>，</w:t>
      </w:r>
      <w:r w:rsidRPr="00C84302">
        <w:rPr>
          <w:rFonts w:ascii="Times New Roman" w:eastAsia="標楷體" w:hAnsi="Times New Roman" w:hint="eastAsia"/>
        </w:rPr>
        <w:t>相似度計算部分採用餘弦相似度。</w:t>
      </w:r>
    </w:p>
    <w:p w14:paraId="2122E49F" w14:textId="634DE1D0" w:rsidR="004B3AC8" w:rsidRDefault="004B3AC8" w:rsidP="004B3AC8">
      <w:pPr>
        <w:spacing w:line="360" w:lineRule="auto"/>
        <w:rPr>
          <w:rFonts w:ascii="Times New Roman" w:eastAsia="標楷體" w:hAnsi="Times New Roman"/>
        </w:rPr>
      </w:pPr>
      <w:r>
        <w:rPr>
          <w:rFonts w:ascii="Times New Roman" w:eastAsia="標楷體" w:hAnsi="Times New Roman" w:hint="eastAsia"/>
        </w:rPr>
        <w:t xml:space="preserve">    </w:t>
      </w:r>
      <w:r w:rsidRPr="00C84302">
        <w:rPr>
          <w:rFonts w:ascii="Times New Roman" w:eastAsia="標楷體" w:hAnsi="Times New Roman" w:hint="eastAsia"/>
        </w:rPr>
        <w:t>計算完相似度</w:t>
      </w:r>
      <w:r>
        <w:rPr>
          <w:rFonts w:ascii="Times New Roman" w:eastAsia="標楷體" w:hAnsi="Times New Roman" w:hint="eastAsia"/>
        </w:rPr>
        <w:t>後便能對使用者進行分群以</w:t>
      </w:r>
      <w:r w:rsidRPr="00C84302">
        <w:rPr>
          <w:rFonts w:ascii="Times New Roman" w:eastAsia="標楷體" w:hAnsi="Times New Roman" w:hint="eastAsia"/>
        </w:rPr>
        <w:t>對目標使用者找出與其最為相似之使用者群集；而完成使用者</w:t>
      </w:r>
      <w:proofErr w:type="gramStart"/>
      <w:r w:rsidRPr="00C84302">
        <w:rPr>
          <w:rFonts w:ascii="Times New Roman" w:eastAsia="標楷體" w:hAnsi="Times New Roman" w:hint="eastAsia"/>
        </w:rPr>
        <w:t>分群後</w:t>
      </w:r>
      <w:proofErr w:type="gramEnd"/>
      <w:r w:rsidRPr="00C84302">
        <w:rPr>
          <w:rFonts w:ascii="Times New Roman" w:eastAsia="標楷體" w:hAnsi="Times New Roman" w:hint="eastAsia"/>
        </w:rPr>
        <w:t>，便可以蒐集每一群</w:t>
      </w:r>
      <w:r w:rsidR="00295414">
        <w:rPr>
          <w:rFonts w:ascii="Times New Roman" w:eastAsia="標楷體" w:hAnsi="Times New Roman" w:hint="eastAsia"/>
        </w:rPr>
        <w:t>相似</w:t>
      </w:r>
      <w:r w:rsidRPr="00C84302">
        <w:rPr>
          <w:rFonts w:ascii="Times New Roman" w:eastAsia="標楷體" w:hAnsi="Times New Roman" w:hint="eastAsia"/>
        </w:rPr>
        <w:t>使用者所使用之產品，再針對這些產品進行產品集合的處理，其概念是針對分群結果中與目標使用</w:t>
      </w:r>
      <w:r w:rsidRPr="00C84302">
        <w:rPr>
          <w:rFonts w:ascii="Times New Roman" w:eastAsia="標楷體" w:hAnsi="Times New Roman" w:hint="eastAsia"/>
        </w:rPr>
        <w:lastRenderedPageBreak/>
        <w:t>者相似之群集的每一群內使用者進行檢視，將使用者所使用過之產品所屬的產品</w:t>
      </w:r>
      <w:r w:rsidR="0086377C">
        <w:rPr>
          <w:rFonts w:ascii="Times New Roman" w:eastAsia="標楷體" w:hAnsi="Times New Roman" w:hint="eastAsia"/>
        </w:rPr>
        <w:t>類別</w:t>
      </w:r>
      <w:r w:rsidRPr="00C84302">
        <w:rPr>
          <w:rFonts w:ascii="Times New Roman" w:eastAsia="標楷體" w:hAnsi="Times New Roman" w:hint="eastAsia"/>
        </w:rPr>
        <w:t>進行對應，若經過對應步驟發現使用者使用之產品落在不同產品</w:t>
      </w:r>
      <w:r w:rsidR="0086377C">
        <w:rPr>
          <w:rFonts w:ascii="Times New Roman" w:eastAsia="標楷體" w:hAnsi="Times New Roman" w:hint="eastAsia"/>
        </w:rPr>
        <w:t>類別</w:t>
      </w:r>
      <w:r w:rsidRPr="00C84302">
        <w:rPr>
          <w:rFonts w:ascii="Times New Roman" w:eastAsia="標楷體" w:hAnsi="Times New Roman" w:hint="eastAsia"/>
        </w:rPr>
        <w:t>中，則使此兩產品</w:t>
      </w:r>
      <w:r w:rsidR="0086377C">
        <w:rPr>
          <w:rFonts w:ascii="Times New Roman" w:eastAsia="標楷體" w:hAnsi="Times New Roman" w:hint="eastAsia"/>
        </w:rPr>
        <w:t>類別</w:t>
      </w:r>
      <w:r w:rsidRPr="00C84302">
        <w:rPr>
          <w:rFonts w:ascii="Times New Roman" w:eastAsia="標楷體" w:hAnsi="Times New Roman" w:hint="eastAsia"/>
        </w:rPr>
        <w:t>有一連結，依此類推直到群內使用者依序檢視完畢。此時再針對產品</w:t>
      </w:r>
      <w:r w:rsidR="0086377C">
        <w:rPr>
          <w:rFonts w:ascii="Times New Roman" w:eastAsia="標楷體" w:hAnsi="Times New Roman" w:hint="eastAsia"/>
        </w:rPr>
        <w:t>類別</w:t>
      </w:r>
      <w:r w:rsidRPr="00C84302">
        <w:rPr>
          <w:rFonts w:ascii="Times New Roman" w:eastAsia="標楷體" w:hAnsi="Times New Roman" w:hint="eastAsia"/>
        </w:rPr>
        <w:t>與</w:t>
      </w:r>
      <w:r w:rsidR="0086377C">
        <w:rPr>
          <w:rFonts w:ascii="Times New Roman" w:eastAsia="標楷體" w:hAnsi="Times New Roman" w:hint="eastAsia"/>
        </w:rPr>
        <w:t>類別</w:t>
      </w:r>
      <w:r w:rsidRPr="00C84302">
        <w:rPr>
          <w:rFonts w:ascii="Times New Roman" w:eastAsia="標楷體" w:hAnsi="Times New Roman" w:hint="eastAsia"/>
        </w:rPr>
        <w:t>之間之連結進行數量計算，重複出現最多次的連結組合則</w:t>
      </w:r>
      <w:proofErr w:type="gramStart"/>
      <w:r w:rsidRPr="00C84302">
        <w:rPr>
          <w:rFonts w:ascii="Times New Roman" w:eastAsia="標楷體" w:hAnsi="Times New Roman" w:hint="eastAsia"/>
        </w:rPr>
        <w:t>視為此群使用者</w:t>
      </w:r>
      <w:proofErr w:type="gramEnd"/>
      <w:r w:rsidRPr="00C84302">
        <w:rPr>
          <w:rFonts w:ascii="Times New Roman" w:eastAsia="標楷體" w:hAnsi="Times New Roman" w:hint="eastAsia"/>
        </w:rPr>
        <w:t>之</w:t>
      </w:r>
      <w:proofErr w:type="gramStart"/>
      <w:r w:rsidRPr="00C84302">
        <w:rPr>
          <w:rFonts w:ascii="Times New Roman" w:eastAsia="標楷體" w:hAnsi="Times New Roman" w:hint="eastAsia"/>
        </w:rPr>
        <w:t>最</w:t>
      </w:r>
      <w:proofErr w:type="gramEnd"/>
      <w:r w:rsidRPr="00C84302">
        <w:rPr>
          <w:rFonts w:ascii="Times New Roman" w:eastAsia="標楷體" w:hAnsi="Times New Roman" w:hint="eastAsia"/>
        </w:rPr>
        <w:t>適產品種類集合。得到產品集合之定義後，再對產品</w:t>
      </w:r>
      <w:r w:rsidR="0086377C">
        <w:rPr>
          <w:rFonts w:ascii="Times New Roman" w:eastAsia="標楷體" w:hAnsi="Times New Roman" w:hint="eastAsia"/>
        </w:rPr>
        <w:t>類別</w:t>
      </w:r>
      <w:r w:rsidRPr="00C84302">
        <w:rPr>
          <w:rFonts w:ascii="Times New Roman" w:eastAsia="標楷體" w:hAnsi="Times New Roman" w:hint="eastAsia"/>
        </w:rPr>
        <w:t>中之產品進行排序。</w:t>
      </w:r>
      <w:r>
        <w:rPr>
          <w:rFonts w:ascii="Times New Roman" w:eastAsia="標楷體" w:hAnsi="Times New Roman" w:hint="eastAsia"/>
        </w:rPr>
        <w:t>而因</w:t>
      </w:r>
      <w:r w:rsidRPr="00C84302">
        <w:rPr>
          <w:rFonts w:ascii="Times New Roman" w:eastAsia="標楷體" w:hAnsi="Times New Roman" w:hint="eastAsia"/>
        </w:rPr>
        <w:t>在進行產品推薦時，需要對該類別之產品進行排序，但若以該產品被使用次數作為排序標準，有可能會發生使用者使用過該產品但對該產品之喜好程度不如預期，所以排序之依據無法單單使用產品被使用次數，而是需加入經由情感分析進行心得評論計算後所得</w:t>
      </w:r>
      <w:r>
        <w:rPr>
          <w:rFonts w:ascii="Times New Roman" w:eastAsia="標楷體" w:hAnsi="Times New Roman" w:hint="eastAsia"/>
        </w:rPr>
        <w:t>之使用者對於產品的情感分數，以產生較為較貼近可能使用結果之排序。</w:t>
      </w:r>
    </w:p>
    <w:p w14:paraId="67621FBA" w14:textId="77777777" w:rsidR="004B3AC8" w:rsidRPr="004B3AC8" w:rsidRDefault="004B3AC8" w:rsidP="004B3AC8">
      <w:pPr>
        <w:spacing w:line="360" w:lineRule="auto"/>
        <w:sectPr w:rsidR="004B3AC8" w:rsidRPr="004B3AC8">
          <w:pgSz w:w="11906" w:h="16838"/>
          <w:pgMar w:top="1440" w:right="1800" w:bottom="1440" w:left="1800" w:header="851" w:footer="992" w:gutter="0"/>
          <w:cols w:space="425"/>
          <w:docGrid w:type="lines" w:linePitch="360"/>
        </w:sectPr>
      </w:pPr>
    </w:p>
    <w:p w14:paraId="13C484BC" w14:textId="69DADB93" w:rsidR="00514CA5" w:rsidRDefault="00514CA5" w:rsidP="00514CA5">
      <w:pPr>
        <w:pStyle w:val="1"/>
        <w:jc w:val="center"/>
        <w:rPr>
          <w:rFonts w:ascii="Times New Roman" w:eastAsia="標楷體" w:hAnsi="Times New Roman"/>
          <w:b w:val="0"/>
          <w:sz w:val="32"/>
        </w:rPr>
      </w:pPr>
      <w:bookmarkStart w:id="89" w:name="_Toc448679308"/>
      <w:r>
        <w:rPr>
          <w:rFonts w:ascii="Times New Roman" w:eastAsia="標楷體" w:hAnsi="Times New Roman" w:hint="eastAsia"/>
          <w:b w:val="0"/>
          <w:sz w:val="32"/>
        </w:rPr>
        <w:lastRenderedPageBreak/>
        <w:t>系統建置與驗證</w:t>
      </w:r>
      <w:bookmarkEnd w:id="89"/>
    </w:p>
    <w:p w14:paraId="7151844E" w14:textId="77777777" w:rsidR="006A0E02" w:rsidRDefault="006A0E02" w:rsidP="006A0E02">
      <w:pPr>
        <w:spacing w:line="360" w:lineRule="auto"/>
        <w:rPr>
          <w:rFonts w:ascii="Times New Roman" w:eastAsia="標楷體" w:hAnsi="Times New Roman"/>
        </w:rPr>
      </w:pPr>
      <w:r>
        <w:rPr>
          <w:rFonts w:ascii="Times New Roman" w:eastAsia="標楷體" w:hAnsi="Times New Roman" w:hint="eastAsia"/>
        </w:rPr>
        <w:t xml:space="preserve">    </w:t>
      </w:r>
      <w:r>
        <w:rPr>
          <w:rFonts w:ascii="Times New Roman" w:eastAsia="標楷體" w:hAnsi="Times New Roman" w:hint="eastAsia"/>
        </w:rPr>
        <w:t>為了驗證本研究所提出之個人化產品集合推薦的有效性，在本章節中將進行實驗、驗證分析與建議。依序將介紹本研究之實驗環境建置及實驗方法設計，</w:t>
      </w:r>
    </w:p>
    <w:p w14:paraId="0C268347" w14:textId="18719F26" w:rsidR="006A0E02" w:rsidRDefault="006A0E02" w:rsidP="006A0E02">
      <w:pPr>
        <w:spacing w:line="360" w:lineRule="auto"/>
        <w:rPr>
          <w:rFonts w:ascii="Times New Roman" w:eastAsia="標楷體" w:hAnsi="Times New Roman"/>
        </w:rPr>
      </w:pPr>
      <w:r>
        <w:rPr>
          <w:rFonts w:ascii="Times New Roman" w:eastAsia="標楷體" w:hAnsi="Times New Roman" w:hint="eastAsia"/>
        </w:rPr>
        <w:t>並將利用特定評估指標衡量實驗結果。最後再針對實驗之結果進行分析與討論。</w:t>
      </w:r>
    </w:p>
    <w:p w14:paraId="6AD1A37A" w14:textId="4F0057E7" w:rsidR="00433F16" w:rsidRDefault="006A0E02" w:rsidP="00433F16">
      <w:pPr>
        <w:pStyle w:val="2"/>
        <w:spacing w:line="360" w:lineRule="auto"/>
        <w:rPr>
          <w:rFonts w:ascii="Times New Roman" w:eastAsia="標楷體" w:hAnsi="Times New Roman"/>
          <w:sz w:val="28"/>
        </w:rPr>
      </w:pPr>
      <w:bookmarkStart w:id="90" w:name="_Toc448679309"/>
      <w:r>
        <w:rPr>
          <w:rFonts w:ascii="Times New Roman" w:eastAsia="標楷體" w:hAnsi="Times New Roman" w:hint="eastAsia"/>
          <w:sz w:val="28"/>
        </w:rPr>
        <w:t>系統環境建置</w:t>
      </w:r>
      <w:bookmarkEnd w:id="90"/>
    </w:p>
    <w:p w14:paraId="5B391F6B" w14:textId="401B741D" w:rsidR="00433F16" w:rsidRDefault="00D113B9" w:rsidP="00D113B9">
      <w:pPr>
        <w:spacing w:line="360" w:lineRule="auto"/>
        <w:rPr>
          <w:rFonts w:ascii="Times New Roman" w:eastAsia="標楷體" w:hAnsi="Times New Roman"/>
        </w:rPr>
      </w:pPr>
      <w:r>
        <w:rPr>
          <w:rFonts w:ascii="Times New Roman" w:eastAsia="標楷體" w:hAnsi="Times New Roman" w:hint="eastAsia"/>
        </w:rPr>
        <w:t xml:space="preserve">    </w:t>
      </w:r>
      <w:r w:rsidR="00433F16">
        <w:rPr>
          <w:rFonts w:ascii="Times New Roman" w:eastAsia="標楷體" w:hAnsi="Times New Roman" w:hint="eastAsia"/>
        </w:rPr>
        <w:t>本研究</w:t>
      </w:r>
      <w:r>
        <w:rPr>
          <w:rFonts w:ascii="Times New Roman" w:eastAsia="標楷體" w:hAnsi="Times New Roman" w:hint="eastAsia"/>
        </w:rPr>
        <w:t>利用</w:t>
      </w:r>
      <w:r>
        <w:rPr>
          <w:rFonts w:ascii="Times New Roman" w:eastAsia="標楷體" w:hAnsi="Times New Roman" w:hint="eastAsia"/>
        </w:rPr>
        <w:t>JAVA</w:t>
      </w:r>
      <w:r>
        <w:rPr>
          <w:rFonts w:ascii="Times New Roman" w:eastAsia="標楷體" w:hAnsi="Times New Roman" w:hint="eastAsia"/>
        </w:rPr>
        <w:t>程式語言撰寫爬蟲程式</w:t>
      </w:r>
      <w:r>
        <w:rPr>
          <w:rFonts w:ascii="Times New Roman" w:eastAsia="標楷體" w:hAnsi="Times New Roman" w:hint="eastAsia"/>
        </w:rPr>
        <w:t>(crawler)</w:t>
      </w:r>
      <w:r>
        <w:rPr>
          <w:rFonts w:ascii="Times New Roman" w:eastAsia="標楷體" w:hAnsi="Times New Roman" w:hint="eastAsia"/>
        </w:rPr>
        <w:t>蒐集美妝產品評論網站</w:t>
      </w:r>
      <w:proofErr w:type="spellStart"/>
      <w:r>
        <w:rPr>
          <w:rFonts w:ascii="Times New Roman" w:eastAsia="標楷體" w:hAnsi="Times New Roman" w:hint="eastAsia"/>
        </w:rPr>
        <w:t>UrCosme</w:t>
      </w:r>
      <w:proofErr w:type="spellEnd"/>
      <w:r>
        <w:rPr>
          <w:rFonts w:ascii="Times New Roman" w:eastAsia="標楷體" w:hAnsi="Times New Roman" w:hint="eastAsia"/>
        </w:rPr>
        <w:t>上的產品</w:t>
      </w:r>
      <w:r w:rsidR="000257A4">
        <w:rPr>
          <w:rFonts w:ascii="Times New Roman" w:eastAsia="標楷體" w:hAnsi="Times New Roman" w:hint="eastAsia"/>
        </w:rPr>
        <w:t>資料</w:t>
      </w:r>
      <w:r>
        <w:rPr>
          <w:rFonts w:ascii="Times New Roman" w:eastAsia="標楷體" w:hAnsi="Times New Roman" w:hint="eastAsia"/>
        </w:rPr>
        <w:t>以及使用者資料；並使用</w:t>
      </w:r>
      <w:r>
        <w:rPr>
          <w:rFonts w:ascii="Times New Roman" w:eastAsia="標楷體" w:hAnsi="Times New Roman" w:hint="eastAsia"/>
        </w:rPr>
        <w:t>M</w:t>
      </w:r>
      <w:r>
        <w:rPr>
          <w:rFonts w:ascii="Times New Roman" w:eastAsia="標楷體" w:hAnsi="Times New Roman"/>
        </w:rPr>
        <w:t>ySQL</w:t>
      </w:r>
      <w:r>
        <w:rPr>
          <w:rFonts w:ascii="Times New Roman" w:eastAsia="標楷體" w:hAnsi="Times New Roman" w:hint="eastAsia"/>
        </w:rPr>
        <w:t>資料庫管理系統儲存實驗資料</w:t>
      </w:r>
      <w:r w:rsidR="000257A4">
        <w:rPr>
          <w:rFonts w:ascii="Times New Roman" w:eastAsia="標楷體" w:hAnsi="Times New Roman" w:hint="eastAsia"/>
        </w:rPr>
        <w:t>集</w:t>
      </w:r>
      <w:r>
        <w:rPr>
          <w:rFonts w:ascii="Times New Roman" w:eastAsia="標楷體" w:hAnsi="Times New Roman" w:hint="eastAsia"/>
        </w:rPr>
        <w:t>。計算相似度並將使用者分群的使用者分群模組則是利用程式語言</w:t>
      </w:r>
      <w:r>
        <w:rPr>
          <w:rFonts w:ascii="Times New Roman" w:eastAsia="標楷體" w:hAnsi="Times New Roman" w:hint="eastAsia"/>
        </w:rPr>
        <w:t>Python</w:t>
      </w:r>
      <w:r>
        <w:rPr>
          <w:rFonts w:ascii="Times New Roman" w:eastAsia="標楷體" w:hAnsi="Times New Roman" w:hint="eastAsia"/>
        </w:rPr>
        <w:t>進行</w:t>
      </w:r>
      <w:r w:rsidR="00D76809">
        <w:rPr>
          <w:rFonts w:ascii="Times New Roman" w:eastAsia="標楷體" w:hAnsi="Times New Roman" w:hint="eastAsia"/>
        </w:rPr>
        <w:t>程式開發。詳細的系統環境如下表所示。</w:t>
      </w:r>
    </w:p>
    <w:p w14:paraId="16F03441" w14:textId="77777777" w:rsidR="00971F82" w:rsidRDefault="00971F82" w:rsidP="00D113B9">
      <w:pPr>
        <w:spacing w:line="360" w:lineRule="auto"/>
        <w:rPr>
          <w:rFonts w:ascii="Times New Roman" w:eastAsia="標楷體" w:hAnsi="Times New Roman"/>
        </w:rPr>
      </w:pPr>
    </w:p>
    <w:p w14:paraId="28104284" w14:textId="0225E19E" w:rsidR="00971F82" w:rsidRPr="00971F82" w:rsidRDefault="00971F82" w:rsidP="00971F82">
      <w:pPr>
        <w:pStyle w:val="a6"/>
        <w:keepNext/>
        <w:jc w:val="center"/>
        <w:rPr>
          <w:rFonts w:ascii="Times New Roman" w:eastAsia="標楷體" w:hAnsi="Times New Roman"/>
          <w:sz w:val="24"/>
        </w:rPr>
      </w:pPr>
      <w:bookmarkStart w:id="91" w:name="_Toc449108435"/>
      <w:r w:rsidRPr="00971F82">
        <w:rPr>
          <w:rFonts w:ascii="Times New Roman" w:eastAsia="標楷體" w:hAnsi="Times New Roman" w:hint="eastAsia"/>
          <w:sz w:val="24"/>
        </w:rPr>
        <w:t>表</w:t>
      </w:r>
      <w:r w:rsidRPr="00971F82">
        <w:rPr>
          <w:rFonts w:ascii="Times New Roman" w:eastAsia="標楷體" w:hAnsi="Times New Roman" w:hint="eastAsia"/>
          <w:sz w:val="24"/>
        </w:rPr>
        <w:t xml:space="preserve"> </w:t>
      </w:r>
      <w:r w:rsidR="00340ADA">
        <w:rPr>
          <w:rFonts w:ascii="Times New Roman" w:eastAsia="標楷體" w:hAnsi="Times New Roman"/>
          <w:sz w:val="24"/>
        </w:rPr>
        <w:fldChar w:fldCharType="begin"/>
      </w:r>
      <w:r w:rsidR="00340ADA">
        <w:rPr>
          <w:rFonts w:ascii="Times New Roman" w:eastAsia="標楷體" w:hAnsi="Times New Roman"/>
          <w:sz w:val="24"/>
        </w:rPr>
        <w:instrText xml:space="preserve"> </w:instrText>
      </w:r>
      <w:r w:rsidR="00340ADA">
        <w:rPr>
          <w:rFonts w:ascii="Times New Roman" w:eastAsia="標楷體" w:hAnsi="Times New Roman" w:hint="eastAsia"/>
          <w:sz w:val="24"/>
        </w:rPr>
        <w:instrText>STYLEREF 1 \s</w:instrText>
      </w:r>
      <w:r w:rsidR="00340ADA">
        <w:rPr>
          <w:rFonts w:ascii="Times New Roman" w:eastAsia="標楷體" w:hAnsi="Times New Roman"/>
          <w:sz w:val="24"/>
        </w:rPr>
        <w:instrText xml:space="preserve"> </w:instrText>
      </w:r>
      <w:r w:rsidR="00340ADA">
        <w:rPr>
          <w:rFonts w:ascii="Times New Roman" w:eastAsia="標楷體" w:hAnsi="Times New Roman"/>
          <w:sz w:val="24"/>
        </w:rPr>
        <w:fldChar w:fldCharType="separate"/>
      </w:r>
      <w:r w:rsidR="00340ADA">
        <w:rPr>
          <w:rFonts w:ascii="Times New Roman" w:eastAsia="標楷體" w:hAnsi="Times New Roman"/>
          <w:noProof/>
          <w:sz w:val="24"/>
        </w:rPr>
        <w:t>4</w:t>
      </w:r>
      <w:r w:rsidR="00340ADA">
        <w:rPr>
          <w:rFonts w:ascii="Times New Roman" w:eastAsia="標楷體" w:hAnsi="Times New Roman"/>
          <w:sz w:val="24"/>
        </w:rPr>
        <w:fldChar w:fldCharType="end"/>
      </w:r>
      <w:r w:rsidR="00340ADA">
        <w:rPr>
          <w:rFonts w:ascii="Times New Roman" w:eastAsia="標楷體" w:hAnsi="Times New Roman"/>
          <w:sz w:val="24"/>
        </w:rPr>
        <w:noBreakHyphen/>
      </w:r>
      <w:r w:rsidR="00340ADA">
        <w:rPr>
          <w:rFonts w:ascii="Times New Roman" w:eastAsia="標楷體" w:hAnsi="Times New Roman"/>
          <w:sz w:val="24"/>
        </w:rPr>
        <w:fldChar w:fldCharType="begin"/>
      </w:r>
      <w:r w:rsidR="00340ADA">
        <w:rPr>
          <w:rFonts w:ascii="Times New Roman" w:eastAsia="標楷體" w:hAnsi="Times New Roman"/>
          <w:sz w:val="24"/>
        </w:rPr>
        <w:instrText xml:space="preserve"> </w:instrText>
      </w:r>
      <w:r w:rsidR="00340ADA">
        <w:rPr>
          <w:rFonts w:ascii="Times New Roman" w:eastAsia="標楷體" w:hAnsi="Times New Roman" w:hint="eastAsia"/>
          <w:sz w:val="24"/>
        </w:rPr>
        <w:instrText xml:space="preserve">SEQ </w:instrText>
      </w:r>
      <w:r w:rsidR="00340ADA">
        <w:rPr>
          <w:rFonts w:ascii="Times New Roman" w:eastAsia="標楷體" w:hAnsi="Times New Roman" w:hint="eastAsia"/>
          <w:sz w:val="24"/>
        </w:rPr>
        <w:instrText>表</w:instrText>
      </w:r>
      <w:r w:rsidR="00340ADA">
        <w:rPr>
          <w:rFonts w:ascii="Times New Roman" w:eastAsia="標楷體" w:hAnsi="Times New Roman" w:hint="eastAsia"/>
          <w:sz w:val="24"/>
        </w:rPr>
        <w:instrText xml:space="preserve"> \* ARABIC \s 1</w:instrText>
      </w:r>
      <w:r w:rsidR="00340ADA">
        <w:rPr>
          <w:rFonts w:ascii="Times New Roman" w:eastAsia="標楷體" w:hAnsi="Times New Roman"/>
          <w:sz w:val="24"/>
        </w:rPr>
        <w:instrText xml:space="preserve"> </w:instrText>
      </w:r>
      <w:r w:rsidR="00340ADA">
        <w:rPr>
          <w:rFonts w:ascii="Times New Roman" w:eastAsia="標楷體" w:hAnsi="Times New Roman"/>
          <w:sz w:val="24"/>
        </w:rPr>
        <w:fldChar w:fldCharType="separate"/>
      </w:r>
      <w:r w:rsidR="00340ADA">
        <w:rPr>
          <w:rFonts w:ascii="Times New Roman" w:eastAsia="標楷體" w:hAnsi="Times New Roman"/>
          <w:noProof/>
          <w:sz w:val="24"/>
        </w:rPr>
        <w:t>1</w:t>
      </w:r>
      <w:r w:rsidR="00340ADA">
        <w:rPr>
          <w:rFonts w:ascii="Times New Roman" w:eastAsia="標楷體" w:hAnsi="Times New Roman"/>
          <w:sz w:val="24"/>
        </w:rPr>
        <w:fldChar w:fldCharType="end"/>
      </w:r>
      <w:r>
        <w:rPr>
          <w:rFonts w:ascii="Times New Roman" w:eastAsia="標楷體" w:hAnsi="Times New Roman" w:hint="eastAsia"/>
          <w:sz w:val="24"/>
        </w:rPr>
        <w:t>系統建置環境</w:t>
      </w:r>
      <w:bookmarkEnd w:id="91"/>
    </w:p>
    <w:p w14:paraId="5E2FA0EB" w14:textId="2761691A" w:rsidR="00970604" w:rsidRDefault="00C97797" w:rsidP="00D113B9">
      <w:pPr>
        <w:spacing w:line="360" w:lineRule="auto"/>
        <w:rPr>
          <w:rFonts w:ascii="Times New Roman" w:eastAsia="標楷體" w:hAnsi="Times New Roman"/>
        </w:rPr>
      </w:pPr>
      <w:r>
        <w:rPr>
          <w:rFonts w:ascii="Times New Roman" w:eastAsia="標楷體" w:hAnsi="Times New Roman"/>
          <w:noProof/>
        </w:rPr>
        <w:drawing>
          <wp:inline distT="0" distB="0" distL="0" distR="0" wp14:anchorId="7072B459" wp14:editId="46A0F19A">
            <wp:extent cx="5334635" cy="200596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4635" cy="2005965"/>
                    </a:xfrm>
                    <a:prstGeom prst="rect">
                      <a:avLst/>
                    </a:prstGeom>
                    <a:noFill/>
                  </pic:spPr>
                </pic:pic>
              </a:graphicData>
            </a:graphic>
          </wp:inline>
        </w:drawing>
      </w:r>
    </w:p>
    <w:p w14:paraId="5F09E136" w14:textId="77777777" w:rsidR="00C97797" w:rsidRPr="000257A4" w:rsidRDefault="00C97797" w:rsidP="00D113B9">
      <w:pPr>
        <w:spacing w:line="360" w:lineRule="auto"/>
        <w:rPr>
          <w:rFonts w:ascii="Times New Roman" w:eastAsia="標楷體" w:hAnsi="Times New Roman"/>
        </w:rPr>
      </w:pPr>
    </w:p>
    <w:p w14:paraId="03EF3396" w14:textId="58E85A78" w:rsidR="00BD0E3A" w:rsidRDefault="00970604" w:rsidP="00D113B9">
      <w:pPr>
        <w:spacing w:line="360" w:lineRule="auto"/>
        <w:rPr>
          <w:rFonts w:ascii="Times New Roman" w:eastAsia="標楷體" w:hAnsi="Times New Roman"/>
        </w:rPr>
      </w:pPr>
      <w:r>
        <w:rPr>
          <w:rFonts w:ascii="Times New Roman" w:eastAsia="標楷體" w:hAnsi="Times New Roman" w:hint="eastAsia"/>
        </w:rPr>
        <w:t xml:space="preserve">    </w:t>
      </w:r>
      <w:r w:rsidR="00971F82">
        <w:rPr>
          <w:rFonts w:ascii="Times New Roman" w:eastAsia="標楷體" w:hAnsi="Times New Roman" w:hint="eastAsia"/>
        </w:rPr>
        <w:t>本研究實驗</w:t>
      </w:r>
      <w:r w:rsidR="00BD0E3A">
        <w:rPr>
          <w:rFonts w:ascii="Times New Roman" w:eastAsia="標楷體" w:hAnsi="Times New Roman" w:hint="eastAsia"/>
        </w:rPr>
        <w:t>系統處理</w:t>
      </w:r>
      <w:r w:rsidR="00971F82">
        <w:rPr>
          <w:rFonts w:ascii="Times New Roman" w:eastAsia="標楷體" w:hAnsi="Times New Roman" w:hint="eastAsia"/>
        </w:rPr>
        <w:t>流程</w:t>
      </w:r>
      <w:r w:rsidR="00BD0E3A">
        <w:rPr>
          <w:rFonts w:ascii="Times New Roman" w:eastAsia="標楷體" w:hAnsi="Times New Roman" w:hint="eastAsia"/>
        </w:rPr>
        <w:t>主要</w:t>
      </w:r>
      <w:r w:rsidR="00971F82">
        <w:rPr>
          <w:rFonts w:ascii="Times New Roman" w:eastAsia="標楷體" w:hAnsi="Times New Roman" w:hint="eastAsia"/>
        </w:rPr>
        <w:t>分為四個階段，分別為：資料前處理、使用者分群</w:t>
      </w:r>
      <w:r w:rsidR="00EC47B6">
        <w:rPr>
          <w:rFonts w:ascii="Times New Roman" w:eastAsia="標楷體" w:hAnsi="Times New Roman" w:hint="eastAsia"/>
        </w:rPr>
        <w:t>、</w:t>
      </w:r>
      <w:r w:rsidR="00971F82">
        <w:rPr>
          <w:rFonts w:ascii="Times New Roman" w:eastAsia="標楷體" w:hAnsi="Times New Roman" w:hint="eastAsia"/>
        </w:rPr>
        <w:t>產品集合，以及產品集合推薦</w:t>
      </w:r>
      <w:r w:rsidR="00BD0E3A">
        <w:rPr>
          <w:rFonts w:ascii="Times New Roman" w:eastAsia="標楷體" w:hAnsi="Times New Roman" w:hint="eastAsia"/>
        </w:rPr>
        <w:t>，以下將針對</w:t>
      </w:r>
      <w:r w:rsidR="00E938E4">
        <w:rPr>
          <w:rFonts w:ascii="Times New Roman" w:eastAsia="標楷體" w:hAnsi="Times New Roman" w:hint="eastAsia"/>
        </w:rPr>
        <w:t>前</w:t>
      </w:r>
      <w:r w:rsidR="00BD0E3A">
        <w:rPr>
          <w:rFonts w:ascii="Times New Roman" w:eastAsia="標楷體" w:hAnsi="Times New Roman" w:hint="eastAsia"/>
        </w:rPr>
        <w:t>述流程進行說明。</w:t>
      </w:r>
    </w:p>
    <w:p w14:paraId="4D44E111" w14:textId="77777777" w:rsidR="00BD0E3A" w:rsidRDefault="00BD0E3A" w:rsidP="00BD0E3A">
      <w:pPr>
        <w:pStyle w:val="a7"/>
        <w:numPr>
          <w:ilvl w:val="0"/>
          <w:numId w:val="25"/>
        </w:numPr>
        <w:spacing w:line="360" w:lineRule="auto"/>
        <w:ind w:leftChars="0"/>
        <w:rPr>
          <w:rFonts w:ascii="Times New Roman" w:eastAsia="標楷體" w:hAnsi="Times New Roman"/>
        </w:rPr>
      </w:pPr>
      <w:r>
        <w:rPr>
          <w:rFonts w:ascii="Times New Roman" w:eastAsia="標楷體" w:hAnsi="Times New Roman" w:hint="eastAsia"/>
        </w:rPr>
        <w:t>資料前處理階段：</w:t>
      </w:r>
    </w:p>
    <w:p w14:paraId="18117250" w14:textId="1699B4B1" w:rsidR="00971F82" w:rsidRDefault="005511C3" w:rsidP="00B7105D">
      <w:pPr>
        <w:pStyle w:val="a7"/>
        <w:spacing w:line="360" w:lineRule="auto"/>
        <w:ind w:leftChars="0"/>
        <w:rPr>
          <w:rFonts w:ascii="Times New Roman" w:eastAsia="標楷體" w:hAnsi="Times New Roman"/>
        </w:rPr>
      </w:pPr>
      <w:r w:rsidRPr="00BD0E3A">
        <w:rPr>
          <w:rFonts w:ascii="Times New Roman" w:eastAsia="標楷體" w:hAnsi="Times New Roman" w:hint="eastAsia"/>
        </w:rPr>
        <w:t>實驗所</w:t>
      </w:r>
      <w:r w:rsidR="00BD0E3A">
        <w:rPr>
          <w:rFonts w:ascii="Times New Roman" w:eastAsia="標楷體" w:hAnsi="Times New Roman" w:hint="eastAsia"/>
        </w:rPr>
        <w:t>蒐</w:t>
      </w:r>
      <w:r w:rsidRPr="00BD0E3A">
        <w:rPr>
          <w:rFonts w:ascii="Times New Roman" w:eastAsia="標楷體" w:hAnsi="Times New Roman" w:hint="eastAsia"/>
        </w:rPr>
        <w:t>集之資料</w:t>
      </w:r>
      <w:r w:rsidR="00E938E4">
        <w:rPr>
          <w:rFonts w:ascii="Times New Roman" w:eastAsia="標楷體" w:hAnsi="Times New Roman" w:hint="eastAsia"/>
        </w:rPr>
        <w:t>集</w:t>
      </w:r>
      <w:r w:rsidRPr="00BD0E3A">
        <w:rPr>
          <w:rFonts w:ascii="Times New Roman" w:eastAsia="標楷體" w:hAnsi="Times New Roman" w:hint="eastAsia"/>
        </w:rPr>
        <w:t>包含使用者對產品之評論</w:t>
      </w:r>
      <w:r w:rsidR="00BD0E3A">
        <w:rPr>
          <w:rFonts w:ascii="Times New Roman" w:eastAsia="標楷體" w:hAnsi="Times New Roman" w:hint="eastAsia"/>
        </w:rPr>
        <w:t>、</w:t>
      </w:r>
      <w:r w:rsidRPr="00BD0E3A">
        <w:rPr>
          <w:rFonts w:ascii="Times New Roman" w:eastAsia="標楷體" w:hAnsi="Times New Roman" w:hint="eastAsia"/>
        </w:rPr>
        <w:t>使用者</w:t>
      </w:r>
      <w:r w:rsidR="00E938E4">
        <w:rPr>
          <w:rFonts w:ascii="Times New Roman" w:eastAsia="標楷體" w:hAnsi="Times New Roman" w:hint="eastAsia"/>
        </w:rPr>
        <w:t>的</w:t>
      </w:r>
      <w:r w:rsidRPr="00BD0E3A">
        <w:rPr>
          <w:rFonts w:ascii="Times New Roman" w:eastAsia="標楷體" w:hAnsi="Times New Roman" w:hint="eastAsia"/>
        </w:rPr>
        <w:t>膚質</w:t>
      </w:r>
      <w:r w:rsidR="00E938E4">
        <w:rPr>
          <w:rFonts w:ascii="Times New Roman" w:eastAsia="標楷體" w:hAnsi="Times New Roman" w:hint="eastAsia"/>
        </w:rPr>
        <w:t>類別以</w:t>
      </w:r>
      <w:r w:rsidR="00BD0E3A">
        <w:rPr>
          <w:rFonts w:ascii="Times New Roman" w:eastAsia="標楷體" w:hAnsi="Times New Roman" w:hint="eastAsia"/>
        </w:rPr>
        <w:t>及產品資訊</w:t>
      </w:r>
      <w:r w:rsidR="00DD2DC8" w:rsidRPr="00BD0E3A">
        <w:rPr>
          <w:rFonts w:ascii="Times New Roman" w:eastAsia="標楷體" w:hAnsi="Times New Roman" w:hint="eastAsia"/>
        </w:rPr>
        <w:t>等</w:t>
      </w:r>
      <w:r w:rsidR="00BD0E3A">
        <w:rPr>
          <w:rFonts w:ascii="Times New Roman" w:eastAsia="標楷體" w:hAnsi="Times New Roman" w:hint="eastAsia"/>
        </w:rPr>
        <w:t>。</w:t>
      </w:r>
      <w:r w:rsidR="00DD2DC8" w:rsidRPr="00BD0E3A">
        <w:rPr>
          <w:rFonts w:ascii="Times New Roman" w:eastAsia="標楷體" w:hAnsi="Times New Roman" w:hint="eastAsia"/>
        </w:rPr>
        <w:t>其中</w:t>
      </w:r>
      <w:r w:rsidR="00BD0E3A">
        <w:rPr>
          <w:rFonts w:ascii="Times New Roman" w:eastAsia="標楷體" w:hAnsi="Times New Roman" w:hint="eastAsia"/>
        </w:rPr>
        <w:t>，</w:t>
      </w:r>
      <w:r w:rsidR="00DD2DC8" w:rsidRPr="00BD0E3A">
        <w:rPr>
          <w:rFonts w:ascii="Times New Roman" w:eastAsia="標楷體" w:hAnsi="Times New Roman" w:hint="eastAsia"/>
        </w:rPr>
        <w:t>因資料來源網站特性，一旦</w:t>
      </w:r>
      <w:r w:rsidR="00BD0E3A">
        <w:rPr>
          <w:rFonts w:ascii="Times New Roman" w:eastAsia="標楷體" w:hAnsi="Times New Roman" w:hint="eastAsia"/>
        </w:rPr>
        <w:t>網站</w:t>
      </w:r>
      <w:r w:rsidR="00DD2DC8" w:rsidRPr="00BD0E3A">
        <w:rPr>
          <w:rFonts w:ascii="Times New Roman" w:eastAsia="標楷體" w:hAnsi="Times New Roman" w:hint="eastAsia"/>
        </w:rPr>
        <w:t>使用者超過六個月未登錄</w:t>
      </w:r>
      <w:r w:rsidR="00BD0E3A">
        <w:rPr>
          <w:rFonts w:ascii="Times New Roman" w:eastAsia="標楷體" w:hAnsi="Times New Roman" w:hint="eastAsia"/>
        </w:rPr>
        <w:t>該網站</w:t>
      </w:r>
      <w:r w:rsidR="00DD2DC8" w:rsidRPr="00BD0E3A">
        <w:rPr>
          <w:rFonts w:ascii="Times New Roman" w:eastAsia="標楷體" w:hAnsi="Times New Roman" w:hint="eastAsia"/>
        </w:rPr>
        <w:t>，則該網站會刪除該使用者資料但保留其對於產品所撰寫之心得評論，</w:t>
      </w:r>
      <w:r w:rsidR="00BD0E3A">
        <w:rPr>
          <w:rFonts w:ascii="Times New Roman" w:eastAsia="標楷體" w:hAnsi="Times New Roman" w:hint="eastAsia"/>
        </w:rPr>
        <w:lastRenderedPageBreak/>
        <w:t>造成使用者編號</w:t>
      </w:r>
      <w:proofErr w:type="gramStart"/>
      <w:r w:rsidR="00BD0E3A">
        <w:rPr>
          <w:rFonts w:ascii="Times New Roman" w:eastAsia="標楷體" w:hAnsi="Times New Roman" w:hint="eastAsia"/>
        </w:rPr>
        <w:t>為空值而</w:t>
      </w:r>
      <w:proofErr w:type="gramEnd"/>
      <w:r w:rsidR="00BD0E3A">
        <w:rPr>
          <w:rFonts w:ascii="Times New Roman" w:eastAsia="標楷體" w:hAnsi="Times New Roman" w:hint="eastAsia"/>
        </w:rPr>
        <w:t>評論存在的現象。</w:t>
      </w:r>
      <w:r w:rsidR="00E938E4">
        <w:rPr>
          <w:rFonts w:ascii="Times New Roman" w:eastAsia="標楷體" w:hAnsi="Times New Roman" w:hint="eastAsia"/>
        </w:rPr>
        <w:t>又</w:t>
      </w:r>
      <w:r w:rsidR="00BD0E3A">
        <w:rPr>
          <w:rFonts w:ascii="Times New Roman" w:eastAsia="標楷體" w:hAnsi="Times New Roman" w:hint="eastAsia"/>
        </w:rPr>
        <w:t>當使用者</w:t>
      </w:r>
      <w:proofErr w:type="gramStart"/>
      <w:r w:rsidR="00BD0E3A">
        <w:rPr>
          <w:rFonts w:ascii="Times New Roman" w:eastAsia="標楷體" w:hAnsi="Times New Roman" w:hint="eastAsia"/>
        </w:rPr>
        <w:t>為空值時</w:t>
      </w:r>
      <w:proofErr w:type="gramEnd"/>
      <w:r w:rsidR="00BD0E3A">
        <w:rPr>
          <w:rFonts w:ascii="Times New Roman" w:eastAsia="標楷體" w:hAnsi="Times New Roman" w:hint="eastAsia"/>
        </w:rPr>
        <w:t>，並沒有辦法在資料集中</w:t>
      </w:r>
      <w:r w:rsidR="00E938E4">
        <w:rPr>
          <w:rFonts w:ascii="Times New Roman" w:eastAsia="標楷體" w:hAnsi="Times New Roman" w:hint="eastAsia"/>
        </w:rPr>
        <w:t>辨識</w:t>
      </w:r>
      <w:r w:rsidR="00C90730">
        <w:rPr>
          <w:rFonts w:ascii="Times New Roman" w:eastAsia="標楷體" w:hAnsi="Times New Roman" w:hint="eastAsia"/>
        </w:rPr>
        <w:t>該使用者所使用過的產品，因而無法進行使用者相似度計算，</w:t>
      </w:r>
      <w:r w:rsidR="00BD0E3A">
        <w:rPr>
          <w:rFonts w:ascii="Times New Roman" w:eastAsia="標楷體" w:hAnsi="Times New Roman" w:hint="eastAsia"/>
        </w:rPr>
        <w:t>此</w:t>
      </w:r>
      <w:r w:rsidR="00C90730">
        <w:rPr>
          <w:rFonts w:ascii="Times New Roman" w:eastAsia="標楷體" w:hAnsi="Times New Roman" w:hint="eastAsia"/>
        </w:rPr>
        <w:t>時</w:t>
      </w:r>
      <w:r w:rsidR="00BD0E3A">
        <w:rPr>
          <w:rFonts w:ascii="Times New Roman" w:eastAsia="標楷體" w:hAnsi="Times New Roman" w:hint="eastAsia"/>
        </w:rPr>
        <w:t>必須將使用者編號</w:t>
      </w:r>
      <w:proofErr w:type="gramStart"/>
      <w:r w:rsidR="00B7105D">
        <w:rPr>
          <w:rFonts w:ascii="Times New Roman" w:eastAsia="標楷體" w:hAnsi="Times New Roman" w:hint="eastAsia"/>
        </w:rPr>
        <w:t>為</w:t>
      </w:r>
      <w:r w:rsidR="00BD0E3A">
        <w:rPr>
          <w:rFonts w:ascii="Times New Roman" w:eastAsia="標楷體" w:hAnsi="Times New Roman" w:hint="eastAsia"/>
        </w:rPr>
        <w:t>空值之</w:t>
      </w:r>
      <w:proofErr w:type="gramEnd"/>
      <w:r w:rsidR="00BD0E3A">
        <w:rPr>
          <w:rFonts w:ascii="Times New Roman" w:eastAsia="標楷體" w:hAnsi="Times New Roman" w:hint="eastAsia"/>
        </w:rPr>
        <w:t>資料在此階段</w:t>
      </w:r>
      <w:r w:rsidR="00C90730">
        <w:rPr>
          <w:rFonts w:ascii="Times New Roman" w:eastAsia="標楷體" w:hAnsi="Times New Roman" w:hint="eastAsia"/>
        </w:rPr>
        <w:t>中先</w:t>
      </w:r>
      <w:r w:rsidR="00BD0E3A">
        <w:rPr>
          <w:rFonts w:ascii="Times New Roman" w:eastAsia="標楷體" w:hAnsi="Times New Roman" w:hint="eastAsia"/>
        </w:rPr>
        <w:t>移除，以利後續實驗進行</w:t>
      </w:r>
      <w:r w:rsidR="00B7105D">
        <w:rPr>
          <w:rFonts w:ascii="Times New Roman" w:eastAsia="標楷體" w:hAnsi="Times New Roman" w:hint="eastAsia"/>
        </w:rPr>
        <w:t>。</w:t>
      </w:r>
      <w:r w:rsidR="00EC47B6">
        <w:rPr>
          <w:rFonts w:ascii="Times New Roman" w:eastAsia="標楷體" w:hAnsi="Times New Roman" w:hint="eastAsia"/>
        </w:rPr>
        <w:t>另外，因為後續實驗必須依照</w:t>
      </w:r>
      <w:proofErr w:type="gramStart"/>
      <w:r w:rsidR="00EC47B6">
        <w:rPr>
          <w:rFonts w:ascii="Times New Roman" w:eastAsia="標楷體" w:hAnsi="Times New Roman" w:hint="eastAsia"/>
        </w:rPr>
        <w:t>使用者膚質先</w:t>
      </w:r>
      <w:proofErr w:type="gramEnd"/>
      <w:r w:rsidR="00EC47B6">
        <w:rPr>
          <w:rFonts w:ascii="Times New Roman" w:eastAsia="標楷體" w:hAnsi="Times New Roman" w:hint="eastAsia"/>
        </w:rPr>
        <w:t>將使用者進行分類後，再依其使用之產品計算相似度後進行分群，而所蒐集之資料集中</w:t>
      </w:r>
      <w:r w:rsidR="00970604">
        <w:rPr>
          <w:rFonts w:ascii="Times New Roman" w:eastAsia="標楷體" w:hAnsi="Times New Roman" w:hint="eastAsia"/>
        </w:rPr>
        <w:t>卻</w:t>
      </w:r>
      <w:r w:rsidR="00EC47B6">
        <w:rPr>
          <w:rFonts w:ascii="Times New Roman" w:eastAsia="標楷體" w:hAnsi="Times New Roman" w:hint="eastAsia"/>
        </w:rPr>
        <w:t>存在膚質欄位</w:t>
      </w:r>
      <w:proofErr w:type="gramStart"/>
      <w:r w:rsidR="00EC47B6">
        <w:rPr>
          <w:rFonts w:ascii="Times New Roman" w:eastAsia="標楷體" w:hAnsi="Times New Roman" w:hint="eastAsia"/>
        </w:rPr>
        <w:t>為空值之</w:t>
      </w:r>
      <w:proofErr w:type="gramEnd"/>
      <w:r w:rsidR="00EC47B6">
        <w:rPr>
          <w:rFonts w:ascii="Times New Roman" w:eastAsia="標楷體" w:hAnsi="Times New Roman" w:hint="eastAsia"/>
        </w:rPr>
        <w:t>使用者，</w:t>
      </w:r>
      <w:r w:rsidR="00970604">
        <w:rPr>
          <w:rFonts w:ascii="Times New Roman" w:eastAsia="標楷體" w:hAnsi="Times New Roman" w:hint="eastAsia"/>
        </w:rPr>
        <w:t>因此</w:t>
      </w:r>
      <w:proofErr w:type="gramStart"/>
      <w:r w:rsidR="00B86501">
        <w:rPr>
          <w:rFonts w:ascii="Times New Roman" w:eastAsia="標楷體" w:hAnsi="Times New Roman" w:hint="eastAsia"/>
        </w:rPr>
        <w:t>此</w:t>
      </w:r>
      <w:proofErr w:type="gramEnd"/>
      <w:r w:rsidR="00B86501">
        <w:rPr>
          <w:rFonts w:ascii="Times New Roman" w:eastAsia="標楷體" w:hAnsi="Times New Roman" w:hint="eastAsia"/>
        </w:rPr>
        <w:t>部分</w:t>
      </w:r>
      <w:r w:rsidR="00EC47B6">
        <w:rPr>
          <w:rFonts w:ascii="Times New Roman" w:eastAsia="標楷體" w:hAnsi="Times New Roman" w:hint="eastAsia"/>
        </w:rPr>
        <w:t>資料也需在此階段進行移除的動作，以避免影響後續實驗進行。而資料集中的使用者對產品之評論資料也會一併在此階段利用</w:t>
      </w:r>
      <w:r w:rsidR="00EC47B6">
        <w:rPr>
          <w:rFonts w:ascii="Times New Roman" w:eastAsia="標楷體" w:hAnsi="Times New Roman" w:hint="eastAsia"/>
        </w:rPr>
        <w:t>CKIP</w:t>
      </w:r>
      <w:proofErr w:type="gramStart"/>
      <w:r w:rsidR="00EC47B6">
        <w:rPr>
          <w:rFonts w:ascii="Times New Roman" w:eastAsia="標楷體" w:hAnsi="Times New Roman" w:hint="eastAsia"/>
        </w:rPr>
        <w:t>斷詞系統進行斷詞</w:t>
      </w:r>
      <w:r w:rsidR="00971583">
        <w:rPr>
          <w:rFonts w:ascii="Times New Roman" w:eastAsia="標楷體" w:hAnsi="Times New Roman" w:hint="eastAsia"/>
        </w:rPr>
        <w:t>處理</w:t>
      </w:r>
      <w:proofErr w:type="gramEnd"/>
      <w:r w:rsidR="00EC47B6">
        <w:rPr>
          <w:rFonts w:ascii="Times New Roman" w:eastAsia="標楷體" w:hAnsi="Times New Roman" w:hint="eastAsia"/>
        </w:rPr>
        <w:t>並標</w:t>
      </w:r>
      <w:r w:rsidR="00971583">
        <w:rPr>
          <w:rFonts w:ascii="Times New Roman" w:eastAsia="標楷體" w:hAnsi="Times New Roman" w:hint="eastAsia"/>
        </w:rPr>
        <w:t>記</w:t>
      </w:r>
      <w:r w:rsidR="00EC47B6">
        <w:rPr>
          <w:rFonts w:ascii="Times New Roman" w:eastAsia="標楷體" w:hAnsi="Times New Roman" w:hint="eastAsia"/>
        </w:rPr>
        <w:t>詞性，以便於產品推</w:t>
      </w:r>
      <w:r w:rsidR="008F0A1E">
        <w:rPr>
          <w:rFonts w:ascii="Times New Roman" w:eastAsia="標楷體" w:hAnsi="Times New Roman" w:hint="eastAsia"/>
        </w:rPr>
        <w:t>薦</w:t>
      </w:r>
      <w:r w:rsidR="00EC47B6">
        <w:rPr>
          <w:rFonts w:ascii="Times New Roman" w:eastAsia="標楷體" w:hAnsi="Times New Roman" w:hint="eastAsia"/>
        </w:rPr>
        <w:t>階段進行推薦分數計算。</w:t>
      </w:r>
    </w:p>
    <w:p w14:paraId="2E19CDBC" w14:textId="6CBE4C3E" w:rsidR="00EC47B6" w:rsidRDefault="00EC47B6" w:rsidP="00EC47B6">
      <w:pPr>
        <w:pStyle w:val="a7"/>
        <w:numPr>
          <w:ilvl w:val="0"/>
          <w:numId w:val="25"/>
        </w:numPr>
        <w:spacing w:line="360" w:lineRule="auto"/>
        <w:ind w:leftChars="0"/>
        <w:rPr>
          <w:rFonts w:ascii="Times New Roman" w:eastAsia="標楷體" w:hAnsi="Times New Roman"/>
        </w:rPr>
      </w:pPr>
      <w:r>
        <w:rPr>
          <w:rFonts w:ascii="Times New Roman" w:eastAsia="標楷體" w:hAnsi="Times New Roman" w:hint="eastAsia"/>
        </w:rPr>
        <w:t>使用者分群：</w:t>
      </w:r>
    </w:p>
    <w:p w14:paraId="730963D5" w14:textId="0091BC7D" w:rsidR="00EC47B6" w:rsidRPr="008765DF" w:rsidRDefault="00EC47B6" w:rsidP="008765DF">
      <w:pPr>
        <w:pStyle w:val="a7"/>
        <w:spacing w:line="360" w:lineRule="auto"/>
        <w:ind w:leftChars="0"/>
        <w:rPr>
          <w:rFonts w:ascii="Times New Roman" w:eastAsia="標楷體" w:hAnsi="Times New Roman"/>
        </w:rPr>
      </w:pPr>
      <w:r>
        <w:rPr>
          <w:rFonts w:ascii="Times New Roman" w:eastAsia="標楷體" w:hAnsi="Times New Roman" w:hint="eastAsia"/>
        </w:rPr>
        <w:t>此階段會依所蒐集之資料，</w:t>
      </w:r>
      <w:r w:rsidR="00580088">
        <w:rPr>
          <w:rFonts w:ascii="Times New Roman" w:eastAsia="標楷體" w:hAnsi="Times New Roman" w:hint="eastAsia"/>
        </w:rPr>
        <w:t>按</w:t>
      </w:r>
      <w:r>
        <w:rPr>
          <w:rFonts w:ascii="Times New Roman" w:eastAsia="標楷體" w:hAnsi="Times New Roman" w:hint="eastAsia"/>
        </w:rPr>
        <w:t>照</w:t>
      </w:r>
      <w:proofErr w:type="gramStart"/>
      <w:r>
        <w:rPr>
          <w:rFonts w:ascii="Times New Roman" w:eastAsia="標楷體" w:hAnsi="Times New Roman" w:hint="eastAsia"/>
        </w:rPr>
        <w:t>使用</w:t>
      </w:r>
      <w:r w:rsidR="00971583">
        <w:rPr>
          <w:rFonts w:ascii="Times New Roman" w:eastAsia="標楷體" w:hAnsi="Times New Roman" w:hint="eastAsia"/>
        </w:rPr>
        <w:t>者膚</w:t>
      </w:r>
      <w:proofErr w:type="gramEnd"/>
      <w:r w:rsidR="00971583">
        <w:rPr>
          <w:rFonts w:ascii="Times New Roman" w:eastAsia="標楷體" w:hAnsi="Times New Roman" w:hint="eastAsia"/>
        </w:rPr>
        <w:t>質</w:t>
      </w:r>
      <w:r w:rsidR="008F0A1E">
        <w:rPr>
          <w:rFonts w:ascii="Times New Roman" w:eastAsia="標楷體" w:hAnsi="Times New Roman" w:hint="eastAsia"/>
        </w:rPr>
        <w:t>將使用者進行分類</w:t>
      </w:r>
      <w:r w:rsidR="005D2BE6">
        <w:rPr>
          <w:rFonts w:ascii="Times New Roman" w:eastAsia="標楷體" w:hAnsi="Times New Roman" w:hint="eastAsia"/>
        </w:rPr>
        <w:t>後，再針對每</w:t>
      </w:r>
      <w:proofErr w:type="gramStart"/>
      <w:r w:rsidR="008320CD">
        <w:rPr>
          <w:rFonts w:ascii="Times New Roman" w:eastAsia="標楷體" w:hAnsi="Times New Roman" w:hint="eastAsia"/>
        </w:rPr>
        <w:t>一</w:t>
      </w:r>
      <w:r w:rsidR="005D2BE6">
        <w:rPr>
          <w:rFonts w:ascii="Times New Roman" w:eastAsia="標楷體" w:hAnsi="Times New Roman" w:hint="eastAsia"/>
        </w:rPr>
        <w:t>個膚</w:t>
      </w:r>
      <w:proofErr w:type="gramEnd"/>
      <w:r w:rsidR="005D2BE6">
        <w:rPr>
          <w:rFonts w:ascii="Times New Roman" w:eastAsia="標楷體" w:hAnsi="Times New Roman" w:hint="eastAsia"/>
        </w:rPr>
        <w:t>質類別下的使用者與該類別使用者所使用的產品，撰寫程式計算類別下使用者間之相似度</w:t>
      </w:r>
      <w:r w:rsidR="008320CD">
        <w:rPr>
          <w:rFonts w:ascii="Times New Roman" w:eastAsia="標楷體" w:hAnsi="Times New Roman" w:hint="eastAsia"/>
        </w:rPr>
        <w:t>，</w:t>
      </w:r>
      <w:r w:rsidR="0005725E">
        <w:rPr>
          <w:rFonts w:ascii="Times New Roman" w:eastAsia="標楷體" w:hAnsi="Times New Roman" w:hint="eastAsia"/>
        </w:rPr>
        <w:t>其中</w:t>
      </w:r>
      <w:r w:rsidR="008320CD">
        <w:rPr>
          <w:rFonts w:ascii="Times New Roman" w:eastAsia="標楷體" w:hAnsi="Times New Roman" w:hint="eastAsia"/>
        </w:rPr>
        <w:t>相似度計算公式</w:t>
      </w:r>
      <w:r w:rsidR="003A1D61">
        <w:rPr>
          <w:rFonts w:ascii="Times New Roman" w:eastAsia="標楷體" w:hAnsi="Times New Roman" w:hint="eastAsia"/>
        </w:rPr>
        <w:t>採用</w:t>
      </w:r>
      <w:r w:rsidR="008320CD">
        <w:rPr>
          <w:rFonts w:ascii="Times New Roman" w:eastAsia="標楷體" w:hAnsi="Times New Roman" w:hint="eastAsia"/>
        </w:rPr>
        <w:t>能夠計算兩</w:t>
      </w:r>
      <w:r w:rsidR="0005725E">
        <w:rPr>
          <w:rFonts w:ascii="Times New Roman" w:eastAsia="標楷體" w:hAnsi="Times New Roman" w:hint="eastAsia"/>
        </w:rPr>
        <w:t>向</w:t>
      </w:r>
      <w:r w:rsidR="008320CD">
        <w:rPr>
          <w:rFonts w:ascii="Times New Roman" w:eastAsia="標楷體" w:hAnsi="Times New Roman" w:hint="eastAsia"/>
        </w:rPr>
        <w:t>量夾角的餘弦相似度</w:t>
      </w:r>
      <w:r w:rsidR="0005725E">
        <w:rPr>
          <w:rFonts w:ascii="Times New Roman" w:eastAsia="標楷體" w:hAnsi="Times New Roman" w:hint="eastAsia"/>
        </w:rPr>
        <w:t>進行運算，並利用此相似度計算公式作為</w:t>
      </w:r>
      <w:r w:rsidR="0005725E" w:rsidRPr="00590B10">
        <w:rPr>
          <w:rFonts w:ascii="Times New Roman" w:eastAsia="標楷體" w:hAnsi="Times New Roman"/>
        </w:rPr>
        <w:t>K-</w:t>
      </w:r>
      <w:proofErr w:type="spellStart"/>
      <w:r w:rsidR="0005725E" w:rsidRPr="00590B10">
        <w:rPr>
          <w:rFonts w:ascii="Times New Roman" w:eastAsia="標楷體" w:hAnsi="Times New Roman"/>
        </w:rPr>
        <w:t>Medoids</w:t>
      </w:r>
      <w:proofErr w:type="spellEnd"/>
      <w:r w:rsidR="008765DF">
        <w:rPr>
          <w:rFonts w:ascii="Times New Roman" w:eastAsia="標楷體" w:hAnsi="Times New Roman" w:hint="eastAsia"/>
        </w:rPr>
        <w:t>分群</w:t>
      </w:r>
      <w:r w:rsidR="0005725E">
        <w:rPr>
          <w:rFonts w:ascii="Times New Roman" w:eastAsia="標楷體" w:hAnsi="Times New Roman" w:hint="eastAsia"/>
        </w:rPr>
        <w:t>演算法中計算距離的公式</w:t>
      </w:r>
      <w:r w:rsidR="008765DF">
        <w:rPr>
          <w:rFonts w:ascii="Times New Roman" w:eastAsia="標楷體" w:hAnsi="Times New Roman" w:hint="eastAsia"/>
        </w:rPr>
        <w:t>，</w:t>
      </w:r>
      <w:r w:rsidR="008765DF" w:rsidRPr="008765DF">
        <w:rPr>
          <w:rFonts w:ascii="Times New Roman" w:eastAsia="標楷體" w:hAnsi="Times New Roman" w:hint="eastAsia"/>
        </w:rPr>
        <w:t>再利用</w:t>
      </w:r>
      <w:r w:rsidR="008765DF">
        <w:rPr>
          <w:rFonts w:ascii="Times New Roman" w:eastAsia="標楷體" w:hAnsi="Times New Roman" w:hint="eastAsia"/>
        </w:rPr>
        <w:t>此</w:t>
      </w:r>
      <w:r w:rsidR="008765DF" w:rsidRPr="008765DF">
        <w:rPr>
          <w:rFonts w:ascii="Times New Roman" w:eastAsia="標楷體" w:hAnsi="Times New Roman" w:hint="eastAsia"/>
        </w:rPr>
        <w:t>分群演算法</w:t>
      </w:r>
      <w:r w:rsidR="008765DF">
        <w:rPr>
          <w:rFonts w:ascii="Times New Roman" w:eastAsia="標楷體" w:hAnsi="Times New Roman" w:hint="eastAsia"/>
        </w:rPr>
        <w:t>找出</w:t>
      </w:r>
      <w:r w:rsidR="008765DF" w:rsidRPr="008765DF">
        <w:rPr>
          <w:rFonts w:ascii="Times New Roman" w:eastAsia="標楷體" w:hAnsi="Times New Roman" w:hint="eastAsia"/>
        </w:rPr>
        <w:t>每</w:t>
      </w:r>
      <w:proofErr w:type="gramStart"/>
      <w:r w:rsidR="00970604">
        <w:rPr>
          <w:rFonts w:ascii="Times New Roman" w:eastAsia="標楷體" w:hAnsi="Times New Roman" w:hint="eastAsia"/>
        </w:rPr>
        <w:t>一</w:t>
      </w:r>
      <w:r w:rsidR="008765DF" w:rsidRPr="008765DF">
        <w:rPr>
          <w:rFonts w:ascii="Times New Roman" w:eastAsia="標楷體" w:hAnsi="Times New Roman" w:hint="eastAsia"/>
        </w:rPr>
        <w:t>個</w:t>
      </w:r>
      <w:r w:rsidR="00970604">
        <w:rPr>
          <w:rFonts w:ascii="Times New Roman" w:eastAsia="標楷體" w:hAnsi="Times New Roman" w:hint="eastAsia"/>
        </w:rPr>
        <w:t>膚</w:t>
      </w:r>
      <w:proofErr w:type="gramEnd"/>
      <w:r w:rsidR="00970604">
        <w:rPr>
          <w:rFonts w:ascii="Times New Roman" w:eastAsia="標楷體" w:hAnsi="Times New Roman" w:hint="eastAsia"/>
        </w:rPr>
        <w:t>質</w:t>
      </w:r>
      <w:r w:rsidR="008765DF" w:rsidRPr="008765DF">
        <w:rPr>
          <w:rFonts w:ascii="Times New Roman" w:eastAsia="標楷體" w:hAnsi="Times New Roman" w:hint="eastAsia"/>
        </w:rPr>
        <w:t>類別下</w:t>
      </w:r>
      <w:r w:rsidR="008765DF">
        <w:rPr>
          <w:rFonts w:ascii="Times New Roman" w:eastAsia="標楷體" w:hAnsi="Times New Roman" w:hint="eastAsia"/>
        </w:rPr>
        <w:t>適合</w:t>
      </w:r>
      <w:proofErr w:type="gramStart"/>
      <w:r w:rsidR="008765DF">
        <w:rPr>
          <w:rFonts w:ascii="Times New Roman" w:eastAsia="標楷體" w:hAnsi="Times New Roman" w:hint="eastAsia"/>
        </w:rPr>
        <w:t>作為群心的</w:t>
      </w:r>
      <w:proofErr w:type="gramEnd"/>
      <w:r w:rsidR="008765DF">
        <w:rPr>
          <w:rFonts w:ascii="Times New Roman" w:eastAsia="標楷體" w:hAnsi="Times New Roman" w:hint="eastAsia"/>
        </w:rPr>
        <w:t>使用者</w:t>
      </w:r>
      <w:r w:rsidR="00970604">
        <w:rPr>
          <w:rFonts w:ascii="Times New Roman" w:eastAsia="標楷體" w:hAnsi="Times New Roman" w:hint="eastAsia"/>
        </w:rPr>
        <w:t>，並</w:t>
      </w:r>
      <w:r w:rsidR="008765DF" w:rsidRPr="008765DF">
        <w:rPr>
          <w:rFonts w:ascii="Times New Roman" w:eastAsia="標楷體" w:hAnsi="Times New Roman" w:hint="eastAsia"/>
        </w:rPr>
        <w:t>將</w:t>
      </w:r>
      <w:r w:rsidR="008765DF">
        <w:rPr>
          <w:rFonts w:ascii="Times New Roman" w:eastAsia="標楷體" w:hAnsi="Times New Roman" w:hint="eastAsia"/>
        </w:rPr>
        <w:t>相似</w:t>
      </w:r>
      <w:r w:rsidR="008765DF" w:rsidRPr="008765DF">
        <w:rPr>
          <w:rFonts w:ascii="Times New Roman" w:eastAsia="標楷體" w:hAnsi="Times New Roman" w:hint="eastAsia"/>
        </w:rPr>
        <w:t>使用</w:t>
      </w:r>
      <w:r w:rsidR="008765DF">
        <w:rPr>
          <w:rFonts w:ascii="Times New Roman" w:eastAsia="標楷體" w:hAnsi="Times New Roman" w:hint="eastAsia"/>
        </w:rPr>
        <w:t>者分為同一</w:t>
      </w:r>
      <w:r w:rsidR="008765DF" w:rsidRPr="008765DF">
        <w:rPr>
          <w:rFonts w:ascii="Times New Roman" w:eastAsia="標楷體" w:hAnsi="Times New Roman" w:hint="eastAsia"/>
        </w:rPr>
        <w:t>群</w:t>
      </w:r>
      <w:r w:rsidR="00CA35EF">
        <w:rPr>
          <w:rFonts w:ascii="Times New Roman" w:eastAsia="標楷體" w:hAnsi="Times New Roman" w:hint="eastAsia"/>
        </w:rPr>
        <w:t>，</w:t>
      </w:r>
      <w:r w:rsidR="008765DF">
        <w:rPr>
          <w:rFonts w:ascii="Times New Roman" w:eastAsia="標楷體" w:hAnsi="Times New Roman" w:hint="eastAsia"/>
        </w:rPr>
        <w:t>做為下一階段</w:t>
      </w:r>
      <w:r w:rsidR="00CA35EF">
        <w:rPr>
          <w:rFonts w:ascii="Times New Roman" w:eastAsia="標楷體" w:hAnsi="Times New Roman" w:hint="eastAsia"/>
        </w:rPr>
        <w:t>找出產品集合的</w:t>
      </w:r>
      <w:r w:rsidR="008765DF">
        <w:rPr>
          <w:rFonts w:ascii="Times New Roman" w:eastAsia="標楷體" w:hAnsi="Times New Roman" w:hint="eastAsia"/>
        </w:rPr>
        <w:t>依據。在此階段中</w:t>
      </w:r>
      <w:r w:rsidR="00346163">
        <w:rPr>
          <w:rFonts w:ascii="Times New Roman" w:eastAsia="標楷體" w:hAnsi="Times New Roman" w:hint="eastAsia"/>
        </w:rPr>
        <w:t>，</w:t>
      </w:r>
      <w:r w:rsidR="00970604">
        <w:rPr>
          <w:rFonts w:ascii="Times New Roman" w:eastAsia="標楷體" w:hAnsi="Times New Roman" w:hint="eastAsia"/>
        </w:rPr>
        <w:t>也</w:t>
      </w:r>
      <w:r w:rsidR="008765DF">
        <w:rPr>
          <w:rFonts w:ascii="Times New Roman" w:eastAsia="標楷體" w:hAnsi="Times New Roman" w:hint="eastAsia"/>
        </w:rPr>
        <w:t>會進行分群演算法門檻值以及群集數量對於推薦效果影響的實驗。</w:t>
      </w:r>
    </w:p>
    <w:p w14:paraId="5B7FD784" w14:textId="55C86DF6" w:rsidR="00EC47B6" w:rsidRDefault="00EC47B6" w:rsidP="00EC47B6">
      <w:pPr>
        <w:pStyle w:val="a7"/>
        <w:numPr>
          <w:ilvl w:val="0"/>
          <w:numId w:val="25"/>
        </w:numPr>
        <w:spacing w:line="360" w:lineRule="auto"/>
        <w:ind w:leftChars="0"/>
        <w:rPr>
          <w:rFonts w:ascii="Times New Roman" w:eastAsia="標楷體" w:hAnsi="Times New Roman"/>
        </w:rPr>
      </w:pPr>
      <w:r>
        <w:rPr>
          <w:rFonts w:ascii="Times New Roman" w:eastAsia="標楷體" w:hAnsi="Times New Roman" w:hint="eastAsia"/>
        </w:rPr>
        <w:t>產品集合：</w:t>
      </w:r>
    </w:p>
    <w:p w14:paraId="4B050703" w14:textId="18208C27" w:rsidR="008F0A1E" w:rsidRDefault="00346163" w:rsidP="008F0A1E">
      <w:pPr>
        <w:pStyle w:val="a7"/>
        <w:spacing w:line="360" w:lineRule="auto"/>
        <w:ind w:leftChars="0"/>
        <w:rPr>
          <w:rFonts w:ascii="Times New Roman" w:eastAsia="標楷體" w:hAnsi="Times New Roman"/>
        </w:rPr>
      </w:pPr>
      <w:r>
        <w:rPr>
          <w:rFonts w:ascii="Times New Roman" w:eastAsia="標楷體" w:hAnsi="Times New Roman" w:hint="eastAsia"/>
        </w:rPr>
        <w:t>在此階段中，會按照上一階段之每</w:t>
      </w:r>
      <w:r w:rsidR="00697ACF">
        <w:rPr>
          <w:rFonts w:ascii="Times New Roman" w:eastAsia="標楷體" w:hAnsi="Times New Roman" w:hint="eastAsia"/>
        </w:rPr>
        <w:t>一</w:t>
      </w:r>
      <w:r>
        <w:rPr>
          <w:rFonts w:ascii="Times New Roman" w:eastAsia="標楷體" w:hAnsi="Times New Roman" w:hint="eastAsia"/>
        </w:rPr>
        <w:t>個類別下的分群結果找出每一個使用者群集所使用之產品落在哪些產品類別中，並使</w:t>
      </w:r>
      <w:r w:rsidR="00875D9D">
        <w:rPr>
          <w:rFonts w:ascii="Times New Roman" w:eastAsia="標楷體" w:hAnsi="Times New Roman" w:hint="eastAsia"/>
        </w:rPr>
        <w:t>類別與類別間產生</w:t>
      </w:r>
      <w:proofErr w:type="gramStart"/>
      <w:r w:rsidR="00875D9D">
        <w:rPr>
          <w:rFonts w:ascii="Times New Roman" w:eastAsia="標楷體" w:hAnsi="Times New Roman" w:hint="eastAsia"/>
        </w:rPr>
        <w:t>一</w:t>
      </w:r>
      <w:proofErr w:type="gramEnd"/>
      <w:r w:rsidR="00875D9D">
        <w:rPr>
          <w:rFonts w:ascii="Times New Roman" w:eastAsia="標楷體" w:hAnsi="Times New Roman" w:hint="eastAsia"/>
        </w:rPr>
        <w:t>連結，直到所有使用者之產品皆判定完畢後，計算最後產品與</w:t>
      </w:r>
      <w:proofErr w:type="gramStart"/>
      <w:r w:rsidR="00875D9D">
        <w:rPr>
          <w:rFonts w:ascii="Times New Roman" w:eastAsia="標楷體" w:hAnsi="Times New Roman" w:hint="eastAsia"/>
        </w:rPr>
        <w:t>產品間的連結</w:t>
      </w:r>
      <w:proofErr w:type="gramEnd"/>
      <w:r w:rsidR="00875D9D">
        <w:rPr>
          <w:rFonts w:ascii="Times New Roman" w:eastAsia="標楷體" w:hAnsi="Times New Roman" w:hint="eastAsia"/>
        </w:rPr>
        <w:t>數量，</w:t>
      </w:r>
      <w:r w:rsidR="00C54249">
        <w:rPr>
          <w:rFonts w:ascii="Times New Roman" w:eastAsia="標楷體" w:hAnsi="Times New Roman" w:hint="eastAsia"/>
        </w:rPr>
        <w:t>並</w:t>
      </w:r>
      <w:r w:rsidR="00875D9D">
        <w:rPr>
          <w:rFonts w:ascii="Times New Roman" w:eastAsia="標楷體" w:hAnsi="Times New Roman" w:hint="eastAsia"/>
        </w:rPr>
        <w:t>依此結果找出該群使用者的產品類別關係做為產品類別集合，</w:t>
      </w:r>
      <w:r w:rsidR="00A30DF3">
        <w:rPr>
          <w:rFonts w:ascii="Times New Roman" w:eastAsia="標楷體" w:hAnsi="Times New Roman" w:hint="eastAsia"/>
        </w:rPr>
        <w:t>下一階段將以此為依據進行產品集合推薦。</w:t>
      </w:r>
    </w:p>
    <w:p w14:paraId="052F4BB7" w14:textId="66415291" w:rsidR="00EC47B6" w:rsidRPr="00295414" w:rsidRDefault="00EC47B6" w:rsidP="00EC47B6">
      <w:pPr>
        <w:pStyle w:val="a7"/>
        <w:numPr>
          <w:ilvl w:val="0"/>
          <w:numId w:val="25"/>
        </w:numPr>
        <w:spacing w:line="360" w:lineRule="auto"/>
        <w:ind w:leftChars="0"/>
        <w:rPr>
          <w:rFonts w:ascii="Times New Roman" w:eastAsia="標楷體" w:hAnsi="Times New Roman"/>
        </w:rPr>
      </w:pPr>
      <w:r w:rsidRPr="00295414">
        <w:rPr>
          <w:rFonts w:ascii="Times New Roman" w:eastAsia="標楷體" w:hAnsi="Times New Roman" w:hint="eastAsia"/>
        </w:rPr>
        <w:t>產品集合推薦：</w:t>
      </w:r>
    </w:p>
    <w:p w14:paraId="3CC6EA04" w14:textId="77AD0A2E" w:rsidR="008F0A1E" w:rsidRPr="00295414" w:rsidRDefault="00A30DF3" w:rsidP="008F0A1E">
      <w:pPr>
        <w:pStyle w:val="a7"/>
        <w:rPr>
          <w:rFonts w:ascii="Times New Roman" w:eastAsia="標楷體" w:hAnsi="Times New Roman"/>
        </w:rPr>
      </w:pPr>
      <w:r w:rsidRPr="00295414">
        <w:rPr>
          <w:rFonts w:ascii="Times New Roman" w:eastAsia="標楷體" w:hAnsi="Times New Roman" w:hint="eastAsia"/>
        </w:rPr>
        <w:t>此為本研究最後一個實驗階段，在本階段中將會以上一階段所得之產品類別</w:t>
      </w:r>
      <w:r w:rsidRPr="00295414">
        <w:rPr>
          <w:rFonts w:ascii="Times New Roman" w:eastAsia="標楷體" w:hAnsi="Times New Roman" w:hint="eastAsia"/>
        </w:rPr>
        <w:lastRenderedPageBreak/>
        <w:t>集合為依據，利用每一群使用者所使用之產品次數以及產品之評論情緒分數加入權重調合計算後，進行產品排序，並衡量其推薦效果。</w:t>
      </w:r>
    </w:p>
    <w:p w14:paraId="1AEACCFE" w14:textId="77777777" w:rsidR="008F0A1E" w:rsidRPr="008F0A1E" w:rsidRDefault="008F0A1E" w:rsidP="008F0A1E">
      <w:pPr>
        <w:spacing w:line="360" w:lineRule="auto"/>
        <w:rPr>
          <w:rFonts w:ascii="Times New Roman" w:eastAsia="標楷體" w:hAnsi="Times New Roman"/>
        </w:rPr>
      </w:pPr>
    </w:p>
    <w:p w14:paraId="41473BB8" w14:textId="2361B624" w:rsidR="006A0E02" w:rsidRDefault="006A0E02" w:rsidP="006A0E02">
      <w:pPr>
        <w:pStyle w:val="2"/>
        <w:spacing w:line="360" w:lineRule="auto"/>
        <w:rPr>
          <w:rFonts w:ascii="Times New Roman" w:eastAsia="標楷體" w:hAnsi="Times New Roman"/>
          <w:sz w:val="28"/>
        </w:rPr>
      </w:pPr>
      <w:bookmarkStart w:id="92" w:name="_Toc448679310"/>
      <w:r>
        <w:rPr>
          <w:rFonts w:ascii="Times New Roman" w:eastAsia="標楷體" w:hAnsi="Times New Roman" w:hint="eastAsia"/>
          <w:sz w:val="28"/>
        </w:rPr>
        <w:t>實驗方法</w:t>
      </w:r>
      <w:bookmarkEnd w:id="92"/>
    </w:p>
    <w:p w14:paraId="3977384B" w14:textId="628ED5D3" w:rsidR="00433F16" w:rsidRDefault="00C54249" w:rsidP="00C54249">
      <w:pPr>
        <w:spacing w:line="360" w:lineRule="auto"/>
        <w:rPr>
          <w:rFonts w:ascii="Times New Roman" w:eastAsia="標楷體" w:hAnsi="Times New Roman"/>
        </w:rPr>
      </w:pPr>
      <w:r>
        <w:rPr>
          <w:rFonts w:ascii="Times New Roman" w:eastAsia="標楷體" w:hAnsi="Times New Roman" w:hint="eastAsia"/>
        </w:rPr>
        <w:t xml:space="preserve">    </w:t>
      </w:r>
      <w:r>
        <w:rPr>
          <w:rFonts w:ascii="Times New Roman" w:eastAsia="標楷體" w:hAnsi="Times New Roman" w:hint="eastAsia"/>
        </w:rPr>
        <w:t>本研究主要目的為找出在具有類別特性的資料集下產品類別</w:t>
      </w:r>
      <w:r w:rsidR="008D51C2">
        <w:rPr>
          <w:rFonts w:ascii="Times New Roman" w:eastAsia="標楷體" w:hAnsi="Times New Roman" w:hint="eastAsia"/>
        </w:rPr>
        <w:t>之</w:t>
      </w:r>
      <w:r>
        <w:rPr>
          <w:rFonts w:ascii="Times New Roman" w:eastAsia="標楷體" w:hAnsi="Times New Roman" w:hint="eastAsia"/>
        </w:rPr>
        <w:t>間的關係，並利用產品類別</w:t>
      </w:r>
      <w:r w:rsidR="008D51C2">
        <w:rPr>
          <w:rFonts w:ascii="Times New Roman" w:eastAsia="標楷體" w:hAnsi="Times New Roman" w:hint="eastAsia"/>
        </w:rPr>
        <w:t>之</w:t>
      </w:r>
      <w:r>
        <w:rPr>
          <w:rFonts w:ascii="Times New Roman" w:eastAsia="標楷體" w:hAnsi="Times New Roman" w:hint="eastAsia"/>
        </w:rPr>
        <w:t>間的關係進行推薦，期望能得到較貼近使用者的推薦結果。</w:t>
      </w:r>
      <w:r w:rsidR="008D51C2">
        <w:rPr>
          <w:rFonts w:ascii="Times New Roman" w:eastAsia="標楷體" w:hAnsi="Times New Roman" w:hint="eastAsia"/>
        </w:rPr>
        <w:t>方法是</w:t>
      </w:r>
      <w:r>
        <w:rPr>
          <w:rFonts w:ascii="Times New Roman" w:eastAsia="標楷體" w:hAnsi="Times New Roman" w:hint="eastAsia"/>
        </w:rPr>
        <w:t>先</w:t>
      </w:r>
      <w:r w:rsidR="008D51C2">
        <w:rPr>
          <w:rFonts w:ascii="Times New Roman" w:eastAsia="標楷體" w:hAnsi="Times New Roman" w:hint="eastAsia"/>
        </w:rPr>
        <w:t>將使用者</w:t>
      </w:r>
      <w:r>
        <w:rPr>
          <w:rFonts w:ascii="Times New Roman" w:eastAsia="標楷體" w:hAnsi="Times New Roman" w:hint="eastAsia"/>
        </w:rPr>
        <w:t>分類</w:t>
      </w:r>
      <w:r w:rsidR="008D51C2">
        <w:rPr>
          <w:rFonts w:ascii="Times New Roman" w:eastAsia="標楷體" w:hAnsi="Times New Roman" w:hint="eastAsia"/>
        </w:rPr>
        <w:t>後再分群以降低資料稀疏性</w:t>
      </w:r>
      <w:r w:rsidR="003239CB">
        <w:rPr>
          <w:rFonts w:ascii="Times New Roman" w:eastAsia="標楷體" w:hAnsi="Times New Roman" w:hint="eastAsia"/>
        </w:rPr>
        <w:t>，並期望得知加入使用者評論後對於推薦效果之影響。且</w:t>
      </w:r>
      <w:r w:rsidR="00A30DF3">
        <w:rPr>
          <w:rFonts w:ascii="Times New Roman" w:eastAsia="標楷體" w:hAnsi="Times New Roman" w:hint="eastAsia"/>
        </w:rPr>
        <w:t>為了讓本實驗之資料集</w:t>
      </w:r>
      <w:r w:rsidR="008D51C2">
        <w:rPr>
          <w:rFonts w:ascii="Times New Roman" w:eastAsia="標楷體" w:hAnsi="Times New Roman" w:hint="eastAsia"/>
        </w:rPr>
        <w:t>能夠</w:t>
      </w:r>
      <w:r w:rsidR="00A30DF3">
        <w:rPr>
          <w:rFonts w:ascii="Times New Roman" w:eastAsia="標楷體" w:hAnsi="Times New Roman" w:hint="eastAsia"/>
        </w:rPr>
        <w:t>利用</w:t>
      </w:r>
      <w:r w:rsidR="00A30DF3" w:rsidRPr="00590B10">
        <w:rPr>
          <w:rFonts w:ascii="Times New Roman" w:eastAsia="標楷體" w:hAnsi="Times New Roman"/>
        </w:rPr>
        <w:t>K-</w:t>
      </w:r>
      <w:proofErr w:type="spellStart"/>
      <w:r w:rsidR="00A30DF3" w:rsidRPr="00590B10">
        <w:rPr>
          <w:rFonts w:ascii="Times New Roman" w:eastAsia="標楷體" w:hAnsi="Times New Roman"/>
        </w:rPr>
        <w:t>Medoids</w:t>
      </w:r>
      <w:proofErr w:type="spellEnd"/>
      <w:r w:rsidR="00A30DF3">
        <w:rPr>
          <w:rFonts w:ascii="Times New Roman" w:eastAsia="標楷體" w:hAnsi="Times New Roman" w:hint="eastAsia"/>
        </w:rPr>
        <w:t>演算法進行分群，在實驗過程中以不影響演算法之前提下增設門檻值，以期能將實驗效率優化。</w:t>
      </w:r>
      <w:r w:rsidR="003239CB">
        <w:rPr>
          <w:rFonts w:ascii="Times New Roman" w:eastAsia="標楷體" w:hAnsi="Times New Roman" w:hint="eastAsia"/>
        </w:rPr>
        <w:t>因此本研究主要有以下實驗：</w:t>
      </w:r>
    </w:p>
    <w:p w14:paraId="7DBAB998" w14:textId="50111D53" w:rsidR="00312DFE" w:rsidRDefault="003239CB" w:rsidP="00C54249">
      <w:pPr>
        <w:pStyle w:val="a7"/>
        <w:numPr>
          <w:ilvl w:val="0"/>
          <w:numId w:val="27"/>
        </w:numPr>
        <w:spacing w:line="360" w:lineRule="auto"/>
        <w:ind w:leftChars="0"/>
        <w:rPr>
          <w:rFonts w:ascii="Times New Roman" w:eastAsia="標楷體" w:hAnsi="Times New Roman"/>
        </w:rPr>
      </w:pPr>
      <w:r w:rsidRPr="00312DFE">
        <w:rPr>
          <w:rFonts w:ascii="Times New Roman" w:eastAsia="標楷體" w:hAnsi="Times New Roman" w:hint="eastAsia"/>
        </w:rPr>
        <w:t>實驗</w:t>
      </w:r>
      <w:proofErr w:type="gramStart"/>
      <w:r w:rsidRPr="00312DFE">
        <w:rPr>
          <w:rFonts w:ascii="Times New Roman" w:eastAsia="標楷體" w:hAnsi="Times New Roman" w:hint="eastAsia"/>
        </w:rPr>
        <w:t>一</w:t>
      </w:r>
      <w:proofErr w:type="gramEnd"/>
      <w:r w:rsidRPr="00312DFE">
        <w:rPr>
          <w:rFonts w:ascii="Times New Roman" w:eastAsia="標楷體" w:hAnsi="Times New Roman" w:hint="eastAsia"/>
        </w:rPr>
        <w:t>：</w:t>
      </w:r>
      <w:r w:rsidR="00A7763C" w:rsidRPr="00312DFE">
        <w:rPr>
          <w:rFonts w:ascii="Times New Roman" w:eastAsia="標楷體" w:hAnsi="Times New Roman" w:hint="eastAsia"/>
        </w:rPr>
        <w:t>找出演算法</w:t>
      </w:r>
      <w:r w:rsidR="00312DFE">
        <w:rPr>
          <w:rFonts w:ascii="Times New Roman" w:eastAsia="標楷體" w:hAnsi="Times New Roman" w:hint="eastAsia"/>
        </w:rPr>
        <w:t>中能夠同時兼顧</w:t>
      </w:r>
      <w:r w:rsidR="001F0E7A">
        <w:rPr>
          <w:rFonts w:ascii="Times New Roman" w:eastAsia="標楷體" w:hAnsi="Times New Roman" w:hint="eastAsia"/>
        </w:rPr>
        <w:t>分群</w:t>
      </w:r>
      <w:r w:rsidR="00312DFE">
        <w:rPr>
          <w:rFonts w:ascii="Times New Roman" w:eastAsia="標楷體" w:hAnsi="Times New Roman" w:hint="eastAsia"/>
        </w:rPr>
        <w:t>效率</w:t>
      </w:r>
      <w:r w:rsidR="001F0E7A">
        <w:rPr>
          <w:rFonts w:ascii="Times New Roman" w:eastAsia="標楷體" w:hAnsi="Times New Roman" w:hint="eastAsia"/>
        </w:rPr>
        <w:t>及品質的</w:t>
      </w:r>
      <w:r w:rsidR="00A7763C" w:rsidRPr="00312DFE">
        <w:rPr>
          <w:rFonts w:ascii="Times New Roman" w:eastAsia="標楷體" w:hAnsi="Times New Roman" w:hint="eastAsia"/>
        </w:rPr>
        <w:t>門檻值</w:t>
      </w:r>
    </w:p>
    <w:p w14:paraId="7B6ACE51" w14:textId="530C0B1D" w:rsidR="009075DF" w:rsidRPr="00312DFE" w:rsidRDefault="001F0E7A" w:rsidP="00312DFE">
      <w:pPr>
        <w:pStyle w:val="a7"/>
        <w:spacing w:line="360" w:lineRule="auto"/>
        <w:ind w:leftChars="0"/>
        <w:rPr>
          <w:rFonts w:ascii="Times New Roman" w:eastAsia="標楷體" w:hAnsi="Times New Roman"/>
        </w:rPr>
      </w:pPr>
      <w:r w:rsidRPr="001F0E7A">
        <w:rPr>
          <w:rFonts w:ascii="Times New Roman" w:eastAsia="標楷體" w:hAnsi="Times New Roman" w:hint="eastAsia"/>
        </w:rPr>
        <w:t>因為</w:t>
      </w:r>
      <w:r w:rsidRPr="00590B10">
        <w:rPr>
          <w:rFonts w:ascii="Times New Roman" w:eastAsia="標楷體" w:hAnsi="Times New Roman"/>
        </w:rPr>
        <w:t>K-</w:t>
      </w:r>
      <w:proofErr w:type="spellStart"/>
      <w:r w:rsidRPr="00590B10">
        <w:rPr>
          <w:rFonts w:ascii="Times New Roman" w:eastAsia="標楷體" w:hAnsi="Times New Roman"/>
        </w:rPr>
        <w:t>Medoids</w:t>
      </w:r>
      <w:proofErr w:type="spellEnd"/>
      <w:r>
        <w:rPr>
          <w:rFonts w:ascii="Times New Roman" w:eastAsia="標楷體" w:hAnsi="Times New Roman" w:hint="eastAsia"/>
        </w:rPr>
        <w:t>演算法</w:t>
      </w:r>
      <w:r w:rsidRPr="001F0E7A">
        <w:rPr>
          <w:rFonts w:ascii="Times New Roman" w:eastAsia="標楷體" w:hAnsi="Times New Roman" w:hint="eastAsia"/>
        </w:rPr>
        <w:t>的特性，若是按照其原始算法進行，在</w:t>
      </w:r>
      <w:r>
        <w:rPr>
          <w:rFonts w:ascii="Times New Roman" w:eastAsia="標楷體" w:hAnsi="Times New Roman" w:hint="eastAsia"/>
        </w:rPr>
        <w:t>演算法</w:t>
      </w:r>
      <w:r w:rsidRPr="001F0E7A">
        <w:rPr>
          <w:rFonts w:ascii="Times New Roman" w:eastAsia="標楷體" w:hAnsi="Times New Roman" w:hint="eastAsia"/>
        </w:rPr>
        <w:t>第二階段必須將每一個</w:t>
      </w:r>
      <w:r>
        <w:rPr>
          <w:rFonts w:ascii="Times New Roman" w:eastAsia="標楷體" w:hAnsi="Times New Roman" w:hint="eastAsia"/>
        </w:rPr>
        <w:t>使用者與做為</w:t>
      </w:r>
      <w:proofErr w:type="gramStart"/>
      <w:r>
        <w:rPr>
          <w:rFonts w:ascii="Times New Roman" w:eastAsia="標楷體" w:hAnsi="Times New Roman" w:hint="eastAsia"/>
        </w:rPr>
        <w:t>起始群心的</w:t>
      </w:r>
      <w:proofErr w:type="gramEnd"/>
      <w:r>
        <w:rPr>
          <w:rFonts w:ascii="Times New Roman" w:eastAsia="標楷體" w:hAnsi="Times New Roman" w:hint="eastAsia"/>
        </w:rPr>
        <w:t>使用者進行</w:t>
      </w:r>
      <w:r w:rsidRPr="001F0E7A">
        <w:rPr>
          <w:rFonts w:ascii="Times New Roman" w:eastAsia="標楷體" w:hAnsi="Times New Roman" w:hint="eastAsia"/>
        </w:rPr>
        <w:t>相似度計算，</w:t>
      </w:r>
      <w:r>
        <w:rPr>
          <w:rFonts w:ascii="Times New Roman" w:eastAsia="標楷體" w:hAnsi="Times New Roman" w:hint="eastAsia"/>
        </w:rPr>
        <w:t>並找出</w:t>
      </w:r>
      <w:proofErr w:type="gramStart"/>
      <w:r>
        <w:rPr>
          <w:rFonts w:ascii="Times New Roman" w:eastAsia="標楷體" w:hAnsi="Times New Roman" w:hint="eastAsia"/>
        </w:rPr>
        <w:t>與群心距離</w:t>
      </w:r>
      <w:proofErr w:type="gramEnd"/>
      <w:r>
        <w:rPr>
          <w:rFonts w:ascii="Times New Roman" w:eastAsia="標楷體" w:hAnsi="Times New Roman" w:hint="eastAsia"/>
        </w:rPr>
        <w:t>成本最小的使用者做為新</w:t>
      </w:r>
      <w:proofErr w:type="gramStart"/>
      <w:r>
        <w:rPr>
          <w:rFonts w:ascii="Times New Roman" w:eastAsia="標楷體" w:hAnsi="Times New Roman" w:hint="eastAsia"/>
        </w:rPr>
        <w:t>的群心</w:t>
      </w:r>
      <w:proofErr w:type="gramEnd"/>
      <w:r>
        <w:rPr>
          <w:rFonts w:ascii="Times New Roman" w:eastAsia="標楷體" w:hAnsi="Times New Roman" w:hint="eastAsia"/>
        </w:rPr>
        <w:t>，而此過程在使用者數量較多的時候會十分耗時，因此</w:t>
      </w:r>
      <w:r w:rsidR="00A30DF3" w:rsidRPr="00312DFE">
        <w:rPr>
          <w:rFonts w:ascii="Times New Roman" w:eastAsia="標楷體" w:hAnsi="Times New Roman" w:hint="eastAsia"/>
        </w:rPr>
        <w:t>為了因應資料集中所形成之「使用者－產品」矩陣</w:t>
      </w:r>
      <w:r w:rsidR="00714EEE" w:rsidRPr="00312DFE">
        <w:rPr>
          <w:rFonts w:ascii="Times New Roman" w:eastAsia="標楷體" w:hAnsi="Times New Roman" w:hint="eastAsia"/>
        </w:rPr>
        <w:t>可能會因為使用者數量以及產品數量龐大</w:t>
      </w:r>
      <w:r>
        <w:rPr>
          <w:rFonts w:ascii="Times New Roman" w:eastAsia="標楷體" w:hAnsi="Times New Roman" w:hint="eastAsia"/>
        </w:rPr>
        <w:t>，而需花費較長的時間進行使用者分群</w:t>
      </w:r>
      <w:r w:rsidR="00714EEE" w:rsidRPr="00312DFE">
        <w:rPr>
          <w:rFonts w:ascii="Times New Roman" w:eastAsia="標楷體" w:hAnsi="Times New Roman" w:hint="eastAsia"/>
        </w:rPr>
        <w:t>，</w:t>
      </w:r>
      <w:r w:rsidR="00C502B9" w:rsidRPr="00312DFE">
        <w:rPr>
          <w:rFonts w:ascii="Times New Roman" w:eastAsia="標楷體" w:hAnsi="Times New Roman" w:hint="eastAsia"/>
        </w:rPr>
        <w:t>因此本研究在演算法中加入</w:t>
      </w:r>
      <w:proofErr w:type="gramStart"/>
      <w:r w:rsidR="00C502B9" w:rsidRPr="00312DFE">
        <w:rPr>
          <w:rFonts w:ascii="Times New Roman" w:eastAsia="標楷體" w:hAnsi="Times New Roman" w:hint="eastAsia"/>
        </w:rPr>
        <w:t>一</w:t>
      </w:r>
      <w:proofErr w:type="gramEnd"/>
      <w:r w:rsidR="00C502B9" w:rsidRPr="00312DFE">
        <w:rPr>
          <w:rFonts w:ascii="Times New Roman" w:eastAsia="標楷體" w:hAnsi="Times New Roman" w:hint="eastAsia"/>
        </w:rPr>
        <w:t>門檻值，</w:t>
      </w:r>
      <w:r>
        <w:rPr>
          <w:rFonts w:ascii="Times New Roman" w:eastAsia="標楷體" w:hAnsi="Times New Roman" w:hint="eastAsia"/>
        </w:rPr>
        <w:t>目的在於減少演算法中找出</w:t>
      </w:r>
      <w:proofErr w:type="gramStart"/>
      <w:r>
        <w:rPr>
          <w:rFonts w:ascii="Times New Roman" w:eastAsia="標楷體" w:hAnsi="Times New Roman" w:hint="eastAsia"/>
        </w:rPr>
        <w:t>最適群心</w:t>
      </w:r>
      <w:proofErr w:type="gramEnd"/>
      <w:r>
        <w:rPr>
          <w:rFonts w:ascii="Times New Roman" w:eastAsia="標楷體" w:hAnsi="Times New Roman" w:hint="eastAsia"/>
        </w:rPr>
        <w:t>的</w:t>
      </w:r>
      <w:r w:rsidR="00C502B9" w:rsidRPr="00312DFE">
        <w:rPr>
          <w:rFonts w:ascii="Times New Roman" w:eastAsia="標楷體" w:hAnsi="Times New Roman" w:hint="eastAsia"/>
        </w:rPr>
        <w:t>時間成本</w:t>
      </w:r>
      <w:r>
        <w:rPr>
          <w:rFonts w:ascii="Times New Roman" w:eastAsia="標楷體" w:hAnsi="Times New Roman" w:hint="eastAsia"/>
        </w:rPr>
        <w:t>。又不同門檻值對於時間具有不同影響，</w:t>
      </w:r>
      <w:r w:rsidR="00C502B9" w:rsidRPr="00312DFE">
        <w:rPr>
          <w:rFonts w:ascii="Times New Roman" w:eastAsia="標楷體" w:hAnsi="Times New Roman" w:hint="eastAsia"/>
        </w:rPr>
        <w:t>本實驗</w:t>
      </w:r>
      <w:r>
        <w:rPr>
          <w:rFonts w:ascii="Times New Roman" w:eastAsia="標楷體" w:hAnsi="Times New Roman" w:hint="eastAsia"/>
        </w:rPr>
        <w:t>目的</w:t>
      </w:r>
      <w:r w:rsidR="00C502B9" w:rsidRPr="00312DFE">
        <w:rPr>
          <w:rFonts w:ascii="Times New Roman" w:eastAsia="標楷體" w:hAnsi="Times New Roman" w:hint="eastAsia"/>
        </w:rPr>
        <w:t>在於比較未加入門檻值以及不同門檻值對於分群時間之影響。</w:t>
      </w:r>
    </w:p>
    <w:p w14:paraId="15205981" w14:textId="77777777" w:rsidR="00312DFE" w:rsidRDefault="003239CB" w:rsidP="00C54249">
      <w:pPr>
        <w:pStyle w:val="a7"/>
        <w:numPr>
          <w:ilvl w:val="0"/>
          <w:numId w:val="27"/>
        </w:numPr>
        <w:spacing w:line="360" w:lineRule="auto"/>
        <w:ind w:leftChars="0"/>
        <w:rPr>
          <w:rFonts w:ascii="Times New Roman" w:eastAsia="標楷體" w:hAnsi="Times New Roman"/>
        </w:rPr>
      </w:pPr>
      <w:r w:rsidRPr="00312DFE">
        <w:rPr>
          <w:rFonts w:ascii="Times New Roman" w:eastAsia="標楷體" w:hAnsi="Times New Roman" w:hint="eastAsia"/>
        </w:rPr>
        <w:t>實驗</w:t>
      </w:r>
      <w:r w:rsidR="009075DF" w:rsidRPr="00312DFE">
        <w:rPr>
          <w:rFonts w:ascii="Times New Roman" w:eastAsia="標楷體" w:hAnsi="Times New Roman" w:hint="eastAsia"/>
        </w:rPr>
        <w:t>二</w:t>
      </w:r>
      <w:r w:rsidRPr="00312DFE">
        <w:rPr>
          <w:rFonts w:ascii="Times New Roman" w:eastAsia="標楷體" w:hAnsi="Times New Roman" w:hint="eastAsia"/>
        </w:rPr>
        <w:t>：</w:t>
      </w:r>
      <w:r w:rsidR="00A7763C" w:rsidRPr="00312DFE">
        <w:rPr>
          <w:rFonts w:ascii="Times New Roman" w:eastAsia="標楷體" w:hAnsi="Times New Roman" w:hint="eastAsia"/>
        </w:rPr>
        <w:t>分群數量對於產品集合推薦之影響</w:t>
      </w:r>
    </w:p>
    <w:p w14:paraId="688A1E1B" w14:textId="15F9E178" w:rsidR="003239CB" w:rsidRPr="00312DFE" w:rsidRDefault="00C502B9" w:rsidP="00312DFE">
      <w:pPr>
        <w:pStyle w:val="a7"/>
        <w:spacing w:line="360" w:lineRule="auto"/>
        <w:ind w:leftChars="0"/>
        <w:rPr>
          <w:rFonts w:ascii="Times New Roman" w:eastAsia="標楷體" w:hAnsi="Times New Roman"/>
        </w:rPr>
      </w:pPr>
      <w:r w:rsidRPr="00312DFE">
        <w:rPr>
          <w:rFonts w:ascii="Times New Roman" w:eastAsia="標楷體" w:hAnsi="Times New Roman" w:hint="eastAsia"/>
        </w:rPr>
        <w:t>本實驗在於找出分群數量不同的情況對於產品類別集合是否有所影響，並找出</w:t>
      </w:r>
      <w:r w:rsidR="001B329B" w:rsidRPr="00312DFE">
        <w:rPr>
          <w:rFonts w:ascii="Times New Roman" w:eastAsia="標楷體" w:hAnsi="Times New Roman" w:hint="eastAsia"/>
        </w:rPr>
        <w:t>分</w:t>
      </w:r>
      <w:r w:rsidRPr="00312DFE">
        <w:rPr>
          <w:rFonts w:ascii="Times New Roman" w:eastAsia="標楷體" w:hAnsi="Times New Roman" w:hint="eastAsia"/>
        </w:rPr>
        <w:t>群數</w:t>
      </w:r>
      <w:r w:rsidR="001B329B" w:rsidRPr="00312DFE">
        <w:rPr>
          <w:rFonts w:ascii="Times New Roman" w:eastAsia="標楷體" w:hAnsi="Times New Roman" w:hint="eastAsia"/>
        </w:rPr>
        <w:t>量</w:t>
      </w:r>
      <w:r w:rsidRPr="00312DFE">
        <w:rPr>
          <w:rFonts w:ascii="Times New Roman" w:eastAsia="標楷體" w:hAnsi="Times New Roman" w:hint="eastAsia"/>
        </w:rPr>
        <w:t>選擇是否對最後階段之產品集合推薦有所影響。</w:t>
      </w:r>
      <w:r w:rsidR="00581168">
        <w:rPr>
          <w:rFonts w:ascii="Times New Roman" w:eastAsia="標楷體" w:hAnsi="Times New Roman" w:hint="eastAsia"/>
        </w:rPr>
        <w:t>另外，推薦不同數量的產品類別集合對於推薦效果也會有影響，因此也會在此實驗中進行推薦數量的比較。</w:t>
      </w:r>
    </w:p>
    <w:p w14:paraId="195E4E82" w14:textId="25A33689" w:rsidR="00312DFE" w:rsidRDefault="003239CB" w:rsidP="00C54249">
      <w:pPr>
        <w:pStyle w:val="a7"/>
        <w:numPr>
          <w:ilvl w:val="0"/>
          <w:numId w:val="27"/>
        </w:numPr>
        <w:spacing w:line="360" w:lineRule="auto"/>
        <w:ind w:leftChars="0"/>
        <w:rPr>
          <w:rFonts w:ascii="Times New Roman" w:eastAsia="標楷體" w:hAnsi="Times New Roman"/>
        </w:rPr>
      </w:pPr>
      <w:r w:rsidRPr="00312DFE">
        <w:rPr>
          <w:rFonts w:ascii="Times New Roman" w:eastAsia="標楷體" w:hAnsi="Times New Roman" w:hint="eastAsia"/>
        </w:rPr>
        <w:t>實驗</w:t>
      </w:r>
      <w:proofErr w:type="gramStart"/>
      <w:r w:rsidR="009075DF" w:rsidRPr="00312DFE">
        <w:rPr>
          <w:rFonts w:ascii="Times New Roman" w:eastAsia="標楷體" w:hAnsi="Times New Roman" w:hint="eastAsia"/>
        </w:rPr>
        <w:t>三</w:t>
      </w:r>
      <w:proofErr w:type="gramEnd"/>
      <w:r w:rsidRPr="00312DFE">
        <w:rPr>
          <w:rFonts w:ascii="Times New Roman" w:eastAsia="標楷體" w:hAnsi="Times New Roman" w:hint="eastAsia"/>
        </w:rPr>
        <w:t>：</w:t>
      </w:r>
      <w:ins w:id="93" w:author="hcwang" w:date="2016-04-23T15:45:00Z">
        <w:r w:rsidR="00684416">
          <w:rPr>
            <w:rFonts w:ascii="Times New Roman" w:eastAsia="標楷體" w:hAnsi="Times New Roman" w:hint="eastAsia"/>
          </w:rPr>
          <w:t>推薦的準確性</w:t>
        </w:r>
      </w:ins>
    </w:p>
    <w:p w14:paraId="3E5281A8" w14:textId="51F69BB5" w:rsidR="00C502B9" w:rsidRPr="00312DFE" w:rsidRDefault="00C502B9" w:rsidP="00312DFE">
      <w:pPr>
        <w:pStyle w:val="a7"/>
        <w:spacing w:line="360" w:lineRule="auto"/>
        <w:ind w:leftChars="0"/>
        <w:rPr>
          <w:rFonts w:ascii="Times New Roman" w:eastAsia="標楷體" w:hAnsi="Times New Roman"/>
        </w:rPr>
      </w:pPr>
      <w:r w:rsidRPr="00312DFE">
        <w:rPr>
          <w:rFonts w:ascii="Times New Roman" w:eastAsia="標楷體" w:hAnsi="Times New Roman" w:hint="eastAsia"/>
        </w:rPr>
        <w:t>本實驗用意在於比較以次數</w:t>
      </w:r>
      <w:r w:rsidR="001C6773" w:rsidRPr="00312DFE">
        <w:rPr>
          <w:rFonts w:ascii="Times New Roman" w:eastAsia="標楷體" w:hAnsi="Times New Roman" w:hint="eastAsia"/>
        </w:rPr>
        <w:t>作為</w:t>
      </w:r>
      <w:r w:rsidRPr="00312DFE">
        <w:rPr>
          <w:rFonts w:ascii="Times New Roman" w:eastAsia="標楷體" w:hAnsi="Times New Roman" w:hint="eastAsia"/>
        </w:rPr>
        <w:t>最後階段之產品排序</w:t>
      </w:r>
      <w:r w:rsidR="001C6773" w:rsidRPr="00312DFE">
        <w:rPr>
          <w:rFonts w:ascii="Times New Roman" w:eastAsia="標楷體" w:hAnsi="Times New Roman" w:hint="eastAsia"/>
        </w:rPr>
        <w:t>與</w:t>
      </w:r>
      <w:r w:rsidRPr="00312DFE">
        <w:rPr>
          <w:rFonts w:ascii="Times New Roman" w:eastAsia="標楷體" w:hAnsi="Times New Roman" w:hint="eastAsia"/>
        </w:rPr>
        <w:t>加入評論情緒分數</w:t>
      </w:r>
      <w:r w:rsidRPr="00312DFE">
        <w:rPr>
          <w:rFonts w:ascii="Times New Roman" w:eastAsia="標楷體" w:hAnsi="Times New Roman" w:hint="eastAsia"/>
        </w:rPr>
        <w:lastRenderedPageBreak/>
        <w:t>一起計算後之排序結果</w:t>
      </w:r>
      <w:r w:rsidR="001C6773" w:rsidRPr="00312DFE">
        <w:rPr>
          <w:rFonts w:ascii="Times New Roman" w:eastAsia="標楷體" w:hAnsi="Times New Roman" w:hint="eastAsia"/>
        </w:rPr>
        <w:t>。又</w:t>
      </w:r>
      <w:r w:rsidRPr="00312DFE">
        <w:rPr>
          <w:rFonts w:ascii="Times New Roman" w:eastAsia="標楷體" w:hAnsi="Times New Roman" w:hint="eastAsia"/>
        </w:rPr>
        <w:t>在加入評論情緒分數計算時，會需</w:t>
      </w:r>
      <w:proofErr w:type="gramStart"/>
      <w:r w:rsidRPr="00312DFE">
        <w:rPr>
          <w:rFonts w:ascii="Times New Roman" w:eastAsia="標楷體" w:hAnsi="Times New Roman" w:hint="eastAsia"/>
        </w:rPr>
        <w:t>一</w:t>
      </w:r>
      <w:proofErr w:type="gramEnd"/>
      <w:r w:rsidRPr="00312DFE">
        <w:rPr>
          <w:rFonts w:ascii="Times New Roman" w:eastAsia="標楷體" w:hAnsi="Times New Roman" w:hint="eastAsia"/>
        </w:rPr>
        <w:t>權重值來</w:t>
      </w:r>
      <w:r w:rsidR="001C6773" w:rsidRPr="00312DFE">
        <w:rPr>
          <w:rFonts w:ascii="Times New Roman" w:eastAsia="標楷體" w:hAnsi="Times New Roman" w:hint="eastAsia"/>
        </w:rPr>
        <w:t>調和次數以及評論情緒分數，而此權重值之決定亦會在此實驗中進行。</w:t>
      </w:r>
    </w:p>
    <w:p w14:paraId="4D5FF9F3" w14:textId="03597D59" w:rsidR="009075DF" w:rsidRDefault="003A1D61" w:rsidP="009075DF">
      <w:pPr>
        <w:pStyle w:val="3"/>
        <w:numPr>
          <w:ilvl w:val="2"/>
          <w:numId w:val="26"/>
        </w:numPr>
        <w:rPr>
          <w:rFonts w:ascii="Times New Roman" w:eastAsia="標楷體" w:hAnsi="Times New Roman"/>
          <w:sz w:val="28"/>
        </w:rPr>
      </w:pPr>
      <w:bookmarkStart w:id="94" w:name="_Toc448679311"/>
      <w:r>
        <w:rPr>
          <w:rFonts w:ascii="Times New Roman" w:eastAsia="標楷體" w:hAnsi="Times New Roman" w:hint="eastAsia"/>
          <w:sz w:val="28"/>
        </w:rPr>
        <w:t>資料來源</w:t>
      </w:r>
      <w:bookmarkEnd w:id="94"/>
    </w:p>
    <w:p w14:paraId="55A68709" w14:textId="2E89BD54" w:rsidR="005851C6" w:rsidRDefault="00B17823" w:rsidP="00B17823">
      <w:pPr>
        <w:spacing w:line="360" w:lineRule="auto"/>
        <w:rPr>
          <w:rFonts w:ascii="Times New Roman" w:eastAsia="標楷體" w:hAnsi="Times New Roman" w:cs="Times New Roman"/>
        </w:rPr>
      </w:pPr>
      <w:r>
        <w:rPr>
          <w:rFonts w:ascii="Times New Roman" w:eastAsia="標楷體" w:hAnsi="Times New Roman" w:cs="Times New Roman" w:hint="eastAsia"/>
        </w:rPr>
        <w:t xml:space="preserve">    </w:t>
      </w:r>
      <w:r>
        <w:rPr>
          <w:rFonts w:ascii="Times New Roman" w:eastAsia="標楷體" w:hAnsi="Times New Roman" w:cs="Times New Roman" w:hint="eastAsia"/>
        </w:rPr>
        <w:t>根據創市際市場研究顧問於</w:t>
      </w:r>
      <w:r>
        <w:rPr>
          <w:rFonts w:ascii="Times New Roman" w:eastAsia="標楷體" w:hAnsi="Times New Roman" w:cs="Times New Roman" w:hint="eastAsia"/>
        </w:rPr>
        <w:t>2015</w:t>
      </w:r>
      <w:r>
        <w:rPr>
          <w:rFonts w:ascii="Times New Roman" w:eastAsia="標楷體" w:hAnsi="Times New Roman" w:cs="Times New Roman" w:hint="eastAsia"/>
        </w:rPr>
        <w:t>年的調查，</w:t>
      </w:r>
      <w:proofErr w:type="spellStart"/>
      <w:r>
        <w:rPr>
          <w:rFonts w:ascii="Times New Roman" w:eastAsia="標楷體" w:hAnsi="Times New Roman" w:cs="Times New Roman" w:hint="eastAsia"/>
        </w:rPr>
        <w:t>U</w:t>
      </w:r>
      <w:r>
        <w:rPr>
          <w:rFonts w:ascii="Times New Roman" w:eastAsia="標楷體" w:hAnsi="Times New Roman" w:cs="Times New Roman"/>
        </w:rPr>
        <w:t>rCosme</w:t>
      </w:r>
      <w:proofErr w:type="spellEnd"/>
      <w:r>
        <w:rPr>
          <w:rFonts w:ascii="Times New Roman" w:eastAsia="標楷體" w:hAnsi="Times New Roman" w:cs="Times New Roman" w:hint="eastAsia"/>
        </w:rPr>
        <w:t>為台灣</w:t>
      </w:r>
      <w:r>
        <w:rPr>
          <w:rFonts w:ascii="Times New Roman" w:eastAsia="標楷體" w:hAnsi="Times New Roman" w:cs="Times New Roman" w:hint="eastAsia"/>
        </w:rPr>
        <w:t>Top10</w:t>
      </w:r>
      <w:r>
        <w:rPr>
          <w:rFonts w:ascii="Times New Roman" w:eastAsia="標楷體" w:hAnsi="Times New Roman" w:cs="Times New Roman" w:hint="eastAsia"/>
        </w:rPr>
        <w:t>的美妝保養評論網站</w:t>
      </w:r>
      <w:r>
        <w:rPr>
          <w:rFonts w:ascii="Times New Roman" w:eastAsia="標楷體" w:hAnsi="Times New Roman" w:cs="Times New Roman"/>
        </w:rPr>
        <w:fldChar w:fldCharType="begin"/>
      </w:r>
      <w:r w:rsidR="00AA6D47">
        <w:rPr>
          <w:rFonts w:ascii="Times New Roman" w:eastAsia="標楷體" w:hAnsi="Times New Roman" w:cs="Times New Roman" w:hint="eastAsia"/>
        </w:rPr>
        <w:instrText xml:space="preserve"> ADDIN EN.CITE &lt;EndNote&gt;&lt;Cite&gt;&lt;Author&gt;InsightXplorer</w:instrText>
      </w:r>
      <w:r w:rsidR="00AA6D47">
        <w:rPr>
          <w:rFonts w:ascii="Times New Roman" w:eastAsia="標楷體" w:hAnsi="Times New Roman" w:cs="Times New Roman" w:hint="eastAsia"/>
        </w:rPr>
        <w:instrText>創市際市場研究顧問</w:instrText>
      </w:r>
      <w:r w:rsidR="00AA6D47">
        <w:rPr>
          <w:rFonts w:ascii="Times New Roman" w:eastAsia="標楷體" w:hAnsi="Times New Roman" w:cs="Times New Roman" w:hint="eastAsia"/>
        </w:rPr>
        <w:instrText>&lt;/Author&gt;&lt;Year&gt;2015&lt;/Year&gt;&lt;RecNum&gt;64&lt;/RecNum&gt;&lt;DisplayText&gt;(InsightXplorer</w:instrText>
      </w:r>
      <w:r w:rsidR="00AA6D47">
        <w:rPr>
          <w:rFonts w:ascii="Times New Roman" w:eastAsia="標楷體" w:hAnsi="Times New Roman" w:cs="Times New Roman" w:hint="eastAsia"/>
        </w:rPr>
        <w:instrText>創市際市場研究顧問</w:instrText>
      </w:r>
      <w:r w:rsidR="00AA6D47">
        <w:rPr>
          <w:rFonts w:ascii="Times New Roman" w:eastAsia="標楷體" w:hAnsi="Times New Roman" w:cs="Times New Roman" w:hint="eastAsia"/>
        </w:rPr>
        <w:instrText>, 2015b)&lt;/DisplayText&gt;&lt;record&gt;&lt;rec-number&gt;64&lt;/rec-number&gt;&lt;foreign-keys&gt;&lt;key app="EN" db-id="wafwfer04twvxhersz6xr2019zsswfxrwfas"&gt;64&lt;/key&gt;&lt;/foreign-keys&gt;&lt;ref-type name="Journal Article"&gt;17&lt;/ref-type&gt;&lt;contributors&gt;&lt;authors&gt;&lt;author&gt;&lt;style face="normal" font="default" charset="136" size="100%"&gt;InsightXplorer</w:instrText>
      </w:r>
      <w:r w:rsidR="00AA6D47">
        <w:rPr>
          <w:rFonts w:ascii="Times New Roman" w:eastAsia="標楷體" w:hAnsi="Times New Roman" w:cs="Times New Roman" w:hint="eastAsia"/>
        </w:rPr>
        <w:instrText>創市際市場研究顧問</w:instrText>
      </w:r>
      <w:r w:rsidR="00AA6D47">
        <w:rPr>
          <w:rFonts w:ascii="Times New Roman" w:eastAsia="標楷體" w:hAnsi="Times New Roman" w:cs="Times New Roman" w:hint="eastAsia"/>
        </w:rPr>
        <w:instrText>&lt;/style&gt;&lt;/author&gt;&lt;/authors&gt;&lt;/contributors&gt;&lt;titles&gt;&lt;title&gt;&lt;style face="normal" font="default" charset="136" size="100%"&gt;</w:instrText>
      </w:r>
      <w:r w:rsidR="00AA6D47">
        <w:rPr>
          <w:rFonts w:ascii="Times New Roman" w:eastAsia="標楷體" w:hAnsi="Times New Roman" w:cs="Times New Roman" w:hint="eastAsia"/>
        </w:rPr>
        <w:instrText>美妝網站調查與</w:instrText>
      </w:r>
      <w:r w:rsidR="00AA6D47">
        <w:rPr>
          <w:rFonts w:ascii="Times New Roman" w:eastAsia="標楷體" w:hAnsi="Times New Roman" w:cs="Times New Roman" w:hint="eastAsia"/>
        </w:rPr>
        <w:instrText xml:space="preserve"> </w:instrText>
      </w:r>
      <w:r w:rsidR="00AA6D47">
        <w:rPr>
          <w:rFonts w:ascii="Times New Roman" w:eastAsia="標楷體" w:hAnsi="Times New Roman" w:cs="Times New Roman" w:hint="eastAsia"/>
        </w:rPr>
        <w:instrText>美容時尚類別網站使用概況</w:instrText>
      </w:r>
      <w:r w:rsidR="00AA6D47">
        <w:rPr>
          <w:rFonts w:ascii="Times New Roman" w:eastAsia="標楷體" w:hAnsi="Times New Roman" w:cs="Times New Roman" w:hint="eastAsia"/>
        </w:rPr>
        <w:instrText>&lt;/style&gt;&lt;/title&gt;&lt;/titles&gt;&lt;dates&gt;&lt;year&gt;2015&lt;/year&gt;&lt;/dates&gt;&lt;urls&gt;&lt;related-urls&gt;&lt;url&gt;https://zh.scribd.com/doc/261926979/InsightXplorer-Biweekly-Report-20150415#fullscreen</w:instrText>
      </w:r>
      <w:r w:rsidR="00AA6D47">
        <w:rPr>
          <w:rFonts w:ascii="Times New Roman" w:eastAsia="標楷體" w:hAnsi="Times New Roman" w:cs="Times New Roman"/>
        </w:rPr>
        <w:instrText>&lt;/url&gt;&lt;/related-urls&gt;&lt;/urls&gt;&lt;/record&gt;&lt;/Cite&gt;&lt;/EndNote&gt;</w:instrText>
      </w:r>
      <w:r>
        <w:rPr>
          <w:rFonts w:ascii="Times New Roman" w:eastAsia="標楷體" w:hAnsi="Times New Roman" w:cs="Times New Roman"/>
        </w:rPr>
        <w:fldChar w:fldCharType="separate"/>
      </w:r>
      <w:r w:rsidR="00AA6D47">
        <w:rPr>
          <w:rFonts w:ascii="Times New Roman" w:eastAsia="標楷體" w:hAnsi="Times New Roman" w:cs="Times New Roman" w:hint="eastAsia"/>
          <w:noProof/>
        </w:rPr>
        <w:t>(</w:t>
      </w:r>
      <w:hyperlink w:anchor="_ENREF_14" w:tooltip="InsightXplorer創市際市場研究顧問, 2015 #64" w:history="1">
        <w:r w:rsidR="00BF6AFD">
          <w:rPr>
            <w:rFonts w:ascii="Times New Roman" w:eastAsia="標楷體" w:hAnsi="Times New Roman" w:cs="Times New Roman" w:hint="eastAsia"/>
            <w:noProof/>
          </w:rPr>
          <w:t>InsightXplorer</w:t>
        </w:r>
        <w:r w:rsidR="00BF6AFD">
          <w:rPr>
            <w:rFonts w:ascii="Times New Roman" w:eastAsia="標楷體" w:hAnsi="Times New Roman" w:cs="Times New Roman" w:hint="eastAsia"/>
            <w:noProof/>
          </w:rPr>
          <w:t>創市際市場研究顧問</w:t>
        </w:r>
        <w:r w:rsidR="00BF6AFD">
          <w:rPr>
            <w:rFonts w:ascii="Times New Roman" w:eastAsia="標楷體" w:hAnsi="Times New Roman" w:cs="Times New Roman" w:hint="eastAsia"/>
            <w:noProof/>
          </w:rPr>
          <w:t>, 2015b</w:t>
        </w:r>
      </w:hyperlink>
      <w:r w:rsidR="00AA6D47">
        <w:rPr>
          <w:rFonts w:ascii="Times New Roman" w:eastAsia="標楷體" w:hAnsi="Times New Roman" w:cs="Times New Roman" w:hint="eastAsia"/>
          <w:noProof/>
        </w:rPr>
        <w:t>)</w:t>
      </w:r>
      <w:r>
        <w:rPr>
          <w:rFonts w:ascii="Times New Roman" w:eastAsia="標楷體" w:hAnsi="Times New Roman" w:cs="Times New Roman"/>
        </w:rPr>
        <w:fldChar w:fldCharType="end"/>
      </w:r>
      <w:r>
        <w:rPr>
          <w:rFonts w:ascii="Times New Roman" w:eastAsia="標楷體" w:hAnsi="Times New Roman" w:cs="Times New Roman" w:hint="eastAsia"/>
        </w:rPr>
        <w:t>。本研究蒐集該網站的產品評論以及使用者資訊，網站局部頁面如</w:t>
      </w:r>
      <w:r w:rsidR="005851C6">
        <w:rPr>
          <w:rFonts w:ascii="Times New Roman" w:eastAsia="標楷體" w:hAnsi="Times New Roman" w:cs="Times New Roman"/>
        </w:rPr>
        <w:fldChar w:fldCharType="begin"/>
      </w:r>
      <w:r w:rsidR="005851C6">
        <w:rPr>
          <w:rFonts w:ascii="Times New Roman" w:eastAsia="標楷體" w:hAnsi="Times New Roman" w:cs="Times New Roman"/>
        </w:rPr>
        <w:instrText xml:space="preserve"> </w:instrText>
      </w:r>
      <w:r w:rsidR="005851C6">
        <w:rPr>
          <w:rFonts w:ascii="Times New Roman" w:eastAsia="標楷體" w:hAnsi="Times New Roman" w:cs="Times New Roman" w:hint="eastAsia"/>
        </w:rPr>
        <w:instrText>REF _Ref448690003</w:instrText>
      </w:r>
      <w:r w:rsidR="005851C6">
        <w:rPr>
          <w:rFonts w:ascii="Times New Roman" w:eastAsia="標楷體" w:hAnsi="Times New Roman" w:cs="Times New Roman"/>
        </w:rPr>
        <w:instrText xml:space="preserve"> </w:instrText>
      </w:r>
      <w:r w:rsidR="005851C6">
        <w:rPr>
          <w:rFonts w:ascii="Times New Roman" w:eastAsia="標楷體" w:hAnsi="Times New Roman" w:cs="Times New Roman"/>
        </w:rPr>
        <w:fldChar w:fldCharType="separate"/>
      </w:r>
      <w:r w:rsidR="005851C6" w:rsidRPr="005851C6">
        <w:rPr>
          <w:rFonts w:ascii="Times New Roman" w:eastAsia="標楷體" w:hAnsi="Times New Roman" w:hint="eastAsia"/>
        </w:rPr>
        <w:t>圖</w:t>
      </w:r>
      <w:r w:rsidR="005851C6" w:rsidRPr="005851C6">
        <w:rPr>
          <w:rFonts w:ascii="Times New Roman" w:eastAsia="標楷體" w:hAnsi="Times New Roman" w:hint="eastAsia"/>
        </w:rPr>
        <w:t xml:space="preserve"> </w:t>
      </w:r>
      <w:r w:rsidR="005851C6" w:rsidRPr="005851C6">
        <w:rPr>
          <w:rFonts w:ascii="Times New Roman" w:eastAsia="標楷體" w:hAnsi="Times New Roman"/>
        </w:rPr>
        <w:t>4</w:t>
      </w:r>
      <w:r w:rsidR="005851C6" w:rsidRPr="005851C6">
        <w:rPr>
          <w:rFonts w:ascii="Times New Roman" w:eastAsia="標楷體" w:hAnsi="Times New Roman"/>
        </w:rPr>
        <w:noBreakHyphen/>
        <w:t>1</w:t>
      </w:r>
      <w:r w:rsidR="005851C6">
        <w:rPr>
          <w:rFonts w:ascii="Times New Roman" w:eastAsia="標楷體" w:hAnsi="Times New Roman" w:cs="Times New Roman"/>
        </w:rPr>
        <w:fldChar w:fldCharType="end"/>
      </w:r>
      <w:r>
        <w:rPr>
          <w:rFonts w:ascii="Times New Roman" w:eastAsia="標楷體" w:hAnsi="Times New Roman" w:cs="Times New Roman" w:hint="eastAsia"/>
        </w:rPr>
        <w:t>所示</w:t>
      </w:r>
      <w:r w:rsidR="005851C6">
        <w:rPr>
          <w:rFonts w:ascii="Times New Roman" w:eastAsia="標楷體" w:hAnsi="Times New Roman" w:cs="Times New Roman" w:hint="eastAsia"/>
        </w:rPr>
        <w:t>。</w:t>
      </w:r>
    </w:p>
    <w:p w14:paraId="771861E4" w14:textId="77777777" w:rsidR="00B17823" w:rsidRDefault="00B17823" w:rsidP="00B17823">
      <w:pPr>
        <w:spacing w:line="360" w:lineRule="auto"/>
        <w:rPr>
          <w:rFonts w:ascii="Times New Roman" w:eastAsia="標楷體" w:hAnsi="Times New Roman" w:cs="Times New Roman"/>
        </w:rPr>
      </w:pPr>
    </w:p>
    <w:p w14:paraId="2C1778F9" w14:textId="77777777" w:rsidR="00A74C54" w:rsidRDefault="00B17823" w:rsidP="00A74C54">
      <w:pPr>
        <w:keepNext/>
        <w:spacing w:line="360" w:lineRule="auto"/>
      </w:pPr>
      <w:r>
        <w:rPr>
          <w:noProof/>
        </w:rPr>
        <w:drawing>
          <wp:inline distT="0" distB="0" distL="0" distR="0" wp14:anchorId="6141E632" wp14:editId="5DECFA37">
            <wp:extent cx="5374511" cy="21336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1015" t="51099" r="53047" b="5494"/>
                    <a:stretch/>
                  </pic:blipFill>
                  <pic:spPr bwMode="auto">
                    <a:xfrm>
                      <a:off x="0" y="0"/>
                      <a:ext cx="5390479" cy="2139939"/>
                    </a:xfrm>
                    <a:prstGeom prst="rect">
                      <a:avLst/>
                    </a:prstGeom>
                    <a:ln>
                      <a:noFill/>
                    </a:ln>
                    <a:extLst>
                      <a:ext uri="{53640926-AAD7-44D8-BBD7-CCE9431645EC}">
                        <a14:shadowObscured xmlns:a14="http://schemas.microsoft.com/office/drawing/2010/main"/>
                      </a:ext>
                    </a:extLst>
                  </pic:spPr>
                </pic:pic>
              </a:graphicData>
            </a:graphic>
          </wp:inline>
        </w:drawing>
      </w:r>
    </w:p>
    <w:p w14:paraId="7D705957" w14:textId="544E2C88" w:rsidR="00B17823" w:rsidRDefault="00A74C54" w:rsidP="005851C6">
      <w:pPr>
        <w:pStyle w:val="a6"/>
        <w:jc w:val="center"/>
        <w:rPr>
          <w:rFonts w:ascii="Times New Roman" w:eastAsia="標楷體" w:hAnsi="Times New Roman"/>
          <w:sz w:val="24"/>
        </w:rPr>
      </w:pPr>
      <w:bookmarkStart w:id="95" w:name="_Ref448690003"/>
      <w:bookmarkStart w:id="96" w:name="_Toc449108454"/>
      <w:r w:rsidRPr="005851C6">
        <w:rPr>
          <w:rFonts w:ascii="Times New Roman" w:eastAsia="標楷體" w:hAnsi="Times New Roman" w:hint="eastAsia"/>
          <w:sz w:val="24"/>
        </w:rPr>
        <w:t>圖</w:t>
      </w:r>
      <w:r w:rsidRPr="005851C6">
        <w:rPr>
          <w:rFonts w:ascii="Times New Roman" w:eastAsia="標楷體" w:hAnsi="Times New Roman" w:hint="eastAsia"/>
          <w:sz w:val="24"/>
        </w:rPr>
        <w:t xml:space="preserve"> </w:t>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STYLEREF 1 \s</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4</w:t>
      </w:r>
      <w:r w:rsidR="003F22AB">
        <w:rPr>
          <w:rFonts w:ascii="Times New Roman" w:eastAsia="標楷體" w:hAnsi="Times New Roman"/>
          <w:sz w:val="24"/>
        </w:rPr>
        <w:fldChar w:fldCharType="end"/>
      </w:r>
      <w:r w:rsidR="003F22AB">
        <w:rPr>
          <w:rFonts w:ascii="Times New Roman" w:eastAsia="標楷體" w:hAnsi="Times New Roman"/>
          <w:sz w:val="24"/>
        </w:rPr>
        <w:noBreakHyphen/>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 xml:space="preserve">SEQ </w:instrText>
      </w:r>
      <w:r w:rsidR="003F22AB">
        <w:rPr>
          <w:rFonts w:ascii="Times New Roman" w:eastAsia="標楷體" w:hAnsi="Times New Roman" w:hint="eastAsia"/>
          <w:sz w:val="24"/>
        </w:rPr>
        <w:instrText>圖</w:instrText>
      </w:r>
      <w:r w:rsidR="003F22AB">
        <w:rPr>
          <w:rFonts w:ascii="Times New Roman" w:eastAsia="標楷體" w:hAnsi="Times New Roman" w:hint="eastAsia"/>
          <w:sz w:val="24"/>
        </w:rPr>
        <w:instrText xml:space="preserve"> \* ARABIC \s 1</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1</w:t>
      </w:r>
      <w:r w:rsidR="003F22AB">
        <w:rPr>
          <w:rFonts w:ascii="Times New Roman" w:eastAsia="標楷體" w:hAnsi="Times New Roman"/>
          <w:sz w:val="24"/>
        </w:rPr>
        <w:fldChar w:fldCharType="end"/>
      </w:r>
      <w:bookmarkEnd w:id="95"/>
      <w:r w:rsidR="005851C6">
        <w:rPr>
          <w:rFonts w:ascii="Times New Roman" w:eastAsia="標楷體" w:hAnsi="Times New Roman" w:hint="eastAsia"/>
          <w:sz w:val="24"/>
        </w:rPr>
        <w:t xml:space="preserve"> </w:t>
      </w:r>
      <w:proofErr w:type="spellStart"/>
      <w:r w:rsidR="005851C6">
        <w:rPr>
          <w:rFonts w:ascii="Times New Roman" w:eastAsia="標楷體" w:hAnsi="Times New Roman" w:hint="eastAsia"/>
          <w:sz w:val="24"/>
        </w:rPr>
        <w:t>U</w:t>
      </w:r>
      <w:r w:rsidR="005851C6">
        <w:rPr>
          <w:rFonts w:ascii="Times New Roman" w:eastAsia="標楷體" w:hAnsi="Times New Roman"/>
          <w:sz w:val="24"/>
        </w:rPr>
        <w:t>rCosme</w:t>
      </w:r>
      <w:proofErr w:type="spellEnd"/>
      <w:r w:rsidR="005851C6">
        <w:rPr>
          <w:rFonts w:ascii="Times New Roman" w:eastAsia="標楷體" w:hAnsi="Times New Roman" w:hint="eastAsia"/>
          <w:sz w:val="24"/>
        </w:rPr>
        <w:t>網頁局部圖示</w:t>
      </w:r>
      <w:bookmarkEnd w:id="96"/>
    </w:p>
    <w:p w14:paraId="09EFBF1F" w14:textId="77777777" w:rsidR="00455DC0" w:rsidRDefault="00455DC0" w:rsidP="00455DC0"/>
    <w:p w14:paraId="077DD802" w14:textId="542800EB" w:rsidR="00660AA6" w:rsidRPr="000B4531" w:rsidRDefault="00455DC0" w:rsidP="00455DC0">
      <w:pPr>
        <w:spacing w:line="360" w:lineRule="auto"/>
        <w:rPr>
          <w:rFonts w:ascii="Times New Roman" w:eastAsia="標楷體" w:hAnsi="Times New Roman" w:cs="Times New Roman"/>
        </w:rPr>
      </w:pPr>
      <w:r>
        <w:rPr>
          <w:rFonts w:ascii="Times New Roman" w:eastAsia="標楷體" w:hAnsi="Times New Roman" w:cs="Times New Roman" w:hint="eastAsia"/>
        </w:rPr>
        <w:t xml:space="preserve">    </w:t>
      </w:r>
      <w:r>
        <w:rPr>
          <w:rFonts w:ascii="Times New Roman" w:eastAsia="標楷體" w:hAnsi="Times New Roman" w:cs="Times New Roman" w:hint="eastAsia"/>
        </w:rPr>
        <w:t>資料蒐集範圍為臉部保養類別下的其中七個產品類別，包含：臉部卸妝、眼唇卸妝、</w:t>
      </w:r>
      <w:proofErr w:type="gramStart"/>
      <w:r>
        <w:rPr>
          <w:rFonts w:ascii="Times New Roman" w:eastAsia="標楷體" w:hAnsi="Times New Roman" w:cs="Times New Roman" w:hint="eastAsia"/>
        </w:rPr>
        <w:t>洗顏</w:t>
      </w:r>
      <w:proofErr w:type="gramEnd"/>
      <w:r>
        <w:rPr>
          <w:rFonts w:ascii="Times New Roman" w:eastAsia="標楷體" w:hAnsi="Times New Roman" w:cs="Times New Roman" w:hint="eastAsia"/>
        </w:rPr>
        <w:t>、化妝水、凝膠</w:t>
      </w:r>
      <w:r>
        <w:rPr>
          <w:rFonts w:ascii="Times New Roman" w:eastAsia="標楷體" w:hAnsi="Times New Roman" w:cs="Times New Roman" w:hint="eastAsia"/>
        </w:rPr>
        <w:t>/</w:t>
      </w:r>
      <w:r>
        <w:rPr>
          <w:rFonts w:ascii="Times New Roman" w:eastAsia="標楷體" w:hAnsi="Times New Roman" w:cs="Times New Roman" w:hint="eastAsia"/>
        </w:rPr>
        <w:t>凝凍、乳液，</w:t>
      </w:r>
      <w:proofErr w:type="gramStart"/>
      <w:r>
        <w:rPr>
          <w:rFonts w:ascii="Times New Roman" w:eastAsia="標楷體" w:hAnsi="Times New Roman" w:cs="Times New Roman" w:hint="eastAsia"/>
        </w:rPr>
        <w:t>以及乳</w:t>
      </w:r>
      <w:proofErr w:type="gramEnd"/>
      <w:r>
        <w:rPr>
          <w:rFonts w:ascii="Times New Roman" w:eastAsia="標楷體" w:hAnsi="Times New Roman" w:cs="Times New Roman" w:hint="eastAsia"/>
        </w:rPr>
        <w:t>霜。資料筆數為</w:t>
      </w:r>
      <w:r w:rsidRPr="005851C6">
        <w:rPr>
          <w:rFonts w:ascii="Times New Roman" w:eastAsia="標楷體" w:hAnsi="Times New Roman" w:cs="Times New Roman"/>
        </w:rPr>
        <w:t>208</w:t>
      </w:r>
      <w:r>
        <w:rPr>
          <w:rFonts w:ascii="Times New Roman" w:eastAsia="標楷體" w:hAnsi="Times New Roman" w:cs="Times New Roman"/>
        </w:rPr>
        <w:t>,</w:t>
      </w:r>
      <w:r w:rsidRPr="005851C6">
        <w:rPr>
          <w:rFonts w:ascii="Times New Roman" w:eastAsia="標楷體" w:hAnsi="Times New Roman" w:cs="Times New Roman"/>
        </w:rPr>
        <w:t>678</w:t>
      </w:r>
      <w:r>
        <w:rPr>
          <w:rFonts w:ascii="Times New Roman" w:eastAsia="標楷體" w:hAnsi="Times New Roman" w:cs="Times New Roman" w:hint="eastAsia"/>
        </w:rPr>
        <w:t>筆評論，移除使用者為</w:t>
      </w:r>
      <w:proofErr w:type="gramStart"/>
      <w:r>
        <w:rPr>
          <w:rFonts w:ascii="Times New Roman" w:eastAsia="標楷體" w:hAnsi="Times New Roman" w:cs="Times New Roman" w:hint="eastAsia"/>
        </w:rPr>
        <w:t>空值後</w:t>
      </w:r>
      <w:proofErr w:type="gramEnd"/>
      <w:r>
        <w:rPr>
          <w:rFonts w:ascii="Times New Roman" w:eastAsia="標楷體" w:hAnsi="Times New Roman" w:cs="Times New Roman" w:hint="eastAsia"/>
        </w:rPr>
        <w:t>的資料筆數為</w:t>
      </w:r>
      <w:r w:rsidRPr="00455DC0">
        <w:rPr>
          <w:rFonts w:ascii="Times New Roman" w:eastAsia="標楷體" w:hAnsi="Times New Roman" w:cs="Times New Roman"/>
        </w:rPr>
        <w:t>208</w:t>
      </w:r>
      <w:r>
        <w:rPr>
          <w:rFonts w:ascii="Times New Roman" w:eastAsia="標楷體" w:hAnsi="Times New Roman" w:cs="Times New Roman"/>
        </w:rPr>
        <w:t>,</w:t>
      </w:r>
      <w:r w:rsidRPr="00455DC0">
        <w:rPr>
          <w:rFonts w:ascii="Times New Roman" w:eastAsia="標楷體" w:hAnsi="Times New Roman" w:cs="Times New Roman"/>
        </w:rPr>
        <w:t>592</w:t>
      </w:r>
      <w:r>
        <w:rPr>
          <w:rFonts w:ascii="Times New Roman" w:eastAsia="標楷體" w:hAnsi="Times New Roman" w:cs="Times New Roman" w:hint="eastAsia"/>
        </w:rPr>
        <w:t>筆，根據</w:t>
      </w:r>
      <w:proofErr w:type="gramStart"/>
      <w:r>
        <w:rPr>
          <w:rFonts w:ascii="Times New Roman" w:eastAsia="標楷體" w:hAnsi="Times New Roman" w:cs="Times New Roman" w:hint="eastAsia"/>
        </w:rPr>
        <w:t>使用者膚</w:t>
      </w:r>
      <w:proofErr w:type="gramEnd"/>
      <w:r>
        <w:rPr>
          <w:rFonts w:ascii="Times New Roman" w:eastAsia="標楷體" w:hAnsi="Times New Roman" w:cs="Times New Roman" w:hint="eastAsia"/>
        </w:rPr>
        <w:t>質類別分類後的資料分布情</w:t>
      </w:r>
      <w:r w:rsidR="00660AA6">
        <w:rPr>
          <w:rFonts w:ascii="Times New Roman" w:eastAsia="標楷體" w:hAnsi="Times New Roman" w:cs="Times New Roman" w:hint="eastAsia"/>
        </w:rPr>
        <w:t>況如</w:t>
      </w:r>
      <w:r w:rsidR="00660AA6">
        <w:rPr>
          <w:rFonts w:ascii="Times New Roman" w:eastAsia="標楷體" w:hAnsi="Times New Roman" w:cs="Times New Roman"/>
        </w:rPr>
        <w:fldChar w:fldCharType="begin"/>
      </w:r>
      <w:r w:rsidR="00660AA6">
        <w:rPr>
          <w:rFonts w:ascii="Times New Roman" w:eastAsia="標楷體" w:hAnsi="Times New Roman" w:cs="Times New Roman"/>
        </w:rPr>
        <w:instrText xml:space="preserve"> </w:instrText>
      </w:r>
      <w:r w:rsidR="00660AA6">
        <w:rPr>
          <w:rFonts w:ascii="Times New Roman" w:eastAsia="標楷體" w:hAnsi="Times New Roman" w:cs="Times New Roman" w:hint="eastAsia"/>
        </w:rPr>
        <w:instrText>REF _Ref448694907</w:instrText>
      </w:r>
      <w:r w:rsidR="00660AA6">
        <w:rPr>
          <w:rFonts w:ascii="Times New Roman" w:eastAsia="標楷體" w:hAnsi="Times New Roman" w:cs="Times New Roman"/>
        </w:rPr>
        <w:instrText xml:space="preserve"> </w:instrText>
      </w:r>
      <w:r w:rsidR="00660AA6">
        <w:rPr>
          <w:rFonts w:ascii="Times New Roman" w:eastAsia="標楷體" w:hAnsi="Times New Roman" w:cs="Times New Roman"/>
        </w:rPr>
        <w:fldChar w:fldCharType="separate"/>
      </w:r>
      <w:r w:rsidR="00660AA6" w:rsidRPr="00340ADA">
        <w:rPr>
          <w:rFonts w:ascii="Times New Roman" w:eastAsia="標楷體" w:hAnsi="Times New Roman" w:hint="eastAsia"/>
        </w:rPr>
        <w:t>表</w:t>
      </w:r>
      <w:r w:rsidR="00660AA6" w:rsidRPr="00340ADA">
        <w:rPr>
          <w:rFonts w:ascii="Times New Roman" w:eastAsia="標楷體" w:hAnsi="Times New Roman" w:hint="eastAsia"/>
        </w:rPr>
        <w:t xml:space="preserve"> </w:t>
      </w:r>
      <w:r w:rsidR="00660AA6" w:rsidRPr="00340ADA">
        <w:rPr>
          <w:rFonts w:ascii="Times New Roman" w:eastAsia="標楷體" w:hAnsi="Times New Roman"/>
        </w:rPr>
        <w:t>4</w:t>
      </w:r>
      <w:r w:rsidR="00660AA6" w:rsidRPr="00340ADA">
        <w:rPr>
          <w:rFonts w:ascii="Times New Roman" w:eastAsia="標楷體" w:hAnsi="Times New Roman"/>
        </w:rPr>
        <w:noBreakHyphen/>
        <w:t>2</w:t>
      </w:r>
      <w:r w:rsidR="00660AA6">
        <w:rPr>
          <w:rFonts w:ascii="Times New Roman" w:eastAsia="標楷體" w:hAnsi="Times New Roman" w:cs="Times New Roman"/>
        </w:rPr>
        <w:fldChar w:fldCharType="end"/>
      </w:r>
      <w:r>
        <w:rPr>
          <w:rFonts w:ascii="Times New Roman" w:eastAsia="標楷體" w:hAnsi="Times New Roman" w:cs="Times New Roman" w:hint="eastAsia"/>
        </w:rPr>
        <w:t>所示</w:t>
      </w:r>
      <w:r w:rsidR="00660AA6">
        <w:rPr>
          <w:rFonts w:ascii="Times New Roman" w:eastAsia="標楷體" w:hAnsi="Times New Roman" w:cs="Times New Roman" w:hint="eastAsia"/>
        </w:rPr>
        <w:t>，其中使用者個數以及類別下使用者使用之產品個數為已經移除只對一項產品發表評論之使用者數量的結果；</w:t>
      </w:r>
      <w:r w:rsidR="000B4531">
        <w:rPr>
          <w:rFonts w:ascii="Times New Roman" w:eastAsia="標楷體" w:hAnsi="Times New Roman" w:cs="Times New Roman" w:hint="eastAsia"/>
        </w:rPr>
        <w:t>移除只對一項產品發表評論之使用者是因為若該使用者只使用過單一產品，除了影響分群結果外，其在實驗意義上代表該產品類別只有一個，與本研究所欲找出之多</w:t>
      </w:r>
      <w:proofErr w:type="gramStart"/>
      <w:r w:rsidR="000B4531">
        <w:rPr>
          <w:rFonts w:ascii="Times New Roman" w:eastAsia="標楷體" w:hAnsi="Times New Roman" w:cs="Times New Roman" w:hint="eastAsia"/>
        </w:rPr>
        <w:t>個</w:t>
      </w:r>
      <w:proofErr w:type="gramEnd"/>
      <w:r w:rsidR="000B4531">
        <w:rPr>
          <w:rFonts w:ascii="Times New Roman" w:eastAsia="標楷體" w:hAnsi="Times New Roman" w:cs="Times New Roman" w:hint="eastAsia"/>
        </w:rPr>
        <w:t>產品類別關係形成之產品類別集合相牴觸，且其數量會影響後續推薦結果，因此在實驗過程中，並不將只使用單一產品之使用者納入考量。</w:t>
      </w:r>
    </w:p>
    <w:p w14:paraId="02F22299" w14:textId="77777777" w:rsidR="008612AF" w:rsidRPr="000B4531" w:rsidRDefault="008612AF" w:rsidP="00455DC0">
      <w:pPr>
        <w:spacing w:line="360" w:lineRule="auto"/>
        <w:rPr>
          <w:rFonts w:ascii="Times New Roman" w:eastAsia="標楷體" w:hAnsi="Times New Roman" w:cs="Times New Roman"/>
        </w:rPr>
      </w:pPr>
    </w:p>
    <w:p w14:paraId="5FD30E16" w14:textId="06D52E4B" w:rsidR="00340ADA" w:rsidRPr="00340ADA" w:rsidRDefault="00340ADA" w:rsidP="00340ADA">
      <w:pPr>
        <w:pStyle w:val="a6"/>
        <w:keepNext/>
        <w:jc w:val="center"/>
        <w:rPr>
          <w:rFonts w:ascii="Times New Roman" w:eastAsia="標楷體" w:hAnsi="Times New Roman"/>
          <w:sz w:val="24"/>
        </w:rPr>
      </w:pPr>
      <w:bookmarkStart w:id="97" w:name="_Ref448694907"/>
      <w:bookmarkStart w:id="98" w:name="_Toc449108436"/>
      <w:r w:rsidRPr="00340ADA">
        <w:rPr>
          <w:rFonts w:ascii="Times New Roman" w:eastAsia="標楷體" w:hAnsi="Times New Roman" w:hint="eastAsia"/>
          <w:sz w:val="24"/>
        </w:rPr>
        <w:lastRenderedPageBreak/>
        <w:t>表</w:t>
      </w:r>
      <w:r w:rsidRPr="00340ADA">
        <w:rPr>
          <w:rFonts w:ascii="Times New Roman" w:eastAsia="標楷體" w:hAnsi="Times New Roman" w:hint="eastAsia"/>
          <w:sz w:val="24"/>
        </w:rPr>
        <w:t xml:space="preserve"> </w:t>
      </w:r>
      <w:r w:rsidRPr="00340ADA">
        <w:rPr>
          <w:rFonts w:ascii="Times New Roman" w:eastAsia="標楷體" w:hAnsi="Times New Roman"/>
          <w:sz w:val="24"/>
        </w:rPr>
        <w:fldChar w:fldCharType="begin"/>
      </w:r>
      <w:r w:rsidRPr="00340ADA">
        <w:rPr>
          <w:rFonts w:ascii="Times New Roman" w:eastAsia="標楷體" w:hAnsi="Times New Roman"/>
          <w:sz w:val="24"/>
        </w:rPr>
        <w:instrText xml:space="preserve"> </w:instrText>
      </w:r>
      <w:r w:rsidRPr="00340ADA">
        <w:rPr>
          <w:rFonts w:ascii="Times New Roman" w:eastAsia="標楷體" w:hAnsi="Times New Roman" w:hint="eastAsia"/>
          <w:sz w:val="24"/>
        </w:rPr>
        <w:instrText>STYLEREF 1 \s</w:instrText>
      </w:r>
      <w:r w:rsidRPr="00340ADA">
        <w:rPr>
          <w:rFonts w:ascii="Times New Roman" w:eastAsia="標楷體" w:hAnsi="Times New Roman"/>
          <w:sz w:val="24"/>
        </w:rPr>
        <w:instrText xml:space="preserve"> </w:instrText>
      </w:r>
      <w:r w:rsidRPr="00340ADA">
        <w:rPr>
          <w:rFonts w:ascii="Times New Roman" w:eastAsia="標楷體" w:hAnsi="Times New Roman"/>
          <w:sz w:val="24"/>
        </w:rPr>
        <w:fldChar w:fldCharType="separate"/>
      </w:r>
      <w:r w:rsidRPr="00340ADA">
        <w:rPr>
          <w:rFonts w:ascii="Times New Roman" w:eastAsia="標楷體" w:hAnsi="Times New Roman"/>
          <w:sz w:val="24"/>
        </w:rPr>
        <w:t>4</w:t>
      </w:r>
      <w:r w:rsidRPr="00340ADA">
        <w:rPr>
          <w:rFonts w:ascii="Times New Roman" w:eastAsia="標楷體" w:hAnsi="Times New Roman"/>
          <w:sz w:val="24"/>
        </w:rPr>
        <w:fldChar w:fldCharType="end"/>
      </w:r>
      <w:r w:rsidRPr="00340ADA">
        <w:rPr>
          <w:rFonts w:ascii="Times New Roman" w:eastAsia="標楷體" w:hAnsi="Times New Roman"/>
          <w:sz w:val="24"/>
        </w:rPr>
        <w:noBreakHyphen/>
      </w:r>
      <w:r w:rsidRPr="00340ADA">
        <w:rPr>
          <w:rFonts w:ascii="Times New Roman" w:eastAsia="標楷體" w:hAnsi="Times New Roman"/>
          <w:sz w:val="24"/>
        </w:rPr>
        <w:fldChar w:fldCharType="begin"/>
      </w:r>
      <w:r w:rsidRPr="00340ADA">
        <w:rPr>
          <w:rFonts w:ascii="Times New Roman" w:eastAsia="標楷體" w:hAnsi="Times New Roman"/>
          <w:sz w:val="24"/>
        </w:rPr>
        <w:instrText xml:space="preserve"> </w:instrText>
      </w:r>
      <w:r w:rsidRPr="00340ADA">
        <w:rPr>
          <w:rFonts w:ascii="Times New Roman" w:eastAsia="標楷體" w:hAnsi="Times New Roman" w:hint="eastAsia"/>
          <w:sz w:val="24"/>
        </w:rPr>
        <w:instrText xml:space="preserve">SEQ </w:instrText>
      </w:r>
      <w:r w:rsidRPr="00340ADA">
        <w:rPr>
          <w:rFonts w:ascii="Times New Roman" w:eastAsia="標楷體" w:hAnsi="Times New Roman" w:hint="eastAsia"/>
          <w:sz w:val="24"/>
        </w:rPr>
        <w:instrText>表</w:instrText>
      </w:r>
      <w:r w:rsidRPr="00340ADA">
        <w:rPr>
          <w:rFonts w:ascii="Times New Roman" w:eastAsia="標楷體" w:hAnsi="Times New Roman" w:hint="eastAsia"/>
          <w:sz w:val="24"/>
        </w:rPr>
        <w:instrText xml:space="preserve"> \* ARABIC \s 1</w:instrText>
      </w:r>
      <w:r w:rsidRPr="00340ADA">
        <w:rPr>
          <w:rFonts w:ascii="Times New Roman" w:eastAsia="標楷體" w:hAnsi="Times New Roman"/>
          <w:sz w:val="24"/>
        </w:rPr>
        <w:instrText xml:space="preserve"> </w:instrText>
      </w:r>
      <w:r w:rsidRPr="00340ADA">
        <w:rPr>
          <w:rFonts w:ascii="Times New Roman" w:eastAsia="標楷體" w:hAnsi="Times New Roman"/>
          <w:sz w:val="24"/>
        </w:rPr>
        <w:fldChar w:fldCharType="separate"/>
      </w:r>
      <w:r w:rsidRPr="00340ADA">
        <w:rPr>
          <w:rFonts w:ascii="Times New Roman" w:eastAsia="標楷體" w:hAnsi="Times New Roman"/>
          <w:sz w:val="24"/>
        </w:rPr>
        <w:t>2</w:t>
      </w:r>
      <w:r w:rsidRPr="00340ADA">
        <w:rPr>
          <w:rFonts w:ascii="Times New Roman" w:eastAsia="標楷體" w:hAnsi="Times New Roman"/>
          <w:sz w:val="24"/>
        </w:rPr>
        <w:fldChar w:fldCharType="end"/>
      </w:r>
      <w:bookmarkEnd w:id="97"/>
      <w:r>
        <w:rPr>
          <w:rFonts w:ascii="Times New Roman" w:eastAsia="標楷體" w:hAnsi="Times New Roman"/>
          <w:sz w:val="24"/>
        </w:rPr>
        <w:t xml:space="preserve"> </w:t>
      </w:r>
      <w:r>
        <w:rPr>
          <w:rFonts w:ascii="Times New Roman" w:eastAsia="標楷體" w:hAnsi="Times New Roman" w:hint="eastAsia"/>
          <w:sz w:val="24"/>
        </w:rPr>
        <w:t>資料集分佈表</w:t>
      </w:r>
      <w:bookmarkEnd w:id="98"/>
    </w:p>
    <w:p w14:paraId="2C9FC16F" w14:textId="3732E01B" w:rsidR="00660AA6" w:rsidRPr="00455DC0" w:rsidRDefault="00991E62" w:rsidP="00455DC0">
      <w:pPr>
        <w:spacing w:line="360" w:lineRule="auto"/>
      </w:pPr>
      <w:r>
        <w:rPr>
          <w:noProof/>
        </w:rPr>
        <w:drawing>
          <wp:inline distT="0" distB="0" distL="0" distR="0" wp14:anchorId="5D7A10C0" wp14:editId="3AE3E02B">
            <wp:extent cx="5295900" cy="1725686"/>
            <wp:effectExtent l="0" t="0" r="0" b="825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99952" cy="1727006"/>
                    </a:xfrm>
                    <a:prstGeom prst="rect">
                      <a:avLst/>
                    </a:prstGeom>
                    <a:noFill/>
                  </pic:spPr>
                </pic:pic>
              </a:graphicData>
            </a:graphic>
          </wp:inline>
        </w:drawing>
      </w:r>
    </w:p>
    <w:p w14:paraId="6B7EC056" w14:textId="375B3052" w:rsidR="003A1D61" w:rsidRDefault="003A1D61" w:rsidP="003A1D61">
      <w:pPr>
        <w:pStyle w:val="3"/>
        <w:numPr>
          <w:ilvl w:val="2"/>
          <w:numId w:val="26"/>
        </w:numPr>
        <w:rPr>
          <w:rFonts w:ascii="Times New Roman" w:eastAsia="標楷體" w:hAnsi="Times New Roman"/>
          <w:sz w:val="28"/>
        </w:rPr>
      </w:pPr>
      <w:bookmarkStart w:id="99" w:name="_Toc448679312"/>
      <w:r>
        <w:rPr>
          <w:rFonts w:ascii="Times New Roman" w:eastAsia="標楷體" w:hAnsi="Times New Roman" w:hint="eastAsia"/>
          <w:sz w:val="28"/>
        </w:rPr>
        <w:t>評估指標</w:t>
      </w:r>
      <w:bookmarkEnd w:id="99"/>
    </w:p>
    <w:p w14:paraId="78A12FC8" w14:textId="6FC20EA0" w:rsidR="00136D95" w:rsidRPr="00136D95" w:rsidRDefault="00136D95" w:rsidP="00136D95">
      <w:pPr>
        <w:spacing w:line="360" w:lineRule="auto"/>
        <w:rPr>
          <w:rFonts w:ascii="Times New Roman" w:eastAsia="標楷體" w:hAnsi="Times New Roman"/>
        </w:rPr>
      </w:pPr>
      <w:r>
        <w:rPr>
          <w:rFonts w:ascii="Times New Roman" w:eastAsia="標楷體" w:hAnsi="Times New Roman" w:hint="eastAsia"/>
        </w:rPr>
        <w:t xml:space="preserve">    </w:t>
      </w:r>
      <w:r w:rsidR="008612AF">
        <w:rPr>
          <w:rFonts w:ascii="Times New Roman" w:eastAsia="標楷體" w:hAnsi="Times New Roman" w:hint="eastAsia"/>
        </w:rPr>
        <w:t>本研究所採用之</w:t>
      </w:r>
      <w:r w:rsidR="006D2E5D">
        <w:rPr>
          <w:rFonts w:ascii="Times New Roman" w:eastAsia="標楷體" w:hAnsi="Times New Roman" w:hint="eastAsia"/>
        </w:rPr>
        <w:t>評估指標為</w:t>
      </w:r>
      <w:r w:rsidR="00312DFE">
        <w:rPr>
          <w:rFonts w:ascii="Times New Roman" w:eastAsia="標楷體" w:hAnsi="Times New Roman" w:hint="eastAsia"/>
        </w:rPr>
        <w:t>在推薦系統中常用</w:t>
      </w:r>
      <w:r>
        <w:rPr>
          <w:rFonts w:ascii="Times New Roman" w:eastAsia="標楷體" w:hAnsi="Times New Roman" w:hint="eastAsia"/>
        </w:rPr>
        <w:t>來衡量推薦品質</w:t>
      </w:r>
      <w:r w:rsidR="00312DFE">
        <w:rPr>
          <w:rFonts w:ascii="Times New Roman" w:eastAsia="標楷體" w:hAnsi="Times New Roman" w:hint="eastAsia"/>
        </w:rPr>
        <w:t>的</w:t>
      </w:r>
      <w:r w:rsidR="00BF6AFD" w:rsidRPr="00BF6AFD">
        <w:rPr>
          <w:rFonts w:ascii="Times New Roman" w:eastAsia="標楷體" w:hAnsi="Times New Roman" w:hint="eastAsia"/>
          <w:i/>
        </w:rPr>
        <w:t>p</w:t>
      </w:r>
      <w:r w:rsidR="00D84CF8" w:rsidRPr="00BF6AFD">
        <w:rPr>
          <w:rFonts w:ascii="Times New Roman" w:eastAsia="標楷體" w:hAnsi="Times New Roman" w:hint="eastAsia"/>
          <w:i/>
        </w:rPr>
        <w:t>recision</w:t>
      </w:r>
      <w:r w:rsidR="00BF6AFD" w:rsidRPr="00BF6AFD">
        <w:rPr>
          <w:rFonts w:ascii="Times New Roman" w:eastAsia="標楷體" w:hAnsi="Times New Roman"/>
        </w:rPr>
        <w:fldChar w:fldCharType="begin"/>
      </w:r>
      <w:r w:rsidR="00BF6AFD" w:rsidRPr="00BF6AFD">
        <w:rPr>
          <w:rFonts w:ascii="Times New Roman" w:eastAsia="標楷體" w:hAnsi="Times New Roman"/>
        </w:rPr>
        <w:instrText xml:space="preserve"> ADDIN EN.CITE &lt;EndNote&gt;&lt;Cite&gt;&lt;Author&gt;Liu&lt;/Author&gt;&lt;Year&gt;2005&lt;/Year&gt;&lt;RecNum&gt;70&lt;/RecNum&gt;&lt;DisplayText&gt;(Liu &amp;amp; Shih, 2005)&lt;/DisplayText&gt;&lt;record&gt;&lt;rec-number&gt;70&lt;/rec-number&gt;&lt;foreign-keys&gt;&lt;key app="EN" db-id="wafwfer04twvxhersz6xr2019zsswfxrwfas"&gt;70&lt;/key&gt;&lt;/foreign-keys&gt;&lt;ref-type name="Journal Article"&gt;17&lt;/ref-type&gt;&lt;contributors&gt;&lt;authors&gt;&lt;author&gt;Liu, Duen-Ren&lt;/author&gt;&lt;author&gt;Shih, Ya-Yueh&lt;/author&gt;&lt;/authors&gt;&lt;/contributors&gt;&lt;titles&gt;&lt;title&gt;Hybrid approaches to product recommendation based on customer lifetime value and purchase preferences&lt;/title&gt;&lt;secondary-title&gt;Journal of Systems and Software&lt;/secondary-title&gt;&lt;/titles&gt;&lt;periodical&gt;&lt;full-title&gt;Journal of Systems and Software&lt;/full-title&gt;&lt;/periodical&gt;&lt;pages&gt;181-191&lt;/pages&gt;&lt;volume&gt;77&lt;/volume&gt;&lt;number&gt;2&lt;/number&gt;&lt;keywords&gt;&lt;keyword&gt;Recommender system&lt;/keyword&gt;&lt;keyword&gt;Data mining&lt;/keyword&gt;&lt;keyword&gt;Product recommendation&lt;/keyword&gt;&lt;keyword&gt;Customer lifetime value (CLV)&lt;/keyword&gt;&lt;keyword&gt;Collaborative filtering&lt;/keyword&gt;&lt;/keywords&gt;&lt;dates&gt;&lt;year&gt;2005&lt;/year&gt;&lt;pub-dates&gt;&lt;date&gt;8//&lt;/date&gt;&lt;/pub-dates&gt;&lt;/dates&gt;&lt;isbn&gt;0164-1212&lt;/isbn&gt;&lt;urls&gt;&lt;related-urls&gt;&lt;url&gt;http://www.sciencedirect.com/science/article/pii/S0164121204001426&lt;/url&gt;&lt;/related-urls&gt;&lt;/urls&gt;&lt;electronic-resource-num&gt;http://dx.doi.org/10.1016/j.jss.2004.08.031&lt;/electronic-resource-num&gt;&lt;/record&gt;&lt;/Cite&gt;&lt;/EndNote&gt;</w:instrText>
      </w:r>
      <w:r w:rsidR="00BF6AFD" w:rsidRPr="00BF6AFD">
        <w:rPr>
          <w:rFonts w:ascii="Times New Roman" w:eastAsia="標楷體" w:hAnsi="Times New Roman"/>
        </w:rPr>
        <w:fldChar w:fldCharType="separate"/>
      </w:r>
      <w:r w:rsidR="00BF6AFD" w:rsidRPr="00BF6AFD">
        <w:rPr>
          <w:rFonts w:ascii="Times New Roman" w:eastAsia="標楷體" w:hAnsi="Times New Roman"/>
          <w:noProof/>
        </w:rPr>
        <w:t>(</w:t>
      </w:r>
      <w:hyperlink w:anchor="_ENREF_20" w:tooltip="Liu, 2005 #70" w:history="1">
        <w:r w:rsidR="00BF6AFD" w:rsidRPr="00BF6AFD">
          <w:rPr>
            <w:rFonts w:ascii="Times New Roman" w:eastAsia="標楷體" w:hAnsi="Times New Roman"/>
            <w:noProof/>
          </w:rPr>
          <w:t>Liu &amp; Shih, 2005</w:t>
        </w:r>
      </w:hyperlink>
      <w:r w:rsidR="00BF6AFD" w:rsidRPr="00BF6AFD">
        <w:rPr>
          <w:rFonts w:ascii="Times New Roman" w:eastAsia="標楷體" w:hAnsi="Times New Roman"/>
          <w:noProof/>
        </w:rPr>
        <w:t>)</w:t>
      </w:r>
      <w:r w:rsidR="00BF6AFD" w:rsidRPr="00BF6AFD">
        <w:rPr>
          <w:rFonts w:ascii="Times New Roman" w:eastAsia="標楷體" w:hAnsi="Times New Roman"/>
        </w:rPr>
        <w:fldChar w:fldCharType="end"/>
      </w:r>
      <w:r w:rsidR="00D84CF8">
        <w:rPr>
          <w:rFonts w:ascii="Times New Roman" w:eastAsia="標楷體" w:hAnsi="Times New Roman" w:hint="eastAsia"/>
        </w:rPr>
        <w:t>，其</w:t>
      </w:r>
      <w:r>
        <w:rPr>
          <w:rFonts w:ascii="Times New Roman" w:eastAsia="標楷體" w:hAnsi="Times New Roman" w:hint="eastAsia"/>
        </w:rPr>
        <w:t>意涵為推薦的項目是否為使用者真正感興趣的，公式如下所示。</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702"/>
      </w:tblGrid>
      <w:tr w:rsidR="00136D95" w14:paraId="6DFD75E3" w14:textId="77777777" w:rsidTr="00A635F9">
        <w:trPr>
          <w:trHeight w:val="2054"/>
        </w:trPr>
        <w:tc>
          <w:tcPr>
            <w:tcW w:w="6629" w:type="dxa"/>
            <w:vAlign w:val="center"/>
          </w:tcPr>
          <w:p w14:paraId="7BB96978" w14:textId="605A06E9" w:rsidR="00136D95" w:rsidRDefault="00136D95" w:rsidP="00A635F9">
            <w:pPr>
              <w:spacing w:line="360" w:lineRule="auto"/>
              <w:jc w:val="center"/>
              <w:rPr>
                <w:rFonts w:ascii="Times New Roman" w:eastAsia="標楷體" w:hAnsi="Times New Roman"/>
                <w:szCs w:val="24"/>
              </w:rPr>
            </w:pPr>
            <m:oMathPara>
              <m:oMath>
                <m:r>
                  <w:rPr>
                    <w:rFonts w:ascii="Cambria Math" w:eastAsia="標楷體" w:hAnsi="Cambria Math" w:hint="eastAsia"/>
                  </w:rPr>
                  <m:t>Precision</m:t>
                </m:r>
                <m:r>
                  <m:rPr>
                    <m:sty m:val="p"/>
                  </m:rPr>
                  <w:rPr>
                    <w:rFonts w:ascii="Cambria Math" w:eastAsia="標楷體" w:hAnsi="Cambria Math" w:hint="eastAsia"/>
                  </w:rPr>
                  <m:t xml:space="preserve">= </m:t>
                </m:r>
                <m:f>
                  <m:fPr>
                    <m:ctrlPr>
                      <w:rPr>
                        <w:rFonts w:ascii="Cambria Math" w:eastAsia="標楷體" w:hAnsi="Cambria Math"/>
                      </w:rPr>
                    </m:ctrlPr>
                  </m:fPr>
                  <m:num>
                    <m:r>
                      <w:rPr>
                        <w:rFonts w:ascii="Cambria Math" w:eastAsia="標楷體" w:hAnsi="Cambria Math" w:hint="eastAsia"/>
                      </w:rPr>
                      <m:t>number of correctly r</m:t>
                    </m:r>
                    <m:r>
                      <w:rPr>
                        <w:rFonts w:ascii="Cambria Math" w:eastAsia="標楷體" w:hAnsi="Cambria Math" w:hint="eastAsia"/>
                      </w:rPr>
                      <m:t>ecommend</m:t>
                    </m:r>
                    <w:bookmarkStart w:id="100" w:name="_GoBack"/>
                    <w:bookmarkEnd w:id="100"/>
                    <m:r>
                      <w:rPr>
                        <w:rFonts w:ascii="Cambria Math" w:eastAsia="標楷體" w:hAnsi="Cambria Math" w:hint="eastAsia"/>
                      </w:rPr>
                      <m:t>ed items</m:t>
                    </m:r>
                  </m:num>
                  <m:den>
                    <m:r>
                      <w:rPr>
                        <w:rFonts w:ascii="Cambria Math" w:eastAsia="標楷體" w:hAnsi="Cambria Math" w:hint="eastAsia"/>
                      </w:rPr>
                      <m:t>number of recommended items</m:t>
                    </m:r>
                  </m:den>
                </m:f>
              </m:oMath>
            </m:oMathPara>
          </w:p>
        </w:tc>
        <w:tc>
          <w:tcPr>
            <w:tcW w:w="1702" w:type="dxa"/>
            <w:vAlign w:val="center"/>
          </w:tcPr>
          <w:p w14:paraId="131028E4" w14:textId="7C6D7F61" w:rsidR="00136D95" w:rsidRDefault="00136D95" w:rsidP="00A635F9">
            <w:pPr>
              <w:spacing w:line="360" w:lineRule="auto"/>
              <w:jc w:val="right"/>
              <w:rPr>
                <w:rFonts w:ascii="Times New Roman" w:eastAsia="標楷體" w:hAnsi="Times New Roman"/>
                <w:szCs w:val="24"/>
              </w:rPr>
            </w:pPr>
            <w:r>
              <w:rPr>
                <w:rFonts w:ascii="Times New Roman" w:eastAsia="標楷體" w:hAnsi="Times New Roman" w:hint="eastAsia"/>
                <w:szCs w:val="24"/>
              </w:rPr>
              <w:t>(4</w:t>
            </w:r>
            <w:r>
              <w:rPr>
                <w:rFonts w:ascii="Times New Roman" w:eastAsia="標楷體" w:hAnsi="Times New Roman"/>
                <w:szCs w:val="24"/>
              </w:rPr>
              <w:t>-</w:t>
            </w:r>
            <w:r>
              <w:rPr>
                <w:rFonts w:ascii="Times New Roman" w:eastAsia="標楷體" w:hAnsi="Times New Roman" w:hint="eastAsia"/>
                <w:szCs w:val="24"/>
              </w:rPr>
              <w:t>1)</w:t>
            </w:r>
          </w:p>
        </w:tc>
      </w:tr>
    </w:tbl>
    <w:p w14:paraId="59938B56" w14:textId="0EC32081" w:rsidR="003A1D61" w:rsidRPr="00A635F9" w:rsidRDefault="00136D95" w:rsidP="00A635F9">
      <w:pPr>
        <w:spacing w:line="360" w:lineRule="auto"/>
        <w:rPr>
          <w:rFonts w:ascii="Times New Roman" w:eastAsia="標楷體" w:hAnsi="Times New Roman"/>
        </w:rPr>
      </w:pPr>
      <w:r>
        <w:rPr>
          <w:rFonts w:ascii="Times New Roman" w:eastAsia="標楷體" w:hAnsi="Times New Roman" w:hint="eastAsia"/>
        </w:rPr>
        <w:t>在本研究中，分別會在產品類別集合推薦以及產品集合推薦兩部分利用</w:t>
      </w:r>
      <w:r w:rsidRPr="00BF6AFD">
        <w:rPr>
          <w:rFonts w:ascii="Times New Roman" w:eastAsia="標楷體" w:hAnsi="Times New Roman" w:hint="eastAsia"/>
          <w:i/>
        </w:rPr>
        <w:t>precision</w:t>
      </w:r>
      <w:r>
        <w:rPr>
          <w:rFonts w:ascii="Times New Roman" w:eastAsia="標楷體" w:hAnsi="Times New Roman" w:hint="eastAsia"/>
        </w:rPr>
        <w:t>衡量推薦效果。在衡量產品類別集合推薦時，</w:t>
      </w:r>
      <w:r w:rsidRPr="00BF6AFD">
        <w:rPr>
          <w:rFonts w:ascii="Times New Roman" w:eastAsia="標楷體" w:hAnsi="Times New Roman" w:hint="eastAsia"/>
          <w:i/>
        </w:rPr>
        <w:t>precision</w:t>
      </w:r>
      <w:r>
        <w:rPr>
          <w:rFonts w:ascii="Times New Roman" w:eastAsia="標楷體" w:hAnsi="Times New Roman" w:hint="eastAsia"/>
        </w:rPr>
        <w:t>的計算方式為推薦的產品類別集合是否能包含使用者曾經使用之類別集合</w:t>
      </w:r>
      <w:r w:rsidR="00BF6AFD">
        <w:rPr>
          <w:rFonts w:ascii="Times New Roman" w:eastAsia="標楷體" w:hAnsi="Times New Roman" w:hint="eastAsia"/>
        </w:rPr>
        <w:t>；而在衡量</w:t>
      </w:r>
      <w:r w:rsidR="00A635F9">
        <w:rPr>
          <w:rFonts w:ascii="Times New Roman" w:eastAsia="標楷體" w:hAnsi="Times New Roman" w:hint="eastAsia"/>
        </w:rPr>
        <w:t>產品推薦效果時除了使用</w:t>
      </w:r>
      <w:r w:rsidR="00A635F9" w:rsidRPr="00BF6AFD">
        <w:rPr>
          <w:rFonts w:ascii="Times New Roman" w:eastAsia="標楷體" w:hAnsi="Times New Roman" w:hint="eastAsia"/>
          <w:i/>
        </w:rPr>
        <w:t>precision</w:t>
      </w:r>
      <w:r w:rsidR="00A635F9">
        <w:rPr>
          <w:rFonts w:ascii="Times New Roman" w:eastAsia="標楷體" w:hAnsi="Times New Roman" w:hint="eastAsia"/>
        </w:rPr>
        <w:t>外，還會另外採用</w:t>
      </w:r>
      <w:r w:rsidR="00A635F9" w:rsidRPr="00A635F9">
        <w:rPr>
          <w:rFonts w:ascii="Times New Roman" w:eastAsia="標楷體" w:hAnsi="Times New Roman"/>
          <w:i/>
        </w:rPr>
        <w:t>hit-rate (HR)</w:t>
      </w:r>
      <w:r w:rsidR="00A635F9">
        <w:rPr>
          <w:rFonts w:ascii="Times New Roman" w:eastAsia="標楷體" w:hAnsi="Times New Roman" w:hint="eastAsia"/>
        </w:rPr>
        <w:t>來衡量推薦效果。</w:t>
      </w:r>
      <w:r w:rsidR="00A635F9" w:rsidRPr="00A635F9">
        <w:rPr>
          <w:rFonts w:ascii="Times New Roman" w:eastAsia="標楷體" w:hAnsi="Times New Roman"/>
          <w:i/>
        </w:rPr>
        <w:t>hit-rate</w:t>
      </w:r>
      <w:r w:rsidR="00A635F9">
        <w:rPr>
          <w:rFonts w:ascii="Times New Roman" w:eastAsia="標楷體" w:hAnsi="Times New Roman" w:hint="eastAsia"/>
        </w:rPr>
        <w:t>指的是</w:t>
      </w:r>
      <w:r w:rsidR="0058362D">
        <w:rPr>
          <w:rFonts w:ascii="Times New Roman" w:eastAsia="標楷體" w:hAnsi="Times New Roman" w:hint="eastAsia"/>
        </w:rPr>
        <w:t>全部的使用者中，系統所推薦的</w:t>
      </w:r>
    </w:p>
    <w:p w14:paraId="7695593E" w14:textId="338EC50D" w:rsidR="006A0E02" w:rsidRDefault="006A0E02" w:rsidP="006A0E02">
      <w:pPr>
        <w:pStyle w:val="2"/>
        <w:spacing w:line="360" w:lineRule="auto"/>
        <w:rPr>
          <w:rFonts w:ascii="Times New Roman" w:eastAsia="標楷體" w:hAnsi="Times New Roman"/>
          <w:sz w:val="28"/>
        </w:rPr>
      </w:pPr>
      <w:bookmarkStart w:id="101" w:name="_Toc448679313"/>
      <w:r>
        <w:rPr>
          <w:rFonts w:ascii="Times New Roman" w:eastAsia="標楷體" w:hAnsi="Times New Roman" w:hint="eastAsia"/>
          <w:sz w:val="28"/>
        </w:rPr>
        <w:t>實驗結果</w:t>
      </w:r>
      <w:bookmarkEnd w:id="101"/>
    </w:p>
    <w:p w14:paraId="4059999F" w14:textId="69F14481" w:rsidR="003A1D61" w:rsidRDefault="003A1D61" w:rsidP="003A1D61">
      <w:pPr>
        <w:pStyle w:val="3"/>
        <w:numPr>
          <w:ilvl w:val="2"/>
          <w:numId w:val="26"/>
        </w:numPr>
        <w:rPr>
          <w:rFonts w:ascii="Times New Roman" w:eastAsia="標楷體" w:hAnsi="Times New Roman"/>
          <w:sz w:val="28"/>
        </w:rPr>
      </w:pPr>
      <w:bookmarkStart w:id="102" w:name="_Toc448679314"/>
      <w:r>
        <w:rPr>
          <w:rFonts w:ascii="Times New Roman" w:eastAsia="標楷體" w:hAnsi="Times New Roman" w:hint="eastAsia"/>
          <w:sz w:val="28"/>
        </w:rPr>
        <w:t>實驗</w:t>
      </w:r>
      <w:proofErr w:type="gramStart"/>
      <w:r>
        <w:rPr>
          <w:rFonts w:ascii="Times New Roman" w:eastAsia="標楷體" w:hAnsi="Times New Roman" w:hint="eastAsia"/>
          <w:sz w:val="28"/>
        </w:rPr>
        <w:t>一</w:t>
      </w:r>
      <w:bookmarkEnd w:id="102"/>
      <w:proofErr w:type="gramEnd"/>
    </w:p>
    <w:p w14:paraId="67DDE852" w14:textId="0A09CF25" w:rsidR="003A1D61" w:rsidRDefault="006E6BA6" w:rsidP="00136D95">
      <w:pPr>
        <w:spacing w:line="360" w:lineRule="auto"/>
        <w:rPr>
          <w:rFonts w:ascii="Times New Roman" w:eastAsia="標楷體" w:hAnsi="Times New Roman"/>
        </w:rPr>
      </w:pPr>
      <w:r>
        <w:rPr>
          <w:rFonts w:ascii="Times New Roman" w:eastAsia="標楷體" w:hAnsi="Times New Roman" w:hint="eastAsia"/>
        </w:rPr>
        <w:t xml:space="preserve">    </w:t>
      </w:r>
      <w:r>
        <w:rPr>
          <w:rFonts w:ascii="Times New Roman" w:eastAsia="標楷體" w:hAnsi="Times New Roman" w:hint="eastAsia"/>
        </w:rPr>
        <w:t>此實驗目的在於比較加入可以減緩分群時間成本的門檻值與未加入此門檻值的分群時間成本。本實驗以</w:t>
      </w:r>
      <w:r>
        <w:rPr>
          <w:rFonts w:ascii="Times New Roman" w:eastAsia="標楷體" w:hAnsi="Times New Roman"/>
        </w:rPr>
        <w:fldChar w:fldCharType="begin"/>
      </w:r>
      <w:r>
        <w:rPr>
          <w:rFonts w:ascii="Times New Roman" w:eastAsia="標楷體" w:hAnsi="Times New Roman"/>
        </w:rPr>
        <w:instrText xml:space="preserve"> </w:instrText>
      </w:r>
      <w:r>
        <w:rPr>
          <w:rFonts w:ascii="Times New Roman" w:eastAsia="標楷體" w:hAnsi="Times New Roman" w:hint="eastAsia"/>
        </w:rPr>
        <w:instrText>REF _Ref448694907 \h</w:instrText>
      </w:r>
      <w:r>
        <w:rPr>
          <w:rFonts w:ascii="Times New Roman" w:eastAsia="標楷體" w:hAnsi="Times New Roman"/>
        </w:rPr>
        <w:instrText xml:space="preserve"> </w:instrText>
      </w:r>
      <w:r w:rsidR="00136D95">
        <w:rPr>
          <w:rFonts w:ascii="Times New Roman" w:eastAsia="標楷體" w:hAnsi="Times New Roman"/>
        </w:rPr>
        <w:instrText xml:space="preserve"> \* MERGEFORMAT </w:instrText>
      </w:r>
      <w:r>
        <w:rPr>
          <w:rFonts w:ascii="Times New Roman" w:eastAsia="標楷體" w:hAnsi="Times New Roman"/>
        </w:rPr>
      </w:r>
      <w:r>
        <w:rPr>
          <w:rFonts w:ascii="Times New Roman" w:eastAsia="標楷體" w:hAnsi="Times New Roman"/>
        </w:rPr>
        <w:fldChar w:fldCharType="separate"/>
      </w:r>
      <w:r w:rsidRPr="00340ADA">
        <w:rPr>
          <w:rFonts w:ascii="Times New Roman" w:eastAsia="標楷體" w:hAnsi="Times New Roman" w:hint="eastAsia"/>
        </w:rPr>
        <w:t>表</w:t>
      </w:r>
      <w:r w:rsidRPr="00340ADA">
        <w:rPr>
          <w:rFonts w:ascii="Times New Roman" w:eastAsia="標楷體" w:hAnsi="Times New Roman" w:hint="eastAsia"/>
        </w:rPr>
        <w:t xml:space="preserve"> </w:t>
      </w:r>
      <w:r w:rsidRPr="00340ADA">
        <w:rPr>
          <w:rFonts w:ascii="Times New Roman" w:eastAsia="標楷體" w:hAnsi="Times New Roman"/>
        </w:rPr>
        <w:t>4</w:t>
      </w:r>
      <w:r w:rsidRPr="00340ADA">
        <w:rPr>
          <w:rFonts w:ascii="Times New Roman" w:eastAsia="標楷體" w:hAnsi="Times New Roman"/>
        </w:rPr>
        <w:noBreakHyphen/>
        <w:t>2</w:t>
      </w:r>
      <w:r>
        <w:rPr>
          <w:rFonts w:ascii="Times New Roman" w:eastAsia="標楷體" w:hAnsi="Times New Roman"/>
        </w:rPr>
        <w:fldChar w:fldCharType="end"/>
      </w:r>
      <w:r>
        <w:rPr>
          <w:rFonts w:ascii="Times New Roman" w:eastAsia="標楷體" w:hAnsi="Times New Roman" w:hint="eastAsia"/>
        </w:rPr>
        <w:t>的先天過敏性肌膚類別以及油性肌膚類別做</w:t>
      </w:r>
      <w:r>
        <w:rPr>
          <w:rFonts w:ascii="Times New Roman" w:eastAsia="標楷體" w:hAnsi="Times New Roman" w:hint="eastAsia"/>
        </w:rPr>
        <w:lastRenderedPageBreak/>
        <w:t>為比較對象。從</w:t>
      </w:r>
      <w:r>
        <w:rPr>
          <w:rFonts w:ascii="Times New Roman" w:eastAsia="標楷體" w:hAnsi="Times New Roman"/>
        </w:rPr>
        <w:fldChar w:fldCharType="begin"/>
      </w:r>
      <w:r>
        <w:rPr>
          <w:rFonts w:ascii="Times New Roman" w:eastAsia="標楷體" w:hAnsi="Times New Roman"/>
        </w:rPr>
        <w:instrText xml:space="preserve"> </w:instrText>
      </w:r>
      <w:r>
        <w:rPr>
          <w:rFonts w:ascii="Times New Roman" w:eastAsia="標楷體" w:hAnsi="Times New Roman" w:hint="eastAsia"/>
        </w:rPr>
        <w:instrText>REF _Ref448694907 \h</w:instrText>
      </w:r>
      <w:r>
        <w:rPr>
          <w:rFonts w:ascii="Times New Roman" w:eastAsia="標楷體" w:hAnsi="Times New Roman"/>
        </w:rPr>
        <w:instrText xml:space="preserve"> </w:instrText>
      </w:r>
      <w:r w:rsidR="00136D95">
        <w:rPr>
          <w:rFonts w:ascii="Times New Roman" w:eastAsia="標楷體" w:hAnsi="Times New Roman"/>
        </w:rPr>
        <w:instrText xml:space="preserve"> \* MERGEFORMAT </w:instrText>
      </w:r>
      <w:r>
        <w:rPr>
          <w:rFonts w:ascii="Times New Roman" w:eastAsia="標楷體" w:hAnsi="Times New Roman"/>
        </w:rPr>
      </w:r>
      <w:r>
        <w:rPr>
          <w:rFonts w:ascii="Times New Roman" w:eastAsia="標楷體" w:hAnsi="Times New Roman"/>
        </w:rPr>
        <w:fldChar w:fldCharType="separate"/>
      </w:r>
      <w:r w:rsidRPr="00340ADA">
        <w:rPr>
          <w:rFonts w:ascii="Times New Roman" w:eastAsia="標楷體" w:hAnsi="Times New Roman" w:hint="eastAsia"/>
        </w:rPr>
        <w:t>表</w:t>
      </w:r>
      <w:r w:rsidRPr="00340ADA">
        <w:rPr>
          <w:rFonts w:ascii="Times New Roman" w:eastAsia="標楷體" w:hAnsi="Times New Roman" w:hint="eastAsia"/>
        </w:rPr>
        <w:t xml:space="preserve"> </w:t>
      </w:r>
      <w:r w:rsidRPr="00340ADA">
        <w:rPr>
          <w:rFonts w:ascii="Times New Roman" w:eastAsia="標楷體" w:hAnsi="Times New Roman"/>
        </w:rPr>
        <w:t>4</w:t>
      </w:r>
      <w:r w:rsidRPr="00340ADA">
        <w:rPr>
          <w:rFonts w:ascii="Times New Roman" w:eastAsia="標楷體" w:hAnsi="Times New Roman"/>
        </w:rPr>
        <w:noBreakHyphen/>
        <w:t>2</w:t>
      </w:r>
      <w:r>
        <w:rPr>
          <w:rFonts w:ascii="Times New Roman" w:eastAsia="標楷體" w:hAnsi="Times New Roman"/>
        </w:rPr>
        <w:fldChar w:fldCharType="end"/>
      </w:r>
      <w:r>
        <w:rPr>
          <w:rFonts w:ascii="Times New Roman" w:eastAsia="標楷體" w:hAnsi="Times New Roman" w:hint="eastAsia"/>
        </w:rPr>
        <w:t>可以看出先天過敏性肌膚類別中的使用者人數最少，而油性肌膚則擁有次多之使用者。未採用使用者人數最多之混合性肌膚類別進行本實驗之原因為在本實驗中需比較未設立門檻值與已設立門檻值的影響，當進行未設立門檻值的實驗時，在使用者人數最多之混合性膚質類別需要花費較長的時間且十分消耗電腦資源，因此轉以人數次多之油性肌膚類別進行門檻值效果的比較。</w:t>
      </w:r>
    </w:p>
    <w:p w14:paraId="355C6C13" w14:textId="78C1AD3F" w:rsidR="00DB047F" w:rsidRDefault="00DB047F" w:rsidP="00136D95">
      <w:pPr>
        <w:spacing w:line="360" w:lineRule="auto"/>
        <w:rPr>
          <w:rFonts w:ascii="Times New Roman" w:eastAsia="標楷體" w:hAnsi="Times New Roman"/>
        </w:rPr>
      </w:pPr>
      <w:r>
        <w:rPr>
          <w:rFonts w:ascii="Times New Roman" w:eastAsia="標楷體" w:hAnsi="Times New Roman" w:hint="eastAsia"/>
        </w:rPr>
        <w:t xml:space="preserve">    </w:t>
      </w:r>
      <w:r>
        <w:rPr>
          <w:rFonts w:ascii="Times New Roman" w:eastAsia="標楷體" w:hAnsi="Times New Roman" w:hint="eastAsia"/>
        </w:rPr>
        <w:t>下圖為在先天過敏性肌膚類別資料集上測試門檻值設立成效的結果，可以看出在未設立門檻值的情況下，若分群的數量增加，則所需的時間成本越大。而一開始挑選門檻值</w:t>
      </w:r>
      <w:proofErr w:type="gramStart"/>
      <w:r>
        <w:rPr>
          <w:rFonts w:ascii="Times New Roman" w:eastAsia="標楷體" w:hAnsi="Times New Roman" w:hint="eastAsia"/>
        </w:rPr>
        <w:t>為長數</w:t>
      </w:r>
      <w:r>
        <w:rPr>
          <w:rFonts w:ascii="Times New Roman" w:eastAsia="標楷體" w:hAnsi="Times New Roman" w:hint="eastAsia"/>
        </w:rPr>
        <w:t>5</w:t>
      </w:r>
      <w:r>
        <w:rPr>
          <w:rFonts w:ascii="Times New Roman" w:eastAsia="標楷體" w:hAnsi="Times New Roman" w:hint="eastAsia"/>
        </w:rPr>
        <w:t>時</w:t>
      </w:r>
      <w:proofErr w:type="gramEnd"/>
      <w:r>
        <w:rPr>
          <w:rFonts w:ascii="Times New Roman" w:eastAsia="標楷體" w:hAnsi="Times New Roman" w:hint="eastAsia"/>
        </w:rPr>
        <w:t>可以發現，所需的時間成本平均而言最小，其次則</w:t>
      </w:r>
      <w:proofErr w:type="gramStart"/>
      <w:r>
        <w:rPr>
          <w:rFonts w:ascii="Times New Roman" w:eastAsia="標楷體" w:hAnsi="Times New Roman" w:hint="eastAsia"/>
        </w:rPr>
        <w:t>是長數設立</w:t>
      </w:r>
      <w:proofErr w:type="gramEnd"/>
      <w:r>
        <w:rPr>
          <w:rFonts w:ascii="Times New Roman" w:eastAsia="標楷體" w:hAnsi="Times New Roman" w:hint="eastAsia"/>
        </w:rPr>
        <w:t>為</w:t>
      </w:r>
      <w:r>
        <w:rPr>
          <w:rFonts w:ascii="Times New Roman" w:eastAsia="標楷體" w:hAnsi="Times New Roman" w:hint="eastAsia"/>
        </w:rPr>
        <w:t>10</w:t>
      </w:r>
      <w:r>
        <w:rPr>
          <w:rFonts w:ascii="Times New Roman" w:eastAsia="標楷體" w:hAnsi="Times New Roman" w:hint="eastAsia"/>
        </w:rPr>
        <w:t>時。但因此資料集使用者人數較少，所以</w:t>
      </w:r>
      <w:r w:rsidR="00ED794B">
        <w:rPr>
          <w:rFonts w:ascii="Times New Roman" w:eastAsia="標楷體" w:hAnsi="Times New Roman" w:hint="eastAsia"/>
        </w:rPr>
        <w:t>在設有門檻值的情況下，</w:t>
      </w:r>
      <w:r>
        <w:rPr>
          <w:rFonts w:ascii="Times New Roman" w:eastAsia="標楷體" w:hAnsi="Times New Roman" w:hint="eastAsia"/>
        </w:rPr>
        <w:t>平均演算法執行時間</w:t>
      </w:r>
      <w:r w:rsidR="00ED794B">
        <w:rPr>
          <w:rFonts w:ascii="Times New Roman" w:eastAsia="標楷體" w:hAnsi="Times New Roman" w:hint="eastAsia"/>
        </w:rPr>
        <w:t>約在</w:t>
      </w:r>
      <w:r w:rsidR="00ED794B">
        <w:rPr>
          <w:rFonts w:ascii="Times New Roman" w:eastAsia="標楷體" w:hAnsi="Times New Roman" w:hint="eastAsia"/>
        </w:rPr>
        <w:t>30</w:t>
      </w:r>
      <w:r w:rsidR="00ED794B">
        <w:rPr>
          <w:rFonts w:ascii="Times New Roman" w:eastAsia="標楷體" w:hAnsi="Times New Roman" w:hint="eastAsia"/>
        </w:rPr>
        <w:t>秒內。</w:t>
      </w:r>
    </w:p>
    <w:p w14:paraId="78B61C1E" w14:textId="77777777" w:rsidR="00DB047F" w:rsidRDefault="00DB047F" w:rsidP="00136D95">
      <w:pPr>
        <w:spacing w:line="360" w:lineRule="auto"/>
        <w:rPr>
          <w:rFonts w:ascii="Times New Roman" w:eastAsia="標楷體" w:hAnsi="Times New Roman"/>
        </w:rPr>
      </w:pPr>
    </w:p>
    <w:p w14:paraId="04EC8E53" w14:textId="1C36337B" w:rsidR="00DB047F" w:rsidRDefault="00DB047F" w:rsidP="00DB047F">
      <w:pPr>
        <w:keepNext/>
        <w:spacing w:line="360" w:lineRule="auto"/>
        <w:jc w:val="center"/>
      </w:pPr>
      <w:r>
        <w:rPr>
          <w:noProof/>
        </w:rPr>
        <w:drawing>
          <wp:inline distT="0" distB="0" distL="0" distR="0" wp14:anchorId="4545F4CE" wp14:editId="060F0BBD">
            <wp:extent cx="5170905" cy="371475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76375" cy="3718680"/>
                    </a:xfrm>
                    <a:prstGeom prst="rect">
                      <a:avLst/>
                    </a:prstGeom>
                    <a:noFill/>
                  </pic:spPr>
                </pic:pic>
              </a:graphicData>
            </a:graphic>
          </wp:inline>
        </w:drawing>
      </w:r>
    </w:p>
    <w:p w14:paraId="66E18C73" w14:textId="7CE0DDB0" w:rsidR="00DB047F" w:rsidRPr="00DB047F" w:rsidRDefault="00DB047F" w:rsidP="00DB047F">
      <w:pPr>
        <w:pStyle w:val="a6"/>
        <w:jc w:val="center"/>
        <w:rPr>
          <w:rFonts w:ascii="Times New Roman" w:eastAsia="標楷體" w:hAnsi="Times New Roman"/>
          <w:sz w:val="24"/>
        </w:rPr>
      </w:pPr>
      <w:r w:rsidRPr="00DB047F">
        <w:rPr>
          <w:rFonts w:ascii="Times New Roman" w:eastAsia="標楷體" w:hAnsi="Times New Roman" w:hint="eastAsia"/>
          <w:sz w:val="24"/>
        </w:rPr>
        <w:t>圖</w:t>
      </w:r>
      <w:r w:rsidRPr="00DB047F">
        <w:rPr>
          <w:rFonts w:ascii="Times New Roman" w:eastAsia="標楷體" w:hAnsi="Times New Roman" w:hint="eastAsia"/>
          <w:sz w:val="24"/>
        </w:rPr>
        <w:t xml:space="preserve"> </w:t>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STYLEREF 1 \s</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4</w:t>
      </w:r>
      <w:r w:rsidR="003F22AB">
        <w:rPr>
          <w:rFonts w:ascii="Times New Roman" w:eastAsia="標楷體" w:hAnsi="Times New Roman"/>
          <w:sz w:val="24"/>
        </w:rPr>
        <w:fldChar w:fldCharType="end"/>
      </w:r>
      <w:r w:rsidR="003F22AB">
        <w:rPr>
          <w:rFonts w:ascii="Times New Roman" w:eastAsia="標楷體" w:hAnsi="Times New Roman"/>
          <w:sz w:val="24"/>
        </w:rPr>
        <w:noBreakHyphen/>
      </w:r>
      <w:r w:rsidR="003F22AB">
        <w:rPr>
          <w:rFonts w:ascii="Times New Roman" w:eastAsia="標楷體" w:hAnsi="Times New Roman"/>
          <w:sz w:val="24"/>
        </w:rPr>
        <w:fldChar w:fldCharType="begin"/>
      </w:r>
      <w:r w:rsidR="003F22AB">
        <w:rPr>
          <w:rFonts w:ascii="Times New Roman" w:eastAsia="標楷體" w:hAnsi="Times New Roman"/>
          <w:sz w:val="24"/>
        </w:rPr>
        <w:instrText xml:space="preserve"> </w:instrText>
      </w:r>
      <w:r w:rsidR="003F22AB">
        <w:rPr>
          <w:rFonts w:ascii="Times New Roman" w:eastAsia="標楷體" w:hAnsi="Times New Roman" w:hint="eastAsia"/>
          <w:sz w:val="24"/>
        </w:rPr>
        <w:instrText xml:space="preserve">SEQ </w:instrText>
      </w:r>
      <w:r w:rsidR="003F22AB">
        <w:rPr>
          <w:rFonts w:ascii="Times New Roman" w:eastAsia="標楷體" w:hAnsi="Times New Roman" w:hint="eastAsia"/>
          <w:sz w:val="24"/>
        </w:rPr>
        <w:instrText>圖</w:instrText>
      </w:r>
      <w:r w:rsidR="003F22AB">
        <w:rPr>
          <w:rFonts w:ascii="Times New Roman" w:eastAsia="標楷體" w:hAnsi="Times New Roman" w:hint="eastAsia"/>
          <w:sz w:val="24"/>
        </w:rPr>
        <w:instrText xml:space="preserve"> \* ARABIC \s 1</w:instrText>
      </w:r>
      <w:r w:rsidR="003F22AB">
        <w:rPr>
          <w:rFonts w:ascii="Times New Roman" w:eastAsia="標楷體" w:hAnsi="Times New Roman"/>
          <w:sz w:val="24"/>
        </w:rPr>
        <w:instrText xml:space="preserve"> </w:instrText>
      </w:r>
      <w:r w:rsidR="003F22AB">
        <w:rPr>
          <w:rFonts w:ascii="Times New Roman" w:eastAsia="標楷體" w:hAnsi="Times New Roman"/>
          <w:sz w:val="24"/>
        </w:rPr>
        <w:fldChar w:fldCharType="separate"/>
      </w:r>
      <w:r w:rsidR="003F22AB">
        <w:rPr>
          <w:rFonts w:ascii="Times New Roman" w:eastAsia="標楷體" w:hAnsi="Times New Roman"/>
          <w:noProof/>
          <w:sz w:val="24"/>
        </w:rPr>
        <w:t>2</w:t>
      </w:r>
      <w:r w:rsidR="003F22AB">
        <w:rPr>
          <w:rFonts w:ascii="Times New Roman" w:eastAsia="標楷體" w:hAnsi="Times New Roman"/>
          <w:sz w:val="24"/>
        </w:rPr>
        <w:fldChar w:fldCharType="end"/>
      </w:r>
      <w:r>
        <w:rPr>
          <w:rFonts w:ascii="Times New Roman" w:eastAsia="標楷體" w:hAnsi="Times New Roman" w:hint="eastAsia"/>
          <w:sz w:val="24"/>
        </w:rPr>
        <w:t xml:space="preserve"> </w:t>
      </w:r>
      <w:r>
        <w:rPr>
          <w:rFonts w:ascii="Times New Roman" w:eastAsia="標楷體" w:hAnsi="Times New Roman" w:hint="eastAsia"/>
          <w:sz w:val="24"/>
        </w:rPr>
        <w:t>門檻值對於時間成本之影響</w:t>
      </w:r>
    </w:p>
    <w:p w14:paraId="10243CD4" w14:textId="77777777" w:rsidR="00DB047F" w:rsidRPr="009075DF" w:rsidRDefault="00DB047F" w:rsidP="00136D95">
      <w:pPr>
        <w:spacing w:line="360" w:lineRule="auto"/>
        <w:rPr>
          <w:rFonts w:ascii="Times New Roman" w:eastAsia="標楷體" w:hAnsi="Times New Roman"/>
        </w:rPr>
      </w:pPr>
    </w:p>
    <w:p w14:paraId="2A577601" w14:textId="1D80D217" w:rsidR="003A1D61" w:rsidRDefault="003A1D61" w:rsidP="003A1D61">
      <w:pPr>
        <w:pStyle w:val="3"/>
        <w:numPr>
          <w:ilvl w:val="2"/>
          <w:numId w:val="26"/>
        </w:numPr>
        <w:rPr>
          <w:rFonts w:ascii="Times New Roman" w:eastAsia="標楷體" w:hAnsi="Times New Roman"/>
          <w:sz w:val="28"/>
        </w:rPr>
      </w:pPr>
      <w:bookmarkStart w:id="103" w:name="_Toc448679315"/>
      <w:r>
        <w:rPr>
          <w:rFonts w:ascii="Times New Roman" w:eastAsia="標楷體" w:hAnsi="Times New Roman" w:hint="eastAsia"/>
          <w:sz w:val="28"/>
        </w:rPr>
        <w:lastRenderedPageBreak/>
        <w:t>實驗二</w:t>
      </w:r>
      <w:bookmarkEnd w:id="103"/>
    </w:p>
    <w:p w14:paraId="603DCF55" w14:textId="51123EF2" w:rsidR="003A1D61" w:rsidRDefault="00DB047F" w:rsidP="00DB047F">
      <w:pPr>
        <w:spacing w:line="360" w:lineRule="auto"/>
        <w:rPr>
          <w:rFonts w:ascii="Times New Roman" w:eastAsia="標楷體" w:hAnsi="Times New Roman"/>
        </w:rPr>
      </w:pPr>
      <w:r>
        <w:rPr>
          <w:rFonts w:ascii="Times New Roman" w:eastAsia="標楷體" w:hAnsi="Times New Roman" w:hint="eastAsia"/>
        </w:rPr>
        <w:t xml:space="preserve">    </w:t>
      </w:r>
      <w:r>
        <w:rPr>
          <w:rFonts w:ascii="Times New Roman" w:eastAsia="標楷體" w:hAnsi="Times New Roman" w:hint="eastAsia"/>
        </w:rPr>
        <w:t>實驗二</w:t>
      </w:r>
      <w:r w:rsidRPr="00312DFE">
        <w:rPr>
          <w:rFonts w:ascii="Times New Roman" w:eastAsia="標楷體" w:hAnsi="Times New Roman" w:hint="eastAsia"/>
        </w:rPr>
        <w:t>在於找出分群數量不同的情況對於產品類別集合是否有所影響，並找出分群數量選擇是否對最後階段之產品集合推薦有所影響。</w:t>
      </w:r>
      <w:r w:rsidR="003F22AB">
        <w:rPr>
          <w:rFonts w:ascii="Times New Roman" w:eastAsia="標楷體" w:hAnsi="Times New Roman" w:hint="eastAsia"/>
        </w:rPr>
        <w:t>如</w:t>
      </w:r>
      <w:r w:rsidR="003F22AB">
        <w:rPr>
          <w:rFonts w:ascii="Times New Roman" w:eastAsia="標楷體" w:hAnsi="Times New Roman"/>
        </w:rPr>
        <w:fldChar w:fldCharType="begin"/>
      </w:r>
      <w:r w:rsidR="003F22AB">
        <w:rPr>
          <w:rFonts w:ascii="Times New Roman" w:eastAsia="標楷體" w:hAnsi="Times New Roman"/>
        </w:rPr>
        <w:instrText xml:space="preserve"> </w:instrText>
      </w:r>
      <w:r w:rsidR="003F22AB">
        <w:rPr>
          <w:rFonts w:ascii="Times New Roman" w:eastAsia="標楷體" w:hAnsi="Times New Roman" w:hint="eastAsia"/>
        </w:rPr>
        <w:instrText>REF _Ref449139878 \h</w:instrText>
      </w:r>
      <w:r w:rsidR="003F22AB">
        <w:rPr>
          <w:rFonts w:ascii="Times New Roman" w:eastAsia="標楷體" w:hAnsi="Times New Roman"/>
        </w:rPr>
        <w:instrText xml:space="preserve"> </w:instrText>
      </w:r>
      <w:r w:rsidR="003F22AB">
        <w:rPr>
          <w:rFonts w:ascii="Times New Roman" w:eastAsia="標楷體" w:hAnsi="Times New Roman"/>
        </w:rPr>
      </w:r>
      <w:r w:rsidR="003F22AB">
        <w:rPr>
          <w:rFonts w:ascii="Times New Roman" w:eastAsia="標楷體" w:hAnsi="Times New Roman"/>
        </w:rPr>
        <w:fldChar w:fldCharType="separate"/>
      </w:r>
      <w:r w:rsidR="003F22AB" w:rsidRPr="003F22AB">
        <w:rPr>
          <w:rFonts w:ascii="Times New Roman" w:eastAsia="標楷體" w:hAnsi="Times New Roman" w:hint="eastAsia"/>
        </w:rPr>
        <w:t>圖</w:t>
      </w:r>
      <w:r w:rsidR="003F22AB" w:rsidRPr="003F22AB">
        <w:rPr>
          <w:rFonts w:ascii="Times New Roman" w:eastAsia="標楷體" w:hAnsi="Times New Roman" w:hint="eastAsia"/>
        </w:rPr>
        <w:t xml:space="preserve"> </w:t>
      </w:r>
      <w:r w:rsidR="003F22AB" w:rsidRPr="003F22AB">
        <w:rPr>
          <w:rFonts w:ascii="Times New Roman" w:eastAsia="標楷體" w:hAnsi="Times New Roman"/>
          <w:noProof/>
        </w:rPr>
        <w:t>4</w:t>
      </w:r>
      <w:r w:rsidR="003F22AB" w:rsidRPr="003F22AB">
        <w:rPr>
          <w:rFonts w:ascii="Times New Roman" w:eastAsia="標楷體" w:hAnsi="Times New Roman"/>
        </w:rPr>
        <w:noBreakHyphen/>
      </w:r>
      <w:r w:rsidR="003F22AB" w:rsidRPr="003F22AB">
        <w:rPr>
          <w:rFonts w:ascii="Times New Roman" w:eastAsia="標楷體" w:hAnsi="Times New Roman"/>
          <w:noProof/>
        </w:rPr>
        <w:t>3</w:t>
      </w:r>
      <w:r w:rsidR="003F22AB">
        <w:rPr>
          <w:rFonts w:ascii="Times New Roman" w:eastAsia="標楷體" w:hAnsi="Times New Roman"/>
        </w:rPr>
        <w:fldChar w:fldCharType="end"/>
      </w:r>
      <w:r w:rsidR="003F22AB">
        <w:rPr>
          <w:rFonts w:ascii="Times New Roman" w:eastAsia="標楷體" w:hAnsi="Times New Roman" w:hint="eastAsia"/>
        </w:rPr>
        <w:t>所示，可以發現，平均而言分類後的</w:t>
      </w:r>
      <w:r w:rsidR="003F22AB">
        <w:rPr>
          <w:rFonts w:ascii="Times New Roman" w:eastAsia="標楷體" w:hAnsi="Times New Roman" w:hint="eastAsia"/>
        </w:rPr>
        <w:t>precision</w:t>
      </w:r>
      <w:r w:rsidR="003F22AB">
        <w:rPr>
          <w:rFonts w:ascii="Times New Roman" w:eastAsia="標楷體" w:hAnsi="Times New Roman" w:hint="eastAsia"/>
        </w:rPr>
        <w:t>會較未分類前的表現來的好，圖中的每一個直條代表的是不同膚質類別下各推薦一個產品類別集合的效果。</w:t>
      </w:r>
    </w:p>
    <w:p w14:paraId="78CEFE7A" w14:textId="77777777" w:rsidR="00581168" w:rsidRDefault="00581168" w:rsidP="00DB047F">
      <w:pPr>
        <w:spacing w:line="360" w:lineRule="auto"/>
        <w:rPr>
          <w:rFonts w:ascii="Times New Roman" w:eastAsia="標楷體" w:hAnsi="Times New Roman"/>
        </w:rPr>
      </w:pPr>
    </w:p>
    <w:p w14:paraId="06581419" w14:textId="77777777" w:rsidR="003F22AB" w:rsidRDefault="003F22AB" w:rsidP="003F22AB">
      <w:pPr>
        <w:keepNext/>
        <w:spacing w:line="360" w:lineRule="auto"/>
      </w:pPr>
      <w:r>
        <w:rPr>
          <w:rFonts w:ascii="Times New Roman" w:eastAsia="標楷體" w:hAnsi="Times New Roman"/>
          <w:noProof/>
        </w:rPr>
        <w:drawing>
          <wp:inline distT="0" distB="0" distL="0" distR="0" wp14:anchorId="41912DC5" wp14:editId="69730934">
            <wp:extent cx="5260785" cy="316230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801" cy="3168321"/>
                    </a:xfrm>
                    <a:prstGeom prst="rect">
                      <a:avLst/>
                    </a:prstGeom>
                    <a:noFill/>
                  </pic:spPr>
                </pic:pic>
              </a:graphicData>
            </a:graphic>
          </wp:inline>
        </w:drawing>
      </w:r>
    </w:p>
    <w:p w14:paraId="655FF681" w14:textId="5086AFAD" w:rsidR="00556592" w:rsidRDefault="003F22AB" w:rsidP="003F22AB">
      <w:pPr>
        <w:pStyle w:val="a6"/>
        <w:jc w:val="center"/>
        <w:rPr>
          <w:rFonts w:ascii="Times New Roman" w:eastAsia="標楷體" w:hAnsi="Times New Roman"/>
          <w:sz w:val="24"/>
        </w:rPr>
      </w:pPr>
      <w:bookmarkStart w:id="104" w:name="_Ref449139878"/>
      <w:r w:rsidRPr="003F22AB">
        <w:rPr>
          <w:rFonts w:ascii="Times New Roman" w:eastAsia="標楷體" w:hAnsi="Times New Roman" w:hint="eastAsia"/>
          <w:sz w:val="24"/>
        </w:rPr>
        <w:t>圖</w:t>
      </w:r>
      <w:r w:rsidRPr="003F22AB">
        <w:rPr>
          <w:rFonts w:ascii="Times New Roman" w:eastAsia="標楷體" w:hAnsi="Times New Roman" w:hint="eastAsia"/>
          <w:sz w:val="24"/>
        </w:rPr>
        <w:t xml:space="preserve"> </w:t>
      </w:r>
      <w:r w:rsidRPr="003F22AB">
        <w:rPr>
          <w:rFonts w:ascii="Times New Roman" w:eastAsia="標楷體" w:hAnsi="Times New Roman"/>
          <w:sz w:val="24"/>
        </w:rPr>
        <w:fldChar w:fldCharType="begin"/>
      </w:r>
      <w:r w:rsidRPr="003F22AB">
        <w:rPr>
          <w:rFonts w:ascii="Times New Roman" w:eastAsia="標楷體" w:hAnsi="Times New Roman"/>
          <w:sz w:val="24"/>
        </w:rPr>
        <w:instrText xml:space="preserve"> </w:instrText>
      </w:r>
      <w:r w:rsidRPr="003F22AB">
        <w:rPr>
          <w:rFonts w:ascii="Times New Roman" w:eastAsia="標楷體" w:hAnsi="Times New Roman" w:hint="eastAsia"/>
          <w:sz w:val="24"/>
        </w:rPr>
        <w:instrText>STYLEREF 1 \s</w:instrText>
      </w:r>
      <w:r w:rsidRPr="003F22AB">
        <w:rPr>
          <w:rFonts w:ascii="Times New Roman" w:eastAsia="標楷體" w:hAnsi="Times New Roman"/>
          <w:sz w:val="24"/>
        </w:rPr>
        <w:instrText xml:space="preserve"> </w:instrText>
      </w:r>
      <w:r w:rsidRPr="003F22AB">
        <w:rPr>
          <w:rFonts w:ascii="Times New Roman" w:eastAsia="標楷體" w:hAnsi="Times New Roman"/>
          <w:sz w:val="24"/>
        </w:rPr>
        <w:fldChar w:fldCharType="separate"/>
      </w:r>
      <w:r w:rsidRPr="003F22AB">
        <w:rPr>
          <w:rFonts w:ascii="Times New Roman" w:eastAsia="標楷體" w:hAnsi="Times New Roman"/>
          <w:noProof/>
          <w:sz w:val="24"/>
        </w:rPr>
        <w:t>4</w:t>
      </w:r>
      <w:r w:rsidRPr="003F22AB">
        <w:rPr>
          <w:rFonts w:ascii="Times New Roman" w:eastAsia="標楷體" w:hAnsi="Times New Roman"/>
          <w:sz w:val="24"/>
        </w:rPr>
        <w:fldChar w:fldCharType="end"/>
      </w:r>
      <w:r w:rsidRPr="003F22AB">
        <w:rPr>
          <w:rFonts w:ascii="Times New Roman" w:eastAsia="標楷體" w:hAnsi="Times New Roman"/>
          <w:sz w:val="24"/>
        </w:rPr>
        <w:noBreakHyphen/>
      </w:r>
      <w:r w:rsidRPr="003F22AB">
        <w:rPr>
          <w:rFonts w:ascii="Times New Roman" w:eastAsia="標楷體" w:hAnsi="Times New Roman"/>
          <w:sz w:val="24"/>
        </w:rPr>
        <w:fldChar w:fldCharType="begin"/>
      </w:r>
      <w:r w:rsidRPr="003F22AB">
        <w:rPr>
          <w:rFonts w:ascii="Times New Roman" w:eastAsia="標楷體" w:hAnsi="Times New Roman"/>
          <w:sz w:val="24"/>
        </w:rPr>
        <w:instrText xml:space="preserve"> </w:instrText>
      </w:r>
      <w:r w:rsidRPr="003F22AB">
        <w:rPr>
          <w:rFonts w:ascii="Times New Roman" w:eastAsia="標楷體" w:hAnsi="Times New Roman" w:hint="eastAsia"/>
          <w:sz w:val="24"/>
        </w:rPr>
        <w:instrText xml:space="preserve">SEQ </w:instrText>
      </w:r>
      <w:r w:rsidRPr="003F22AB">
        <w:rPr>
          <w:rFonts w:ascii="Times New Roman" w:eastAsia="標楷體" w:hAnsi="Times New Roman" w:hint="eastAsia"/>
          <w:sz w:val="24"/>
        </w:rPr>
        <w:instrText>圖</w:instrText>
      </w:r>
      <w:r w:rsidRPr="003F22AB">
        <w:rPr>
          <w:rFonts w:ascii="Times New Roman" w:eastAsia="標楷體" w:hAnsi="Times New Roman" w:hint="eastAsia"/>
          <w:sz w:val="24"/>
        </w:rPr>
        <w:instrText xml:space="preserve"> \* ARABIC \s 1</w:instrText>
      </w:r>
      <w:r w:rsidRPr="003F22AB">
        <w:rPr>
          <w:rFonts w:ascii="Times New Roman" w:eastAsia="標楷體" w:hAnsi="Times New Roman"/>
          <w:sz w:val="24"/>
        </w:rPr>
        <w:instrText xml:space="preserve"> </w:instrText>
      </w:r>
      <w:r w:rsidRPr="003F22AB">
        <w:rPr>
          <w:rFonts w:ascii="Times New Roman" w:eastAsia="標楷體" w:hAnsi="Times New Roman"/>
          <w:sz w:val="24"/>
        </w:rPr>
        <w:fldChar w:fldCharType="separate"/>
      </w:r>
      <w:r w:rsidRPr="003F22AB">
        <w:rPr>
          <w:rFonts w:ascii="Times New Roman" w:eastAsia="標楷體" w:hAnsi="Times New Roman"/>
          <w:noProof/>
          <w:sz w:val="24"/>
        </w:rPr>
        <w:t>3</w:t>
      </w:r>
      <w:r w:rsidRPr="003F22AB">
        <w:rPr>
          <w:rFonts w:ascii="Times New Roman" w:eastAsia="標楷體" w:hAnsi="Times New Roman"/>
          <w:sz w:val="24"/>
        </w:rPr>
        <w:fldChar w:fldCharType="end"/>
      </w:r>
      <w:bookmarkEnd w:id="104"/>
      <w:r>
        <w:rPr>
          <w:rFonts w:ascii="Times New Roman" w:eastAsia="標楷體" w:hAnsi="Times New Roman" w:hint="eastAsia"/>
          <w:sz w:val="24"/>
        </w:rPr>
        <w:t>未分類未分群、僅分類及分類又分群在推薦效果的比較圖</w:t>
      </w:r>
    </w:p>
    <w:p w14:paraId="2F7A5197" w14:textId="77777777" w:rsidR="003F22AB" w:rsidRPr="003F22AB" w:rsidRDefault="003F22AB" w:rsidP="003F22AB"/>
    <w:p w14:paraId="558FD778" w14:textId="4311A20A" w:rsidR="00556592" w:rsidRDefault="003F22AB" w:rsidP="00DB047F">
      <w:pPr>
        <w:spacing w:line="360" w:lineRule="auto"/>
        <w:rPr>
          <w:rFonts w:ascii="Times New Roman" w:eastAsia="標楷體" w:hAnsi="Times New Roman"/>
        </w:rPr>
      </w:pPr>
      <w:r>
        <w:rPr>
          <w:rFonts w:ascii="Times New Roman" w:eastAsia="標楷體" w:hAnsi="Times New Roman" w:hint="eastAsia"/>
        </w:rPr>
        <w:t>下圖則為分類後在進行分群的推薦效果比較圖，如圖所示可以發現，在不同類別集合下，分群數目不同會有不同的推薦效果。其中，在膚質類別為乾性肌膚的情況下</w:t>
      </w:r>
      <w:r>
        <w:rPr>
          <w:rFonts w:ascii="Times New Roman" w:eastAsia="標楷體" w:hAnsi="Times New Roman" w:hint="eastAsia"/>
        </w:rPr>
        <w:t>(</w:t>
      </w:r>
      <w:r>
        <w:rPr>
          <w:rFonts w:ascii="Times New Roman" w:eastAsia="標楷體" w:hAnsi="Times New Roman" w:hint="eastAsia"/>
        </w:rPr>
        <w:t>如圖中的</w:t>
      </w:r>
      <w:r>
        <w:rPr>
          <w:rFonts w:ascii="Times New Roman" w:eastAsia="標楷體" w:hAnsi="Times New Roman" w:hint="eastAsia"/>
        </w:rPr>
        <w:t>TYPE_1)</w:t>
      </w:r>
      <w:r>
        <w:rPr>
          <w:rFonts w:ascii="Times New Roman" w:eastAsia="標楷體" w:hAnsi="Times New Roman" w:hint="eastAsia"/>
        </w:rPr>
        <w:t>，以分三群有較好的推薦效果。</w:t>
      </w:r>
    </w:p>
    <w:p w14:paraId="38058648" w14:textId="06270C88" w:rsidR="00581168" w:rsidRDefault="00295A7B" w:rsidP="00295A7B">
      <w:pPr>
        <w:spacing w:line="360" w:lineRule="auto"/>
        <w:jc w:val="center"/>
        <w:rPr>
          <w:rFonts w:ascii="Times New Roman" w:eastAsia="標楷體" w:hAnsi="Times New Roman"/>
        </w:rPr>
      </w:pPr>
      <w:r>
        <w:rPr>
          <w:rFonts w:ascii="Times New Roman" w:eastAsia="標楷體" w:hAnsi="Times New Roman"/>
          <w:noProof/>
        </w:rPr>
        <w:lastRenderedPageBreak/>
        <w:drawing>
          <wp:inline distT="0" distB="0" distL="0" distR="0" wp14:anchorId="1CE34154" wp14:editId="7F4C1941">
            <wp:extent cx="5767196" cy="3413125"/>
            <wp:effectExtent l="0" t="0" r="508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8051" cy="3413631"/>
                    </a:xfrm>
                    <a:prstGeom prst="rect">
                      <a:avLst/>
                    </a:prstGeom>
                    <a:noFill/>
                  </pic:spPr>
                </pic:pic>
              </a:graphicData>
            </a:graphic>
          </wp:inline>
        </w:drawing>
      </w:r>
    </w:p>
    <w:p w14:paraId="46FD4AA7" w14:textId="77777777" w:rsidR="00581168" w:rsidRPr="009075DF" w:rsidRDefault="00581168" w:rsidP="00DB047F">
      <w:pPr>
        <w:spacing w:line="360" w:lineRule="auto"/>
        <w:rPr>
          <w:rFonts w:ascii="Times New Roman" w:eastAsia="標楷體" w:hAnsi="Times New Roman"/>
        </w:rPr>
      </w:pPr>
    </w:p>
    <w:p w14:paraId="3E47EA9D" w14:textId="0BEA58FC" w:rsidR="003A1D61" w:rsidRDefault="003A1D61" w:rsidP="003A1D61">
      <w:pPr>
        <w:pStyle w:val="3"/>
        <w:numPr>
          <w:ilvl w:val="2"/>
          <w:numId w:val="26"/>
        </w:numPr>
        <w:rPr>
          <w:rFonts w:ascii="Times New Roman" w:eastAsia="標楷體" w:hAnsi="Times New Roman"/>
          <w:sz w:val="28"/>
        </w:rPr>
      </w:pPr>
      <w:bookmarkStart w:id="105" w:name="_Toc448679316"/>
      <w:r>
        <w:rPr>
          <w:rFonts w:ascii="Times New Roman" w:eastAsia="標楷體" w:hAnsi="Times New Roman" w:hint="eastAsia"/>
          <w:sz w:val="28"/>
        </w:rPr>
        <w:t>實驗</w:t>
      </w:r>
      <w:proofErr w:type="gramStart"/>
      <w:r>
        <w:rPr>
          <w:rFonts w:ascii="Times New Roman" w:eastAsia="標楷體" w:hAnsi="Times New Roman" w:hint="eastAsia"/>
          <w:sz w:val="28"/>
        </w:rPr>
        <w:t>三</w:t>
      </w:r>
      <w:bookmarkEnd w:id="105"/>
      <w:proofErr w:type="gramEnd"/>
    </w:p>
    <w:p w14:paraId="3BDBDD8E" w14:textId="30ACCC32" w:rsidR="00823CB3" w:rsidRPr="006A0E02" w:rsidRDefault="0058362D" w:rsidP="006A0E02">
      <w:pPr>
        <w:spacing w:line="360" w:lineRule="auto"/>
        <w:rPr>
          <w:rFonts w:ascii="Times New Roman" w:eastAsia="標楷體" w:hAnsi="Times New Roman"/>
        </w:rPr>
      </w:pPr>
      <w:r w:rsidRPr="00312DFE">
        <w:rPr>
          <w:rFonts w:ascii="Times New Roman" w:eastAsia="標楷體" w:hAnsi="Times New Roman" w:hint="eastAsia"/>
        </w:rPr>
        <w:t>本實驗用意在於比較以次數作為最後階段之產品排序與加入評論情緒分數一起計算後之排序結果。又在加入評論情緒分數計算時，會需</w:t>
      </w:r>
      <w:proofErr w:type="gramStart"/>
      <w:r w:rsidRPr="00312DFE">
        <w:rPr>
          <w:rFonts w:ascii="Times New Roman" w:eastAsia="標楷體" w:hAnsi="Times New Roman" w:hint="eastAsia"/>
        </w:rPr>
        <w:t>一</w:t>
      </w:r>
      <w:proofErr w:type="gramEnd"/>
      <w:r w:rsidRPr="00312DFE">
        <w:rPr>
          <w:rFonts w:ascii="Times New Roman" w:eastAsia="標楷體" w:hAnsi="Times New Roman" w:hint="eastAsia"/>
        </w:rPr>
        <w:t>權重值來調和次數以及評論情緒分數，而此權重值之決定亦會在此實驗中進行。</w:t>
      </w:r>
      <w:r>
        <w:rPr>
          <w:rFonts w:ascii="Times New Roman" w:eastAsia="標楷體" w:hAnsi="Times New Roman" w:hint="eastAsia"/>
        </w:rPr>
        <w:t>評估指標將會採用</w:t>
      </w:r>
      <w:r w:rsidRPr="0058362D">
        <w:rPr>
          <w:rFonts w:ascii="Times New Roman" w:eastAsia="標楷體" w:hAnsi="Times New Roman" w:hint="eastAsia"/>
          <w:i/>
        </w:rPr>
        <w:t>precision</w:t>
      </w:r>
      <w:r>
        <w:rPr>
          <w:rFonts w:ascii="Times New Roman" w:eastAsia="標楷體" w:hAnsi="Times New Roman" w:hint="eastAsia"/>
        </w:rPr>
        <w:t>以及</w:t>
      </w:r>
      <w:r w:rsidRPr="0058362D">
        <w:rPr>
          <w:rFonts w:ascii="Times New Roman" w:eastAsia="標楷體" w:hAnsi="Times New Roman" w:hint="eastAsia"/>
          <w:i/>
        </w:rPr>
        <w:t>hit-rate</w:t>
      </w:r>
      <w:r w:rsidRPr="0058362D">
        <w:rPr>
          <w:rFonts w:ascii="Times New Roman" w:eastAsia="標楷體" w:hAnsi="Times New Roman" w:hint="eastAsia"/>
        </w:rPr>
        <w:t>。</w:t>
      </w:r>
    </w:p>
    <w:p w14:paraId="2C7A0FD4" w14:textId="6C467571" w:rsidR="002473DB" w:rsidRPr="00394C12" w:rsidRDefault="00514CA5" w:rsidP="00394C12">
      <w:pPr>
        <w:pStyle w:val="1"/>
        <w:jc w:val="center"/>
        <w:rPr>
          <w:rFonts w:ascii="Times New Roman" w:eastAsia="標楷體" w:hAnsi="Times New Roman"/>
          <w:b w:val="0"/>
          <w:sz w:val="32"/>
        </w:rPr>
      </w:pPr>
      <w:bookmarkStart w:id="106" w:name="_Toc448679318"/>
      <w:r>
        <w:rPr>
          <w:rFonts w:ascii="Times New Roman" w:eastAsia="標楷體" w:hAnsi="Times New Roman" w:hint="eastAsia"/>
          <w:b w:val="0"/>
          <w:sz w:val="32"/>
        </w:rPr>
        <w:t>目前及預期進度</w:t>
      </w:r>
      <w:bookmarkEnd w:id="106"/>
    </w:p>
    <w:p w14:paraId="46222AE3" w14:textId="7268C50F" w:rsidR="00805F48" w:rsidRPr="00A70240" w:rsidRDefault="007B4355" w:rsidP="00A70240">
      <w:pPr>
        <w:spacing w:line="360" w:lineRule="auto"/>
        <w:rPr>
          <w:rFonts w:ascii="Times New Roman" w:eastAsia="標楷體" w:hAnsi="Times New Roman"/>
        </w:rPr>
      </w:pPr>
      <w:r>
        <w:rPr>
          <w:rFonts w:ascii="Times New Roman" w:eastAsia="標楷體" w:hAnsi="Times New Roman" w:hint="eastAsia"/>
        </w:rPr>
        <w:t xml:space="preserve">    </w:t>
      </w:r>
      <w:r w:rsidR="00394C12">
        <w:rPr>
          <w:rFonts w:ascii="Times New Roman" w:eastAsia="標楷體" w:hAnsi="Times New Roman" w:hint="eastAsia"/>
        </w:rPr>
        <w:t>目前已</w:t>
      </w:r>
      <w:r w:rsidR="008F0A1E">
        <w:rPr>
          <w:rFonts w:ascii="Times New Roman" w:eastAsia="標楷體" w:hAnsi="Times New Roman" w:hint="eastAsia"/>
        </w:rPr>
        <w:t>利用所</w:t>
      </w:r>
      <w:r w:rsidR="00394C12">
        <w:rPr>
          <w:rFonts w:ascii="Times New Roman" w:eastAsia="標楷體" w:hAnsi="Times New Roman" w:hint="eastAsia"/>
        </w:rPr>
        <w:t>蒐集</w:t>
      </w:r>
      <w:r w:rsidR="008F0A1E">
        <w:rPr>
          <w:rFonts w:ascii="Times New Roman" w:eastAsia="標楷體" w:hAnsi="Times New Roman" w:hint="eastAsia"/>
        </w:rPr>
        <w:t>之資料完成分群演算法門檻值比較以及利用產品次數進行推薦的實驗，且正在進行評論情緒分數計算，以及加入情緒分數之推薦效果比較之實驗。</w:t>
      </w:r>
      <w:r w:rsidR="00805F48">
        <w:rPr>
          <w:rFonts w:ascii="Times New Roman" w:eastAsia="標楷體" w:hAnsi="Times New Roman" w:hint="eastAsia"/>
        </w:rPr>
        <w:t>在後續進度</w:t>
      </w:r>
      <w:r w:rsidR="00D9319A">
        <w:rPr>
          <w:rFonts w:ascii="Times New Roman" w:eastAsia="標楷體" w:hAnsi="Times New Roman" w:hint="eastAsia"/>
        </w:rPr>
        <w:t>規劃</w:t>
      </w:r>
      <w:r w:rsidR="00805F48">
        <w:rPr>
          <w:rFonts w:ascii="Times New Roman" w:eastAsia="標楷體" w:hAnsi="Times New Roman" w:hint="eastAsia"/>
        </w:rPr>
        <w:t>部份，預計在</w:t>
      </w:r>
      <w:r w:rsidR="008F0A1E">
        <w:rPr>
          <w:rFonts w:ascii="Times New Roman" w:eastAsia="標楷體" w:hAnsi="Times New Roman" w:hint="eastAsia"/>
        </w:rPr>
        <w:t>口</w:t>
      </w:r>
      <w:r w:rsidR="00A70240">
        <w:rPr>
          <w:rFonts w:ascii="Times New Roman" w:eastAsia="標楷體" w:hAnsi="Times New Roman" w:hint="eastAsia"/>
        </w:rPr>
        <w:t>試</w:t>
      </w:r>
      <w:r w:rsidR="008F0A1E">
        <w:rPr>
          <w:rFonts w:ascii="Times New Roman" w:eastAsia="標楷體" w:hAnsi="Times New Roman" w:hint="eastAsia"/>
        </w:rPr>
        <w:t>前</w:t>
      </w:r>
      <w:r w:rsidR="00805F48">
        <w:rPr>
          <w:rFonts w:ascii="Times New Roman" w:eastAsia="標楷體" w:hAnsi="Times New Roman" w:hint="eastAsia"/>
        </w:rPr>
        <w:t>完成</w:t>
      </w:r>
      <w:r w:rsidR="008F0A1E">
        <w:rPr>
          <w:rFonts w:ascii="Times New Roman" w:eastAsia="標楷體" w:hAnsi="Times New Roman" w:hint="eastAsia"/>
        </w:rPr>
        <w:t>所有實驗並進行實驗分析以及實驗評估</w:t>
      </w:r>
      <w:r w:rsidR="00A70240">
        <w:rPr>
          <w:rFonts w:ascii="Times New Roman" w:eastAsia="標楷體" w:hAnsi="Times New Roman" w:hint="eastAsia"/>
        </w:rPr>
        <w:t>，並依據老師所給予之建議進行修改，且論文內容會持續撰寫並反覆修改。</w:t>
      </w:r>
    </w:p>
    <w:p w14:paraId="6BC7AB0D" w14:textId="77777777" w:rsidR="00394C12" w:rsidRDefault="00394C12" w:rsidP="002473DB">
      <w:pPr>
        <w:rPr>
          <w:rFonts w:ascii="Times New Roman" w:eastAsia="標楷體" w:hAnsi="Times New Roman"/>
        </w:rPr>
      </w:pPr>
    </w:p>
    <w:p w14:paraId="65F9FDC4" w14:textId="77777777" w:rsidR="00394C12" w:rsidRDefault="00394C12" w:rsidP="002473DB">
      <w:pPr>
        <w:rPr>
          <w:rFonts w:ascii="Times New Roman" w:eastAsia="標楷體" w:hAnsi="Times New Roman"/>
        </w:rPr>
      </w:pPr>
    </w:p>
    <w:p w14:paraId="428945B5" w14:textId="77777777" w:rsidR="00394C12" w:rsidRDefault="00394C12" w:rsidP="002473DB">
      <w:pPr>
        <w:rPr>
          <w:rFonts w:ascii="Times New Roman" w:eastAsia="標楷體" w:hAnsi="Times New Roman"/>
        </w:rPr>
      </w:pPr>
    </w:p>
    <w:p w14:paraId="2744141C" w14:textId="77777777" w:rsidR="00394C12" w:rsidRDefault="00394C12" w:rsidP="002473DB">
      <w:pPr>
        <w:rPr>
          <w:rFonts w:ascii="Times New Roman" w:eastAsia="標楷體" w:hAnsi="Times New Roman"/>
        </w:rPr>
      </w:pPr>
    </w:p>
    <w:p w14:paraId="79C44A77" w14:textId="77777777" w:rsidR="00394C12" w:rsidRDefault="00394C12" w:rsidP="002473DB">
      <w:pPr>
        <w:rPr>
          <w:rFonts w:ascii="Times New Roman" w:eastAsia="標楷體" w:hAnsi="Times New Roman"/>
        </w:rPr>
      </w:pPr>
    </w:p>
    <w:p w14:paraId="1F25B2A0" w14:textId="5087D311" w:rsidR="00394C12" w:rsidRPr="002306A2" w:rsidRDefault="00394C12" w:rsidP="00C15441">
      <w:pPr>
        <w:widowControl/>
        <w:rPr>
          <w:rFonts w:ascii="Times New Roman" w:eastAsia="標楷體" w:hAnsi="Times New Roman"/>
        </w:rPr>
      </w:pPr>
    </w:p>
    <w:p w14:paraId="092F8089" w14:textId="2A8DBD96" w:rsidR="003E7519" w:rsidRPr="00AA2420" w:rsidRDefault="009919A5" w:rsidP="00AA2420">
      <w:pPr>
        <w:pStyle w:val="1"/>
        <w:numPr>
          <w:ilvl w:val="0"/>
          <w:numId w:val="0"/>
        </w:numPr>
        <w:spacing w:line="360" w:lineRule="auto"/>
        <w:ind w:left="425"/>
        <w:rPr>
          <w:rFonts w:ascii="Times New Roman" w:eastAsia="標楷體" w:hAnsi="Times New Roman"/>
          <w:b w:val="0"/>
          <w:sz w:val="32"/>
          <w:szCs w:val="32"/>
        </w:rPr>
      </w:pPr>
      <w:bookmarkStart w:id="107" w:name="_Toc448679319"/>
      <w:r w:rsidRPr="002306A2">
        <w:rPr>
          <w:rFonts w:ascii="Times New Roman" w:eastAsia="標楷體" w:hAnsi="Times New Roman" w:hint="eastAsia"/>
          <w:b w:val="0"/>
          <w:sz w:val="32"/>
          <w:szCs w:val="32"/>
        </w:rPr>
        <w:t>參考文獻</w:t>
      </w:r>
      <w:bookmarkEnd w:id="107"/>
    </w:p>
    <w:p w14:paraId="63085508" w14:textId="77777777" w:rsidR="00BF6AFD" w:rsidRPr="0087346C" w:rsidRDefault="003E7519" w:rsidP="00BF6AFD">
      <w:pPr>
        <w:pStyle w:val="EndNoteBibliography"/>
        <w:ind w:left="720" w:hanging="720"/>
        <w:rPr>
          <w:rFonts w:ascii="Times New Roman" w:eastAsia="標楷體" w:hAnsi="Times New Roman"/>
        </w:rPr>
      </w:pPr>
      <w:r w:rsidRPr="0087346C">
        <w:rPr>
          <w:rFonts w:ascii="Times New Roman" w:eastAsia="標楷體" w:hAnsi="Times New Roman"/>
        </w:rPr>
        <w:fldChar w:fldCharType="begin"/>
      </w:r>
      <w:r w:rsidRPr="0087346C">
        <w:rPr>
          <w:rFonts w:ascii="Times New Roman" w:eastAsia="標楷體" w:hAnsi="Times New Roman"/>
        </w:rPr>
        <w:instrText xml:space="preserve"> ADDIN EN.REFLIST </w:instrText>
      </w:r>
      <w:r w:rsidRPr="0087346C">
        <w:rPr>
          <w:rFonts w:ascii="Times New Roman" w:eastAsia="標楷體" w:hAnsi="Times New Roman"/>
        </w:rPr>
        <w:fldChar w:fldCharType="separate"/>
      </w:r>
      <w:bookmarkStart w:id="108" w:name="_ENREF_1"/>
      <w:r w:rsidR="00BF6AFD" w:rsidRPr="0087346C">
        <w:rPr>
          <w:rFonts w:ascii="Times New Roman" w:eastAsia="標楷體" w:hAnsi="Times New Roman"/>
        </w:rPr>
        <w:t xml:space="preserve">Anand, D., &amp; Bharadwaj, K. K. (2010). Enhancing Accuracy of Recommender System through Adaptive Similarity Measures Based on Hybrid Features. In N. T. Nguyen, M. T. Le &amp; J. Świątek (Eds.), </w:t>
      </w:r>
      <w:r w:rsidR="00BF6AFD" w:rsidRPr="0087346C">
        <w:rPr>
          <w:rFonts w:ascii="Times New Roman" w:eastAsia="標楷體" w:hAnsi="Times New Roman"/>
          <w:i/>
        </w:rPr>
        <w:t>Intelligent Information and Database Systems: Second International Conference, ACIIDS, Hue City, Vietnam, March 24-26, 2010. Proceedings, Part II</w:t>
      </w:r>
      <w:r w:rsidR="00BF6AFD" w:rsidRPr="0087346C">
        <w:rPr>
          <w:rFonts w:ascii="Times New Roman" w:eastAsia="標楷體" w:hAnsi="Times New Roman"/>
        </w:rPr>
        <w:t xml:space="preserve"> (pp. 1-10). Berlin, Heidelberg: Springer Berlin Heidelberg.</w:t>
      </w:r>
      <w:bookmarkEnd w:id="108"/>
    </w:p>
    <w:p w14:paraId="0B629906" w14:textId="2202B03B" w:rsidR="00BF6AFD" w:rsidRPr="0087346C" w:rsidRDefault="00BF6AFD" w:rsidP="00BF6AFD">
      <w:pPr>
        <w:pStyle w:val="EndNoteBibliography"/>
        <w:ind w:left="720" w:hanging="720"/>
        <w:rPr>
          <w:rFonts w:ascii="Times New Roman" w:eastAsia="標楷體" w:hAnsi="Times New Roman"/>
        </w:rPr>
      </w:pPr>
      <w:bookmarkStart w:id="109" w:name="_ENREF_2"/>
      <w:r w:rsidRPr="0087346C">
        <w:rPr>
          <w:rFonts w:ascii="Times New Roman" w:eastAsia="標楷體" w:hAnsi="Times New Roman"/>
        </w:rPr>
        <w:t xml:space="preserve">Barragáns-Martínez, A. B., Costa-Montenegro, E., Burguillo, J. C., Rey-López, M., Mikic-Fonte, F. A., &amp; Peleteiro, A. (2010). A hybrid content-based and item-based collaborative filtering approach to recommend TV programs enhanced with singular value decomposition. </w:t>
      </w:r>
      <w:r w:rsidRPr="0087346C">
        <w:rPr>
          <w:rFonts w:ascii="Times New Roman" w:eastAsia="標楷體" w:hAnsi="Times New Roman"/>
          <w:i/>
        </w:rPr>
        <w:t>Information Sciences, 180</w:t>
      </w:r>
      <w:r w:rsidRPr="0087346C">
        <w:rPr>
          <w:rFonts w:ascii="Times New Roman" w:eastAsia="標楷體" w:hAnsi="Times New Roman"/>
        </w:rPr>
        <w:t xml:space="preserve">(22), 4290-4311. doi: </w:t>
      </w:r>
      <w:hyperlink r:id="rId46" w:history="1">
        <w:r w:rsidRPr="0087346C">
          <w:rPr>
            <w:rStyle w:val="a8"/>
            <w:rFonts w:ascii="Times New Roman" w:eastAsia="標楷體" w:hAnsi="Times New Roman"/>
          </w:rPr>
          <w:t>http://dx.doi.org/10.1016/j.ins.2010.07.024</w:t>
        </w:r>
        <w:bookmarkEnd w:id="109"/>
      </w:hyperlink>
    </w:p>
    <w:p w14:paraId="49AA609A" w14:textId="77777777" w:rsidR="00BF6AFD" w:rsidRPr="0087346C" w:rsidRDefault="00BF6AFD" w:rsidP="00BF6AFD">
      <w:pPr>
        <w:pStyle w:val="EndNoteBibliography"/>
        <w:ind w:left="720" w:hanging="720"/>
        <w:rPr>
          <w:rFonts w:ascii="Times New Roman" w:eastAsia="標楷體" w:hAnsi="Times New Roman"/>
        </w:rPr>
      </w:pPr>
      <w:bookmarkStart w:id="110" w:name="_ENREF_3"/>
      <w:r w:rsidRPr="0087346C">
        <w:rPr>
          <w:rFonts w:ascii="Times New Roman" w:eastAsia="標楷體" w:hAnsi="Times New Roman"/>
        </w:rPr>
        <w:t xml:space="preserve">Cambria, E., Schuller, B., Yunqing, X., &amp; Havasi, C. (2013). New Avenues in Opinion Mining and Sentiment Analysis. </w:t>
      </w:r>
      <w:r w:rsidRPr="0087346C">
        <w:rPr>
          <w:rFonts w:ascii="Times New Roman" w:eastAsia="標楷體" w:hAnsi="Times New Roman"/>
          <w:i/>
        </w:rPr>
        <w:t>Intelligent Systems, IEEE, 28</w:t>
      </w:r>
      <w:r w:rsidRPr="0087346C">
        <w:rPr>
          <w:rFonts w:ascii="Times New Roman" w:eastAsia="標楷體" w:hAnsi="Times New Roman"/>
        </w:rPr>
        <w:t>(2), 15-21. doi: 10.1109/MIS.2013.30</w:t>
      </w:r>
      <w:bookmarkEnd w:id="110"/>
    </w:p>
    <w:p w14:paraId="422BA8B7" w14:textId="77777777" w:rsidR="00BF6AFD" w:rsidRPr="0087346C" w:rsidRDefault="00BF6AFD" w:rsidP="00BF6AFD">
      <w:pPr>
        <w:pStyle w:val="EndNoteBibliography"/>
        <w:ind w:left="720" w:hanging="720"/>
        <w:rPr>
          <w:rFonts w:ascii="Times New Roman" w:eastAsia="標楷體" w:hAnsi="Times New Roman"/>
        </w:rPr>
      </w:pPr>
      <w:bookmarkStart w:id="111" w:name="_ENREF_4"/>
      <w:r w:rsidRPr="0087346C">
        <w:rPr>
          <w:rFonts w:ascii="Times New Roman" w:eastAsia="標楷體" w:hAnsi="Times New Roman"/>
        </w:rPr>
        <w:t xml:space="preserve">Chang, P.-C., Galley, M., &amp; Manning, C. D. (2008). </w:t>
      </w:r>
      <w:r w:rsidRPr="0087346C">
        <w:rPr>
          <w:rFonts w:ascii="Times New Roman" w:eastAsia="標楷體" w:hAnsi="Times New Roman"/>
          <w:i/>
        </w:rPr>
        <w:t>Optimizing Chinese word segmentation for machine translation performance</w:t>
      </w:r>
      <w:r w:rsidRPr="0087346C">
        <w:rPr>
          <w:rFonts w:ascii="Times New Roman" w:eastAsia="標楷體" w:hAnsi="Times New Roman"/>
        </w:rPr>
        <w:t xml:space="preserve">. Paper presented at the Proceedings of the Third Workshop on Statistical Machine Translation, Columbus, Ohio. </w:t>
      </w:r>
      <w:bookmarkEnd w:id="111"/>
    </w:p>
    <w:p w14:paraId="5FCA9C48" w14:textId="77777777" w:rsidR="00BF6AFD" w:rsidRPr="0087346C" w:rsidRDefault="00BF6AFD" w:rsidP="00BF6AFD">
      <w:pPr>
        <w:pStyle w:val="EndNoteBibliography"/>
        <w:ind w:left="720" w:hanging="720"/>
        <w:rPr>
          <w:rFonts w:ascii="Times New Roman" w:eastAsia="標楷體" w:hAnsi="Times New Roman"/>
        </w:rPr>
      </w:pPr>
      <w:bookmarkStart w:id="112" w:name="_ENREF_5"/>
      <w:r w:rsidRPr="0087346C">
        <w:rPr>
          <w:rFonts w:ascii="Times New Roman" w:eastAsia="標楷體" w:hAnsi="Times New Roman"/>
        </w:rPr>
        <w:t xml:space="preserve">Chen, K.-J., &amp; Bai, M.-H. (1998). Unknown Word Detection for Chinese by a Corpus-based Learning Method. </w:t>
      </w:r>
      <w:r w:rsidRPr="0087346C">
        <w:rPr>
          <w:rFonts w:ascii="Times New Roman" w:eastAsia="標楷體" w:hAnsi="Times New Roman"/>
          <w:i/>
        </w:rPr>
        <w:t>Computational Linguistics and Chinese Language Processing, 3</w:t>
      </w:r>
      <w:r w:rsidRPr="0087346C">
        <w:rPr>
          <w:rFonts w:ascii="Times New Roman" w:eastAsia="標楷體" w:hAnsi="Times New Roman"/>
        </w:rPr>
        <w:t>(1), 27-44. doi: citeulike-article-id:4746407</w:t>
      </w:r>
      <w:bookmarkEnd w:id="112"/>
    </w:p>
    <w:p w14:paraId="228D9F3E" w14:textId="77777777" w:rsidR="00BF6AFD" w:rsidRPr="0087346C" w:rsidRDefault="00BF6AFD" w:rsidP="00BF6AFD">
      <w:pPr>
        <w:pStyle w:val="EndNoteBibliography"/>
        <w:ind w:left="720" w:hanging="720"/>
        <w:rPr>
          <w:rFonts w:ascii="Times New Roman" w:eastAsia="標楷體" w:hAnsi="Times New Roman"/>
        </w:rPr>
      </w:pPr>
      <w:bookmarkStart w:id="113" w:name="_ENREF_6"/>
      <w:r w:rsidRPr="0087346C">
        <w:rPr>
          <w:rFonts w:ascii="Times New Roman" w:eastAsia="標楷體" w:hAnsi="Times New Roman"/>
        </w:rPr>
        <w:t xml:space="preserve">Chen, K.-J., &amp; Liu, S.-H. (1992). </w:t>
      </w:r>
      <w:r w:rsidRPr="0087346C">
        <w:rPr>
          <w:rFonts w:ascii="Times New Roman" w:eastAsia="標楷體" w:hAnsi="Times New Roman"/>
          <w:i/>
        </w:rPr>
        <w:t>Word identification for Mandarin Chinese sentences</w:t>
      </w:r>
      <w:r w:rsidRPr="0087346C">
        <w:rPr>
          <w:rFonts w:ascii="Times New Roman" w:eastAsia="標楷體" w:hAnsi="Times New Roman"/>
        </w:rPr>
        <w:t xml:space="preserve">. Paper presented at the Proceedings of the 14th conference on Computational linguistics - Volume 1, Nantes, France. </w:t>
      </w:r>
      <w:bookmarkEnd w:id="113"/>
    </w:p>
    <w:p w14:paraId="1121E87D" w14:textId="77777777" w:rsidR="00BF6AFD" w:rsidRPr="0087346C" w:rsidRDefault="00BF6AFD" w:rsidP="00BF6AFD">
      <w:pPr>
        <w:pStyle w:val="EndNoteBibliography"/>
        <w:ind w:left="720" w:hanging="720"/>
        <w:rPr>
          <w:rFonts w:ascii="Times New Roman" w:eastAsia="標楷體" w:hAnsi="Times New Roman"/>
        </w:rPr>
      </w:pPr>
      <w:bookmarkStart w:id="114" w:name="_ENREF_7"/>
      <w:r w:rsidRPr="0087346C">
        <w:rPr>
          <w:rFonts w:ascii="Times New Roman" w:eastAsia="標楷體" w:hAnsi="Times New Roman"/>
        </w:rPr>
        <w:t xml:space="preserve">Chen, K.-J., &amp; Ma, W.-Y. (2002). </w:t>
      </w:r>
      <w:r w:rsidRPr="0087346C">
        <w:rPr>
          <w:rFonts w:ascii="Times New Roman" w:eastAsia="標楷體" w:hAnsi="Times New Roman"/>
          <w:i/>
        </w:rPr>
        <w:t>Unknown word extraction for Chinese documents</w:t>
      </w:r>
      <w:r w:rsidRPr="0087346C">
        <w:rPr>
          <w:rFonts w:ascii="Times New Roman" w:eastAsia="標楷體" w:hAnsi="Times New Roman"/>
        </w:rPr>
        <w:t xml:space="preserve">. Paper presented at the Proceedings of the 19th international conference on Computational linguistics - Volume 1, Taipei, Taiwan. </w:t>
      </w:r>
      <w:bookmarkEnd w:id="114"/>
    </w:p>
    <w:p w14:paraId="33D4F423" w14:textId="5EEC1703" w:rsidR="00BF6AFD" w:rsidRPr="0087346C" w:rsidRDefault="00BF6AFD" w:rsidP="00BF6AFD">
      <w:pPr>
        <w:pStyle w:val="EndNoteBibliography"/>
        <w:ind w:left="720" w:hanging="720"/>
        <w:rPr>
          <w:rFonts w:ascii="Times New Roman" w:eastAsia="標楷體" w:hAnsi="Times New Roman"/>
        </w:rPr>
      </w:pPr>
      <w:bookmarkStart w:id="115" w:name="_ENREF_8"/>
      <w:r w:rsidRPr="0087346C">
        <w:rPr>
          <w:rFonts w:ascii="Times New Roman" w:eastAsia="標楷體" w:hAnsi="Times New Roman"/>
        </w:rPr>
        <w:t xml:space="preserve">Chiang, H.-S., &amp; Huang, T.-C. (2015). User-adapted travel planning system for personalized schedule recommendation. </w:t>
      </w:r>
      <w:r w:rsidRPr="0087346C">
        <w:rPr>
          <w:rFonts w:ascii="Times New Roman" w:eastAsia="標楷體" w:hAnsi="Times New Roman"/>
          <w:i/>
        </w:rPr>
        <w:t>Information Fusion, 21</w:t>
      </w:r>
      <w:r w:rsidRPr="0087346C">
        <w:rPr>
          <w:rFonts w:ascii="Times New Roman" w:eastAsia="標楷體" w:hAnsi="Times New Roman"/>
        </w:rPr>
        <w:t xml:space="preserve">, 3-17. doi: </w:t>
      </w:r>
      <w:hyperlink r:id="rId47" w:history="1">
        <w:r w:rsidRPr="0087346C">
          <w:rPr>
            <w:rStyle w:val="a8"/>
            <w:rFonts w:ascii="Times New Roman" w:eastAsia="標楷體" w:hAnsi="Times New Roman"/>
          </w:rPr>
          <w:t>http://dx.doi.org/10.1016/j.inffus.2013.05.011</w:t>
        </w:r>
        <w:bookmarkEnd w:id="115"/>
      </w:hyperlink>
    </w:p>
    <w:p w14:paraId="733EF305" w14:textId="3973CD50" w:rsidR="00BF6AFD" w:rsidRPr="0087346C" w:rsidRDefault="00BF6AFD" w:rsidP="00BF6AFD">
      <w:pPr>
        <w:pStyle w:val="EndNoteBibliography"/>
        <w:ind w:left="720" w:hanging="720"/>
        <w:rPr>
          <w:rFonts w:ascii="Times New Roman" w:eastAsia="標楷體" w:hAnsi="Times New Roman"/>
        </w:rPr>
      </w:pPr>
      <w:bookmarkStart w:id="116" w:name="_ENREF_9"/>
      <w:r w:rsidRPr="0087346C">
        <w:rPr>
          <w:rFonts w:ascii="Times New Roman" w:eastAsia="標楷體" w:hAnsi="Times New Roman" w:hint="eastAsia"/>
        </w:rPr>
        <w:lastRenderedPageBreak/>
        <w:t>FashionGuide</w:t>
      </w:r>
      <w:r w:rsidRPr="0087346C">
        <w:rPr>
          <w:rFonts w:ascii="Times New Roman" w:eastAsia="標楷體" w:hAnsi="Times New Roman" w:hint="eastAsia"/>
        </w:rPr>
        <w:t>華人第一女性時尚美妝傳媒</w:t>
      </w:r>
      <w:r w:rsidRPr="0087346C">
        <w:rPr>
          <w:rFonts w:ascii="Times New Roman" w:eastAsia="標楷體" w:hAnsi="Times New Roman" w:hint="eastAsia"/>
        </w:rPr>
        <w:t>. (2015). FashionGuide</w:t>
      </w:r>
      <w:r w:rsidRPr="0087346C">
        <w:rPr>
          <w:rFonts w:ascii="Times New Roman" w:eastAsia="標楷體" w:hAnsi="Times New Roman" w:hint="eastAsia"/>
        </w:rPr>
        <w:t>華人第一女性時尚美妝傳媒</w:t>
      </w:r>
      <w:r w:rsidRPr="0087346C">
        <w:rPr>
          <w:rFonts w:ascii="Times New Roman" w:eastAsia="標楷體" w:hAnsi="Times New Roman" w:hint="eastAsia"/>
        </w:rPr>
        <w:t xml:space="preserve">. from </w:t>
      </w:r>
      <w:hyperlink r:id="rId48" w:history="1">
        <w:r w:rsidRPr="0087346C">
          <w:rPr>
            <w:rStyle w:val="a8"/>
            <w:rFonts w:ascii="Times New Roman" w:eastAsia="標楷體" w:hAnsi="Times New Roman" w:hint="eastAsia"/>
          </w:rPr>
          <w:t>http://www.fashionguide.com.tw/</w:t>
        </w:r>
        <w:bookmarkEnd w:id="116"/>
      </w:hyperlink>
    </w:p>
    <w:p w14:paraId="3A4C5490" w14:textId="77777777" w:rsidR="00BF6AFD" w:rsidRPr="0087346C" w:rsidRDefault="00BF6AFD" w:rsidP="00BF6AFD">
      <w:pPr>
        <w:pStyle w:val="EndNoteBibliography"/>
        <w:ind w:left="720" w:hanging="720"/>
        <w:rPr>
          <w:rFonts w:ascii="Times New Roman" w:eastAsia="標楷體" w:hAnsi="Times New Roman"/>
        </w:rPr>
      </w:pPr>
      <w:bookmarkStart w:id="117" w:name="_ENREF_10"/>
      <w:r w:rsidRPr="0087346C">
        <w:rPr>
          <w:rFonts w:ascii="Times New Roman" w:eastAsia="標楷體" w:hAnsi="Times New Roman"/>
        </w:rPr>
        <w:t xml:space="preserve">Fu, G., &amp; Luke, K.-K. (2005). Chinese named entity recognition using lexicalized HMMs. </w:t>
      </w:r>
      <w:r w:rsidRPr="0087346C">
        <w:rPr>
          <w:rFonts w:ascii="Times New Roman" w:eastAsia="標楷體" w:hAnsi="Times New Roman"/>
          <w:i/>
        </w:rPr>
        <w:t>SIGKDD Explor. Newsl., 7</w:t>
      </w:r>
      <w:r w:rsidRPr="0087346C">
        <w:rPr>
          <w:rFonts w:ascii="Times New Roman" w:eastAsia="標楷體" w:hAnsi="Times New Roman"/>
        </w:rPr>
        <w:t>(1), 19-25. doi: 10.1145/1089815.1089819</w:t>
      </w:r>
      <w:bookmarkEnd w:id="117"/>
    </w:p>
    <w:p w14:paraId="0C0809ED" w14:textId="7BC5EB94" w:rsidR="00BF6AFD" w:rsidRPr="0087346C" w:rsidRDefault="00BF6AFD" w:rsidP="00BF6AFD">
      <w:pPr>
        <w:pStyle w:val="EndNoteBibliography"/>
        <w:ind w:left="720" w:hanging="720"/>
        <w:rPr>
          <w:rFonts w:ascii="Times New Roman" w:eastAsia="標楷體" w:hAnsi="Times New Roman"/>
        </w:rPr>
      </w:pPr>
      <w:bookmarkStart w:id="118" w:name="_ENREF_11"/>
      <w:r w:rsidRPr="0087346C">
        <w:rPr>
          <w:rFonts w:ascii="Times New Roman" w:eastAsia="標楷體" w:hAnsi="Times New Roman"/>
        </w:rPr>
        <w:t xml:space="preserve">Garcia Esparza, S., O’Mahony, M. P., &amp; Smyth, B. (2012). Mining the real-time web: A novel approach to product recommendation. </w:t>
      </w:r>
      <w:r w:rsidRPr="0087346C">
        <w:rPr>
          <w:rFonts w:ascii="Times New Roman" w:eastAsia="標楷體" w:hAnsi="Times New Roman"/>
          <w:i/>
        </w:rPr>
        <w:t>Knowledge-Based Systems, 29</w:t>
      </w:r>
      <w:r w:rsidRPr="0087346C">
        <w:rPr>
          <w:rFonts w:ascii="Times New Roman" w:eastAsia="標楷體" w:hAnsi="Times New Roman"/>
        </w:rPr>
        <w:t xml:space="preserve">, 3-11. doi: </w:t>
      </w:r>
      <w:hyperlink r:id="rId49" w:history="1">
        <w:r w:rsidRPr="0087346C">
          <w:rPr>
            <w:rStyle w:val="a8"/>
            <w:rFonts w:ascii="Times New Roman" w:eastAsia="標楷體" w:hAnsi="Times New Roman"/>
          </w:rPr>
          <w:t>http://dx.doi.org/10.1016/j.knosys.2011.07.007</w:t>
        </w:r>
        <w:bookmarkEnd w:id="118"/>
      </w:hyperlink>
    </w:p>
    <w:p w14:paraId="6A46D559" w14:textId="77777777" w:rsidR="00BF6AFD" w:rsidRPr="0087346C" w:rsidRDefault="00BF6AFD" w:rsidP="00BF6AFD">
      <w:pPr>
        <w:pStyle w:val="EndNoteBibliography"/>
        <w:ind w:left="720" w:hanging="720"/>
        <w:rPr>
          <w:rFonts w:ascii="Times New Roman" w:eastAsia="標楷體" w:hAnsi="Times New Roman"/>
        </w:rPr>
      </w:pPr>
      <w:bookmarkStart w:id="119" w:name="_ENREF_12"/>
      <w:r w:rsidRPr="0087346C">
        <w:rPr>
          <w:rFonts w:ascii="Times New Roman" w:eastAsia="標楷體" w:hAnsi="Times New Roman"/>
        </w:rPr>
        <w:t xml:space="preserve">Halkidi, M., Batistakis, Y., &amp; Vazirgiannis, M. (2001). On Clustering Validation Techniques. </w:t>
      </w:r>
      <w:r w:rsidRPr="0087346C">
        <w:rPr>
          <w:rFonts w:ascii="Times New Roman" w:eastAsia="標楷體" w:hAnsi="Times New Roman"/>
          <w:i/>
        </w:rPr>
        <w:t>Journal of Intelligent Information Systems, 17</w:t>
      </w:r>
      <w:r w:rsidRPr="0087346C">
        <w:rPr>
          <w:rFonts w:ascii="Times New Roman" w:eastAsia="標楷體" w:hAnsi="Times New Roman"/>
        </w:rPr>
        <w:t>(2-3), 107-145. doi: 10.1023/A:1012801612483</w:t>
      </w:r>
      <w:bookmarkEnd w:id="119"/>
    </w:p>
    <w:p w14:paraId="032CC1C4" w14:textId="77777777" w:rsidR="00BF6AFD" w:rsidRPr="0087346C" w:rsidRDefault="00BF6AFD" w:rsidP="00BF6AFD">
      <w:pPr>
        <w:pStyle w:val="EndNoteBibliography"/>
        <w:ind w:left="720" w:hanging="720"/>
        <w:rPr>
          <w:rFonts w:ascii="Times New Roman" w:eastAsia="標楷體" w:hAnsi="Times New Roman"/>
        </w:rPr>
      </w:pPr>
      <w:bookmarkStart w:id="120" w:name="_ENREF_13"/>
      <w:r w:rsidRPr="0087346C">
        <w:rPr>
          <w:rFonts w:ascii="Times New Roman" w:eastAsia="標楷體" w:hAnsi="Times New Roman" w:hint="eastAsia"/>
        </w:rPr>
        <w:t>InsightXplorer</w:t>
      </w:r>
      <w:r w:rsidRPr="0087346C">
        <w:rPr>
          <w:rFonts w:ascii="Times New Roman" w:eastAsia="標楷體" w:hAnsi="Times New Roman" w:hint="eastAsia"/>
        </w:rPr>
        <w:t>創市際市場研究顧問</w:t>
      </w:r>
      <w:r w:rsidRPr="0087346C">
        <w:rPr>
          <w:rFonts w:ascii="Times New Roman" w:eastAsia="標楷體" w:hAnsi="Times New Roman" w:hint="eastAsia"/>
        </w:rPr>
        <w:t xml:space="preserve">. (2015a). </w:t>
      </w:r>
      <w:r w:rsidRPr="0087346C">
        <w:rPr>
          <w:rFonts w:ascii="Times New Roman" w:eastAsia="標楷體" w:hAnsi="Times New Roman" w:hint="eastAsia"/>
        </w:rPr>
        <w:t>美妝保養調查及台灣美妝相關網站使用概況</w:t>
      </w:r>
      <w:r w:rsidRPr="0087346C">
        <w:rPr>
          <w:rFonts w:ascii="Times New Roman" w:eastAsia="標楷體" w:hAnsi="Times New Roman" w:hint="eastAsia"/>
        </w:rPr>
        <w:t xml:space="preserve">. </w:t>
      </w:r>
      <w:r w:rsidRPr="0087346C">
        <w:rPr>
          <w:rFonts w:ascii="Times New Roman" w:eastAsia="標楷體" w:hAnsi="Times New Roman" w:hint="eastAsia"/>
          <w:i/>
        </w:rPr>
        <w:t>創市際雙週刊</w:t>
      </w:r>
      <w:r w:rsidRPr="0087346C">
        <w:rPr>
          <w:rFonts w:ascii="Times New Roman" w:eastAsia="標楷體" w:hAnsi="Times New Roman" w:hint="eastAsia"/>
          <w:i/>
        </w:rPr>
        <w:t>, 38</w:t>
      </w:r>
      <w:r w:rsidRPr="0087346C">
        <w:rPr>
          <w:rFonts w:ascii="Times New Roman" w:eastAsia="標楷體" w:hAnsi="Times New Roman" w:hint="eastAsia"/>
        </w:rPr>
        <w:t xml:space="preserve">. </w:t>
      </w:r>
      <w:bookmarkEnd w:id="120"/>
    </w:p>
    <w:p w14:paraId="40099465" w14:textId="77777777" w:rsidR="00BF6AFD" w:rsidRPr="0087346C" w:rsidRDefault="00BF6AFD" w:rsidP="00BF6AFD">
      <w:pPr>
        <w:pStyle w:val="EndNoteBibliography"/>
        <w:ind w:left="720" w:hanging="720"/>
        <w:rPr>
          <w:rFonts w:ascii="Times New Roman" w:eastAsia="標楷體" w:hAnsi="Times New Roman"/>
        </w:rPr>
      </w:pPr>
      <w:bookmarkStart w:id="121" w:name="_ENREF_14"/>
      <w:r w:rsidRPr="0087346C">
        <w:rPr>
          <w:rFonts w:ascii="Times New Roman" w:eastAsia="標楷體" w:hAnsi="Times New Roman" w:hint="eastAsia"/>
        </w:rPr>
        <w:t>InsightXplorer</w:t>
      </w:r>
      <w:r w:rsidRPr="0087346C">
        <w:rPr>
          <w:rFonts w:ascii="Times New Roman" w:eastAsia="標楷體" w:hAnsi="Times New Roman" w:hint="eastAsia"/>
        </w:rPr>
        <w:t>創市際市場研究顧問</w:t>
      </w:r>
      <w:r w:rsidRPr="0087346C">
        <w:rPr>
          <w:rFonts w:ascii="Times New Roman" w:eastAsia="標楷體" w:hAnsi="Times New Roman" w:hint="eastAsia"/>
        </w:rPr>
        <w:t xml:space="preserve">. (2015b). </w:t>
      </w:r>
      <w:r w:rsidRPr="0087346C">
        <w:rPr>
          <w:rFonts w:ascii="Times New Roman" w:eastAsia="標楷體" w:hAnsi="Times New Roman" w:hint="eastAsia"/>
        </w:rPr>
        <w:t>美妝網站調查與</w:t>
      </w:r>
      <w:r w:rsidRPr="0087346C">
        <w:rPr>
          <w:rFonts w:ascii="Times New Roman" w:eastAsia="標楷體" w:hAnsi="Times New Roman" w:hint="eastAsia"/>
        </w:rPr>
        <w:t xml:space="preserve"> </w:t>
      </w:r>
      <w:r w:rsidRPr="0087346C">
        <w:rPr>
          <w:rFonts w:ascii="Times New Roman" w:eastAsia="標楷體" w:hAnsi="Times New Roman" w:hint="eastAsia"/>
        </w:rPr>
        <w:t>美容時尚類別網站使用概況</w:t>
      </w:r>
      <w:r w:rsidRPr="0087346C">
        <w:rPr>
          <w:rFonts w:ascii="Times New Roman" w:eastAsia="標楷體" w:hAnsi="Times New Roman" w:hint="eastAsia"/>
        </w:rPr>
        <w:t xml:space="preserve">. </w:t>
      </w:r>
      <w:bookmarkEnd w:id="121"/>
    </w:p>
    <w:p w14:paraId="2583F127" w14:textId="13282C5D" w:rsidR="00BF6AFD" w:rsidRPr="0087346C" w:rsidRDefault="00BF6AFD" w:rsidP="00BF6AFD">
      <w:pPr>
        <w:pStyle w:val="EndNoteBibliography"/>
        <w:ind w:left="720" w:hanging="720"/>
        <w:rPr>
          <w:rFonts w:ascii="Times New Roman" w:eastAsia="標楷體" w:hAnsi="Times New Roman"/>
        </w:rPr>
      </w:pPr>
      <w:bookmarkStart w:id="122" w:name="_ENREF_15"/>
      <w:r w:rsidRPr="0087346C">
        <w:rPr>
          <w:rFonts w:ascii="Times New Roman" w:eastAsia="標楷體" w:hAnsi="Times New Roman"/>
        </w:rPr>
        <w:t xml:space="preserve">Isinkaye, F. O., Folajimi, Y. O., &amp; Ojokoh, B. A. (2016). Recommendation systems: Principles, methods and evaluation. </w:t>
      </w:r>
      <w:r w:rsidRPr="0087346C">
        <w:rPr>
          <w:rFonts w:ascii="Times New Roman" w:eastAsia="標楷體" w:hAnsi="Times New Roman"/>
          <w:i/>
        </w:rPr>
        <w:t>Egyptian Informatics Journal</w:t>
      </w:r>
      <w:r w:rsidRPr="0087346C">
        <w:rPr>
          <w:rFonts w:ascii="Times New Roman" w:eastAsia="標楷體" w:hAnsi="Times New Roman"/>
        </w:rPr>
        <w:t xml:space="preserve">. doi: </w:t>
      </w:r>
      <w:hyperlink r:id="rId50" w:history="1">
        <w:r w:rsidRPr="0087346C">
          <w:rPr>
            <w:rStyle w:val="a8"/>
            <w:rFonts w:ascii="Times New Roman" w:eastAsia="標楷體" w:hAnsi="Times New Roman"/>
          </w:rPr>
          <w:t>http://dx.doi.org/10.1016/j.eij.2015.06.005</w:t>
        </w:r>
        <w:bookmarkEnd w:id="122"/>
      </w:hyperlink>
    </w:p>
    <w:p w14:paraId="5D6E41E1" w14:textId="77777777" w:rsidR="00BF6AFD" w:rsidRPr="0087346C" w:rsidRDefault="00BF6AFD" w:rsidP="00BF6AFD">
      <w:pPr>
        <w:pStyle w:val="EndNoteBibliography"/>
        <w:ind w:left="720" w:hanging="720"/>
        <w:rPr>
          <w:rFonts w:ascii="Times New Roman" w:eastAsia="標楷體" w:hAnsi="Times New Roman"/>
        </w:rPr>
      </w:pPr>
      <w:bookmarkStart w:id="123" w:name="_ENREF_16"/>
      <w:r w:rsidRPr="0087346C">
        <w:rPr>
          <w:rFonts w:ascii="Times New Roman" w:eastAsia="標楷體" w:hAnsi="Times New Roman"/>
        </w:rPr>
        <w:t xml:space="preserve">Karol, S., &amp; Mangat, V. (2013). Evaluation of text document clustering approach based on particle swarm optimization. </w:t>
      </w:r>
      <w:r w:rsidRPr="0087346C">
        <w:rPr>
          <w:rFonts w:ascii="Times New Roman" w:eastAsia="標楷體" w:hAnsi="Times New Roman"/>
          <w:i/>
        </w:rPr>
        <w:t>Central European Journal of Computer Science, 3</w:t>
      </w:r>
      <w:r w:rsidRPr="0087346C">
        <w:rPr>
          <w:rFonts w:ascii="Times New Roman" w:eastAsia="標楷體" w:hAnsi="Times New Roman"/>
        </w:rPr>
        <w:t>(2), 69-90. doi: 10.2478/s13537-013-0104-2</w:t>
      </w:r>
      <w:bookmarkEnd w:id="123"/>
    </w:p>
    <w:p w14:paraId="717CFA4D" w14:textId="5364E438" w:rsidR="00BF6AFD" w:rsidRPr="0087346C" w:rsidRDefault="00BF6AFD" w:rsidP="00BF6AFD">
      <w:pPr>
        <w:pStyle w:val="EndNoteBibliography"/>
        <w:ind w:left="720" w:hanging="720"/>
        <w:rPr>
          <w:rFonts w:ascii="Times New Roman" w:eastAsia="標楷體" w:hAnsi="Times New Roman"/>
        </w:rPr>
      </w:pPr>
      <w:bookmarkStart w:id="124" w:name="_ENREF_17"/>
      <w:r w:rsidRPr="0087346C">
        <w:rPr>
          <w:rFonts w:ascii="Times New Roman" w:eastAsia="標楷體" w:hAnsi="Times New Roman"/>
        </w:rPr>
        <w:t xml:space="preserve">Kumar, N. P., &amp; Fan, Z. (2015). Hybrid User-Item Based Collaborative Filtering. </w:t>
      </w:r>
      <w:r w:rsidRPr="0087346C">
        <w:rPr>
          <w:rFonts w:ascii="Times New Roman" w:eastAsia="標楷體" w:hAnsi="Times New Roman"/>
          <w:i/>
        </w:rPr>
        <w:t>Procedia Computer Science, 60</w:t>
      </w:r>
      <w:r w:rsidRPr="0087346C">
        <w:rPr>
          <w:rFonts w:ascii="Times New Roman" w:eastAsia="標楷體" w:hAnsi="Times New Roman"/>
        </w:rPr>
        <w:t xml:space="preserve">, 1453-1461. doi: </w:t>
      </w:r>
      <w:hyperlink r:id="rId51" w:history="1">
        <w:r w:rsidRPr="0087346C">
          <w:rPr>
            <w:rStyle w:val="a8"/>
            <w:rFonts w:ascii="Times New Roman" w:eastAsia="標楷體" w:hAnsi="Times New Roman"/>
          </w:rPr>
          <w:t>http://dx.doi.org/10.1016/j.procs.2015.08.222</w:t>
        </w:r>
        <w:bookmarkEnd w:id="124"/>
      </w:hyperlink>
    </w:p>
    <w:p w14:paraId="7A99B9C8" w14:textId="77777777" w:rsidR="00BF6AFD" w:rsidRPr="0087346C" w:rsidRDefault="00BF6AFD" w:rsidP="00BF6AFD">
      <w:pPr>
        <w:pStyle w:val="EndNoteBibliography"/>
        <w:ind w:left="720" w:hanging="720"/>
        <w:rPr>
          <w:rFonts w:ascii="Times New Roman" w:eastAsia="標楷體" w:hAnsi="Times New Roman"/>
        </w:rPr>
      </w:pPr>
      <w:bookmarkStart w:id="125" w:name="_ENREF_18"/>
      <w:r w:rsidRPr="0087346C">
        <w:rPr>
          <w:rFonts w:ascii="Times New Roman" w:eastAsia="標楷體" w:hAnsi="Times New Roman"/>
        </w:rPr>
        <w:t xml:space="preserve">Levy, R., &amp; Manning, C. (2003). </w:t>
      </w:r>
      <w:r w:rsidRPr="0087346C">
        <w:rPr>
          <w:rFonts w:ascii="Times New Roman" w:eastAsia="標楷體" w:hAnsi="Times New Roman"/>
          <w:i/>
        </w:rPr>
        <w:t>Is it harder to parse Chinese, or the Chinese Treebank?</w:t>
      </w:r>
      <w:r w:rsidRPr="0087346C">
        <w:rPr>
          <w:rFonts w:ascii="Times New Roman" w:eastAsia="標楷體" w:hAnsi="Times New Roman"/>
        </w:rPr>
        <w:t xml:space="preserve"> Paper presented at the Proceedings of the 41st Annual Meeting on Association for Computational Linguistics - Volume 1, Sapporo, Japan. </w:t>
      </w:r>
      <w:bookmarkEnd w:id="125"/>
    </w:p>
    <w:p w14:paraId="101E6329" w14:textId="3DD410A4" w:rsidR="00BF6AFD" w:rsidRPr="0087346C" w:rsidRDefault="00BF6AFD" w:rsidP="00BF6AFD">
      <w:pPr>
        <w:pStyle w:val="EndNoteBibliography"/>
        <w:ind w:left="720" w:hanging="720"/>
        <w:rPr>
          <w:rFonts w:ascii="Times New Roman" w:eastAsia="標楷體" w:hAnsi="Times New Roman"/>
        </w:rPr>
      </w:pPr>
      <w:bookmarkStart w:id="126" w:name="_ENREF_19"/>
      <w:r w:rsidRPr="0087346C">
        <w:rPr>
          <w:rFonts w:ascii="Times New Roman" w:eastAsia="標楷體" w:hAnsi="Times New Roman"/>
        </w:rPr>
        <w:t xml:space="preserve">Liang, T.-P., Yang, Y.-F., Chen, D.-N., &amp; Ku, Y.-C. (2008). A semantic-expansion approach to personalized knowledge recommendation. </w:t>
      </w:r>
      <w:r w:rsidRPr="0087346C">
        <w:rPr>
          <w:rFonts w:ascii="Times New Roman" w:eastAsia="標楷體" w:hAnsi="Times New Roman"/>
          <w:i/>
        </w:rPr>
        <w:t>Decision Support Systems, 45</w:t>
      </w:r>
      <w:r w:rsidRPr="0087346C">
        <w:rPr>
          <w:rFonts w:ascii="Times New Roman" w:eastAsia="標楷體" w:hAnsi="Times New Roman"/>
        </w:rPr>
        <w:t xml:space="preserve">(3), 401-412. doi: </w:t>
      </w:r>
      <w:hyperlink r:id="rId52" w:history="1">
        <w:r w:rsidRPr="0087346C">
          <w:rPr>
            <w:rStyle w:val="a8"/>
            <w:rFonts w:ascii="Times New Roman" w:eastAsia="標楷體" w:hAnsi="Times New Roman"/>
          </w:rPr>
          <w:t>http://dx.doi.org/10.1016/j.dss.2007.05.004</w:t>
        </w:r>
        <w:bookmarkEnd w:id="126"/>
      </w:hyperlink>
    </w:p>
    <w:p w14:paraId="0F527009" w14:textId="0DBAF4A3" w:rsidR="00BF6AFD" w:rsidRPr="0087346C" w:rsidRDefault="00BF6AFD" w:rsidP="00BF6AFD">
      <w:pPr>
        <w:pStyle w:val="EndNoteBibliography"/>
        <w:ind w:left="720" w:hanging="720"/>
        <w:rPr>
          <w:rFonts w:ascii="Times New Roman" w:eastAsia="標楷體" w:hAnsi="Times New Roman"/>
        </w:rPr>
      </w:pPr>
      <w:bookmarkStart w:id="127" w:name="_ENREF_20"/>
      <w:r w:rsidRPr="0087346C">
        <w:rPr>
          <w:rFonts w:ascii="Times New Roman" w:eastAsia="標楷體" w:hAnsi="Times New Roman"/>
        </w:rPr>
        <w:t xml:space="preserve">Liu, D.-R., &amp; Shih, Y.-Y. (2005). Hybrid approaches to product recommendation based on customer lifetime value and purchase preferences. </w:t>
      </w:r>
      <w:r w:rsidRPr="0087346C">
        <w:rPr>
          <w:rFonts w:ascii="Times New Roman" w:eastAsia="標楷體" w:hAnsi="Times New Roman"/>
          <w:i/>
        </w:rPr>
        <w:t>Journal of Systems and Software, 77</w:t>
      </w:r>
      <w:r w:rsidRPr="0087346C">
        <w:rPr>
          <w:rFonts w:ascii="Times New Roman" w:eastAsia="標楷體" w:hAnsi="Times New Roman"/>
        </w:rPr>
        <w:t xml:space="preserve">(2), 181-191. doi: </w:t>
      </w:r>
      <w:hyperlink r:id="rId53" w:history="1">
        <w:r w:rsidRPr="0087346C">
          <w:rPr>
            <w:rStyle w:val="a8"/>
            <w:rFonts w:ascii="Times New Roman" w:eastAsia="標楷體" w:hAnsi="Times New Roman"/>
          </w:rPr>
          <w:t>http://dx.doi.org/10.1016/j.jss.2004.08.031</w:t>
        </w:r>
        <w:bookmarkEnd w:id="127"/>
      </w:hyperlink>
    </w:p>
    <w:p w14:paraId="77DC350A" w14:textId="77777777" w:rsidR="00BF6AFD" w:rsidRPr="0087346C" w:rsidRDefault="00BF6AFD" w:rsidP="00BF6AFD">
      <w:pPr>
        <w:pStyle w:val="EndNoteBibliography"/>
        <w:ind w:left="720" w:hanging="720"/>
        <w:rPr>
          <w:rFonts w:ascii="Times New Roman" w:eastAsia="標楷體" w:hAnsi="Times New Roman"/>
        </w:rPr>
      </w:pPr>
      <w:bookmarkStart w:id="128" w:name="_ENREF_21"/>
      <w:r w:rsidRPr="0087346C">
        <w:rPr>
          <w:rFonts w:ascii="Times New Roman" w:eastAsia="標楷體" w:hAnsi="Times New Roman"/>
        </w:rPr>
        <w:t xml:space="preserve">Ma, W.-Y., &amp; Chen, K.-J. (2003). </w:t>
      </w:r>
      <w:r w:rsidRPr="0087346C">
        <w:rPr>
          <w:rFonts w:ascii="Times New Roman" w:eastAsia="標楷體" w:hAnsi="Times New Roman"/>
          <w:i/>
        </w:rPr>
        <w:t>A bottom-up merging algorithm for Chinese unknown word extraction</w:t>
      </w:r>
      <w:r w:rsidRPr="0087346C">
        <w:rPr>
          <w:rFonts w:ascii="Times New Roman" w:eastAsia="標楷體" w:hAnsi="Times New Roman"/>
        </w:rPr>
        <w:t xml:space="preserve">. Paper presented at the Proceedings of the second SIGHAN workshop on Chinese language processing - Volume 17, Sapporo, Japan. </w:t>
      </w:r>
      <w:bookmarkEnd w:id="128"/>
    </w:p>
    <w:p w14:paraId="4DC3C982" w14:textId="77777777" w:rsidR="00BF6AFD" w:rsidRPr="0087346C" w:rsidRDefault="00BF6AFD" w:rsidP="00BF6AFD">
      <w:pPr>
        <w:pStyle w:val="EndNoteBibliography"/>
        <w:ind w:left="720" w:hanging="720"/>
        <w:rPr>
          <w:rFonts w:ascii="Times New Roman" w:eastAsia="標楷體" w:hAnsi="Times New Roman"/>
        </w:rPr>
      </w:pPr>
      <w:bookmarkStart w:id="129" w:name="_ENREF_22"/>
      <w:r w:rsidRPr="0087346C">
        <w:rPr>
          <w:rFonts w:ascii="Times New Roman" w:eastAsia="標楷體" w:hAnsi="Times New Roman"/>
        </w:rPr>
        <w:t xml:space="preserve">Madhulatha, T. (2011). Comparison between K-Means and K-Medoids Clustering </w:t>
      </w:r>
      <w:r w:rsidRPr="0087346C">
        <w:rPr>
          <w:rFonts w:ascii="Times New Roman" w:eastAsia="標楷體" w:hAnsi="Times New Roman"/>
        </w:rPr>
        <w:lastRenderedPageBreak/>
        <w:t xml:space="preserve">Algorithms. In D. Wyld, M. Wozniak, N. Chaki, N. Meghanathan &amp; D. Nagamalai (Eds.), </w:t>
      </w:r>
      <w:r w:rsidRPr="0087346C">
        <w:rPr>
          <w:rFonts w:ascii="Times New Roman" w:eastAsia="標楷體" w:hAnsi="Times New Roman"/>
          <w:i/>
        </w:rPr>
        <w:t>Advances in Computing and Information Technology</w:t>
      </w:r>
      <w:r w:rsidRPr="0087346C">
        <w:rPr>
          <w:rFonts w:ascii="Times New Roman" w:eastAsia="標楷體" w:hAnsi="Times New Roman"/>
        </w:rPr>
        <w:t xml:space="preserve"> (Vol. 198, pp. 472-481): Springer Berlin Heidelberg.</w:t>
      </w:r>
      <w:bookmarkEnd w:id="129"/>
    </w:p>
    <w:p w14:paraId="25391DF4" w14:textId="66C210DB" w:rsidR="00BF6AFD" w:rsidRPr="0087346C" w:rsidRDefault="00BF6AFD" w:rsidP="00BF6AFD">
      <w:pPr>
        <w:pStyle w:val="EndNoteBibliography"/>
        <w:ind w:left="720" w:hanging="720"/>
        <w:rPr>
          <w:rFonts w:ascii="Times New Roman" w:eastAsia="標楷體" w:hAnsi="Times New Roman"/>
        </w:rPr>
      </w:pPr>
      <w:bookmarkStart w:id="130" w:name="_ENREF_23"/>
      <w:r w:rsidRPr="0087346C">
        <w:rPr>
          <w:rFonts w:ascii="Times New Roman" w:eastAsia="標楷體" w:hAnsi="Times New Roman"/>
        </w:rPr>
        <w:t xml:space="preserve">Mahdavi, M., Chehreghani, M. H., Abolhassani, H., &amp; Forsati, R. (2008). Novel meta-heuristic algorithms for clustering web documents. </w:t>
      </w:r>
      <w:r w:rsidRPr="0087346C">
        <w:rPr>
          <w:rFonts w:ascii="Times New Roman" w:eastAsia="標楷體" w:hAnsi="Times New Roman"/>
          <w:i/>
        </w:rPr>
        <w:t>Applied Mathematics and Computation, 201</w:t>
      </w:r>
      <w:r w:rsidRPr="0087346C">
        <w:rPr>
          <w:rFonts w:ascii="Times New Roman" w:eastAsia="標楷體" w:hAnsi="Times New Roman"/>
        </w:rPr>
        <w:t xml:space="preserve">(1–2), 441-451. doi: </w:t>
      </w:r>
      <w:hyperlink r:id="rId54" w:history="1">
        <w:r w:rsidRPr="0087346C">
          <w:rPr>
            <w:rStyle w:val="a8"/>
            <w:rFonts w:ascii="Times New Roman" w:eastAsia="標楷體" w:hAnsi="Times New Roman"/>
          </w:rPr>
          <w:t>http://dx.doi.org/10.1016/j.amc.2007.12.058</w:t>
        </w:r>
        <w:bookmarkEnd w:id="130"/>
      </w:hyperlink>
    </w:p>
    <w:p w14:paraId="55FE91FC" w14:textId="54E84E75" w:rsidR="00BF6AFD" w:rsidRPr="0087346C" w:rsidRDefault="00BF6AFD" w:rsidP="00BF6AFD">
      <w:pPr>
        <w:pStyle w:val="EndNoteBibliography"/>
        <w:ind w:left="720" w:hanging="720"/>
        <w:rPr>
          <w:rFonts w:ascii="Times New Roman" w:eastAsia="標楷體" w:hAnsi="Times New Roman"/>
        </w:rPr>
      </w:pPr>
      <w:bookmarkStart w:id="131" w:name="_ENREF_24"/>
      <w:r w:rsidRPr="0087346C">
        <w:rPr>
          <w:rFonts w:ascii="Times New Roman" w:eastAsia="標楷體" w:hAnsi="Times New Roman"/>
        </w:rPr>
        <w:t xml:space="preserve">Mishra, R., Kumar, P., &amp; Bhasker, B. (2015). A web recommendation system considering sequential information. </w:t>
      </w:r>
      <w:r w:rsidRPr="0087346C">
        <w:rPr>
          <w:rFonts w:ascii="Times New Roman" w:eastAsia="標楷體" w:hAnsi="Times New Roman"/>
          <w:i/>
        </w:rPr>
        <w:t>Decision Support Systems, 75</w:t>
      </w:r>
      <w:r w:rsidRPr="0087346C">
        <w:rPr>
          <w:rFonts w:ascii="Times New Roman" w:eastAsia="標楷體" w:hAnsi="Times New Roman"/>
        </w:rPr>
        <w:t xml:space="preserve">, 1-10. doi: </w:t>
      </w:r>
      <w:hyperlink r:id="rId55" w:history="1">
        <w:r w:rsidRPr="0087346C">
          <w:rPr>
            <w:rStyle w:val="a8"/>
            <w:rFonts w:ascii="Times New Roman" w:eastAsia="標楷體" w:hAnsi="Times New Roman"/>
          </w:rPr>
          <w:t>http://dx.doi.org/10.1016/j.dss.2015.04.004</w:t>
        </w:r>
        <w:bookmarkEnd w:id="131"/>
      </w:hyperlink>
    </w:p>
    <w:p w14:paraId="39C97B4C" w14:textId="2215D034" w:rsidR="00BF6AFD" w:rsidRPr="0087346C" w:rsidRDefault="00BF6AFD" w:rsidP="00BF6AFD">
      <w:pPr>
        <w:pStyle w:val="EndNoteBibliography"/>
        <w:ind w:left="720" w:hanging="720"/>
        <w:rPr>
          <w:rFonts w:ascii="Times New Roman" w:eastAsia="標楷體" w:hAnsi="Times New Roman"/>
        </w:rPr>
      </w:pPr>
      <w:bookmarkStart w:id="132" w:name="_ENREF_25"/>
      <w:r w:rsidRPr="0087346C">
        <w:rPr>
          <w:rFonts w:ascii="Times New Roman" w:eastAsia="標楷體" w:hAnsi="Times New Roman"/>
        </w:rPr>
        <w:t xml:space="preserve">Morente-Molinera, J. A., Pérez, I. J., Ureña, M. R., &amp; Herrera-Viedma, E. (2016). Creating knowledge databases for storing and sharing people knowledge automatically using group decision making and fuzzy ontologies. </w:t>
      </w:r>
      <w:r w:rsidRPr="0087346C">
        <w:rPr>
          <w:rFonts w:ascii="Times New Roman" w:eastAsia="標楷體" w:hAnsi="Times New Roman"/>
          <w:i/>
        </w:rPr>
        <w:t>Information Sciences, 328</w:t>
      </w:r>
      <w:r w:rsidRPr="0087346C">
        <w:rPr>
          <w:rFonts w:ascii="Times New Roman" w:eastAsia="標楷體" w:hAnsi="Times New Roman"/>
        </w:rPr>
        <w:t xml:space="preserve">, 418-434. doi: </w:t>
      </w:r>
      <w:hyperlink r:id="rId56" w:history="1">
        <w:r w:rsidRPr="0087346C">
          <w:rPr>
            <w:rStyle w:val="a8"/>
            <w:rFonts w:ascii="Times New Roman" w:eastAsia="標楷體" w:hAnsi="Times New Roman"/>
          </w:rPr>
          <w:t>http://dx.doi.org/10.1016/j.ins.2015.08.051</w:t>
        </w:r>
        <w:bookmarkEnd w:id="132"/>
      </w:hyperlink>
    </w:p>
    <w:p w14:paraId="621E638C" w14:textId="38196A4C" w:rsidR="00BF6AFD" w:rsidRPr="0087346C" w:rsidRDefault="00BF6AFD" w:rsidP="00BF6AFD">
      <w:pPr>
        <w:pStyle w:val="EndNoteBibliography"/>
        <w:ind w:left="720" w:hanging="720"/>
        <w:rPr>
          <w:rFonts w:ascii="Times New Roman" w:eastAsia="標楷體" w:hAnsi="Times New Roman"/>
        </w:rPr>
      </w:pPr>
      <w:bookmarkStart w:id="133" w:name="_ENREF_26"/>
      <w:r w:rsidRPr="0087346C">
        <w:rPr>
          <w:rFonts w:ascii="Times New Roman" w:eastAsia="標楷體" w:hAnsi="Times New Roman"/>
        </w:rPr>
        <w:t xml:space="preserve">Quan, C., &amp; Ren, F. (2014). Unsupervised product feature extraction for feature-oriented opinion determination. </w:t>
      </w:r>
      <w:r w:rsidRPr="0087346C">
        <w:rPr>
          <w:rFonts w:ascii="Times New Roman" w:eastAsia="標楷體" w:hAnsi="Times New Roman"/>
          <w:i/>
        </w:rPr>
        <w:t>Information Sciences, 272</w:t>
      </w:r>
      <w:r w:rsidRPr="0087346C">
        <w:rPr>
          <w:rFonts w:ascii="Times New Roman" w:eastAsia="標楷體" w:hAnsi="Times New Roman"/>
        </w:rPr>
        <w:t xml:space="preserve">, 16-28. doi: </w:t>
      </w:r>
      <w:hyperlink r:id="rId57" w:history="1">
        <w:r w:rsidRPr="0087346C">
          <w:rPr>
            <w:rStyle w:val="a8"/>
            <w:rFonts w:ascii="Times New Roman" w:eastAsia="標楷體" w:hAnsi="Times New Roman"/>
          </w:rPr>
          <w:t>http://dx.doi.org/10.1016/j.ins.2014.02.063</w:t>
        </w:r>
        <w:bookmarkEnd w:id="133"/>
      </w:hyperlink>
    </w:p>
    <w:p w14:paraId="226B007C" w14:textId="2542FC20" w:rsidR="00BF6AFD" w:rsidRPr="0087346C" w:rsidRDefault="00BF6AFD" w:rsidP="00BF6AFD">
      <w:pPr>
        <w:pStyle w:val="EndNoteBibliography"/>
        <w:ind w:left="720" w:hanging="720"/>
        <w:rPr>
          <w:rFonts w:ascii="Times New Roman" w:eastAsia="標楷體" w:hAnsi="Times New Roman"/>
        </w:rPr>
      </w:pPr>
      <w:bookmarkStart w:id="134" w:name="_ENREF_27"/>
      <w:r w:rsidRPr="0087346C">
        <w:rPr>
          <w:rFonts w:ascii="Times New Roman" w:eastAsia="標楷體" w:hAnsi="Times New Roman"/>
        </w:rPr>
        <w:t xml:space="preserve">Ravi, K., &amp; Ravi, V. (2015). A survey on opinion mining and sentiment analysis: Tasks, approaches and applications. </w:t>
      </w:r>
      <w:r w:rsidRPr="0087346C">
        <w:rPr>
          <w:rFonts w:ascii="Times New Roman" w:eastAsia="標楷體" w:hAnsi="Times New Roman"/>
          <w:i/>
        </w:rPr>
        <w:t>Knowledge-Based Systems, 89</w:t>
      </w:r>
      <w:r w:rsidRPr="0087346C">
        <w:rPr>
          <w:rFonts w:ascii="Times New Roman" w:eastAsia="標楷體" w:hAnsi="Times New Roman"/>
        </w:rPr>
        <w:t xml:space="preserve">, 14-46. doi: </w:t>
      </w:r>
      <w:hyperlink r:id="rId58" w:history="1">
        <w:r w:rsidRPr="0087346C">
          <w:rPr>
            <w:rStyle w:val="a8"/>
            <w:rFonts w:ascii="Times New Roman" w:eastAsia="標楷體" w:hAnsi="Times New Roman"/>
          </w:rPr>
          <w:t>http://dx.doi.org/10.1016/j.knosys.2015.06.015</w:t>
        </w:r>
        <w:bookmarkEnd w:id="134"/>
      </w:hyperlink>
    </w:p>
    <w:p w14:paraId="2310C1BC" w14:textId="77777777" w:rsidR="00BF6AFD" w:rsidRPr="0087346C" w:rsidRDefault="00BF6AFD" w:rsidP="00BF6AFD">
      <w:pPr>
        <w:pStyle w:val="EndNoteBibliography"/>
        <w:ind w:left="720" w:hanging="720"/>
        <w:rPr>
          <w:rFonts w:ascii="Times New Roman" w:eastAsia="標楷體" w:hAnsi="Times New Roman"/>
        </w:rPr>
      </w:pPr>
      <w:bookmarkStart w:id="135" w:name="_ENREF_28"/>
      <w:r w:rsidRPr="0087346C">
        <w:rPr>
          <w:rFonts w:ascii="Times New Roman" w:eastAsia="標楷體" w:hAnsi="Times New Roman"/>
        </w:rPr>
        <w:t xml:space="preserve">Salton, G., Wong, A., &amp; Yang, C. S. (1975). A vector space model for automatic indexing. </w:t>
      </w:r>
      <w:r w:rsidRPr="0087346C">
        <w:rPr>
          <w:rFonts w:ascii="Times New Roman" w:eastAsia="標楷體" w:hAnsi="Times New Roman"/>
          <w:i/>
        </w:rPr>
        <w:t>Commun. ACM, 18</w:t>
      </w:r>
      <w:r w:rsidRPr="0087346C">
        <w:rPr>
          <w:rFonts w:ascii="Times New Roman" w:eastAsia="標楷體" w:hAnsi="Times New Roman"/>
        </w:rPr>
        <w:t>(11), 613-620. doi: 10.1145/361219.361220</w:t>
      </w:r>
      <w:bookmarkEnd w:id="135"/>
    </w:p>
    <w:p w14:paraId="0CE4164B" w14:textId="77777777" w:rsidR="00BF6AFD" w:rsidRPr="0087346C" w:rsidRDefault="00BF6AFD" w:rsidP="00BF6AFD">
      <w:pPr>
        <w:pStyle w:val="EndNoteBibliography"/>
        <w:ind w:left="720" w:hanging="720"/>
        <w:rPr>
          <w:rFonts w:ascii="Times New Roman" w:eastAsia="標楷體" w:hAnsi="Times New Roman"/>
        </w:rPr>
      </w:pPr>
      <w:bookmarkStart w:id="136" w:name="_ENREF_29"/>
      <w:r w:rsidRPr="0087346C">
        <w:rPr>
          <w:rFonts w:ascii="Times New Roman" w:eastAsia="標楷體" w:hAnsi="Times New Roman"/>
        </w:rPr>
        <w:t xml:space="preserve">Teahan, W. J., McNab, R., Wen, Y., &amp; Witten, I. H. (2000). A compression-based algorithm for Chinese word segmentation. </w:t>
      </w:r>
      <w:r w:rsidRPr="0087346C">
        <w:rPr>
          <w:rFonts w:ascii="Times New Roman" w:eastAsia="標楷體" w:hAnsi="Times New Roman"/>
          <w:i/>
        </w:rPr>
        <w:t>Comput. Linguist., 26</w:t>
      </w:r>
      <w:r w:rsidRPr="0087346C">
        <w:rPr>
          <w:rFonts w:ascii="Times New Roman" w:eastAsia="標楷體" w:hAnsi="Times New Roman"/>
        </w:rPr>
        <w:t>(3), 375-393. doi: 10.1162/089120100561746</w:t>
      </w:r>
      <w:bookmarkEnd w:id="136"/>
    </w:p>
    <w:p w14:paraId="6FCDA9DB" w14:textId="3D25EE84" w:rsidR="00BF6AFD" w:rsidRPr="0087346C" w:rsidRDefault="00BF6AFD" w:rsidP="00BF6AFD">
      <w:pPr>
        <w:pStyle w:val="EndNoteBibliography"/>
        <w:ind w:left="720" w:hanging="720"/>
        <w:rPr>
          <w:rFonts w:ascii="Times New Roman" w:eastAsia="標楷體" w:hAnsi="Times New Roman"/>
        </w:rPr>
      </w:pPr>
      <w:bookmarkStart w:id="137" w:name="_ENREF_30"/>
      <w:r w:rsidRPr="0087346C">
        <w:rPr>
          <w:rFonts w:ascii="Times New Roman" w:eastAsia="標楷體" w:hAnsi="Times New Roman"/>
        </w:rPr>
        <w:t>UrCosme. (2015). UrCosme. from https://</w:t>
      </w:r>
      <w:hyperlink r:id="rId59" w:history="1">
        <w:r w:rsidRPr="0087346C">
          <w:rPr>
            <w:rStyle w:val="a8"/>
            <w:rFonts w:ascii="Times New Roman" w:eastAsia="標楷體" w:hAnsi="Times New Roman"/>
          </w:rPr>
          <w:t>www.urcosme.com/</w:t>
        </w:r>
        <w:bookmarkEnd w:id="137"/>
      </w:hyperlink>
    </w:p>
    <w:p w14:paraId="2B834249" w14:textId="787070C0" w:rsidR="00BF6AFD" w:rsidRPr="0087346C" w:rsidRDefault="00BF6AFD" w:rsidP="00BF6AFD">
      <w:pPr>
        <w:pStyle w:val="EndNoteBibliography"/>
        <w:ind w:left="720" w:hanging="720"/>
        <w:rPr>
          <w:rFonts w:ascii="Times New Roman" w:eastAsia="標楷體" w:hAnsi="Times New Roman"/>
        </w:rPr>
      </w:pPr>
      <w:bookmarkStart w:id="138" w:name="_ENREF_31"/>
      <w:r w:rsidRPr="0087346C">
        <w:rPr>
          <w:rFonts w:ascii="Times New Roman" w:eastAsia="標楷體" w:hAnsi="Times New Roman"/>
        </w:rPr>
        <w:t xml:space="preserve">WebMD. (2015). Skin Types and Care: Normal, Dry, Oily, Combi... from </w:t>
      </w:r>
      <w:hyperlink r:id="rId60" w:history="1">
        <w:r w:rsidRPr="0087346C">
          <w:rPr>
            <w:rStyle w:val="a8"/>
            <w:rFonts w:ascii="Times New Roman" w:eastAsia="標楷體" w:hAnsi="Times New Roman"/>
          </w:rPr>
          <w:t>http://www.wikihow.com/Determine-Your-Skin-Type</w:t>
        </w:r>
        <w:bookmarkEnd w:id="138"/>
      </w:hyperlink>
    </w:p>
    <w:p w14:paraId="4A1C53C0" w14:textId="77777777" w:rsidR="00BF6AFD" w:rsidRPr="0087346C" w:rsidRDefault="00BF6AFD" w:rsidP="00BF6AFD">
      <w:pPr>
        <w:pStyle w:val="EndNoteBibliography"/>
        <w:ind w:left="720" w:hanging="720"/>
        <w:rPr>
          <w:rFonts w:ascii="Times New Roman" w:eastAsia="標楷體" w:hAnsi="Times New Roman"/>
        </w:rPr>
      </w:pPr>
      <w:bookmarkStart w:id="139" w:name="_ENREF_32"/>
      <w:r w:rsidRPr="0087346C">
        <w:rPr>
          <w:rFonts w:ascii="Times New Roman" w:eastAsia="標楷體" w:hAnsi="Times New Roman"/>
        </w:rPr>
        <w:t>Wikipedia. (2015). Cosmetics. from https://en.wikipedia.org/wiki/Cosmetics#Types</w:t>
      </w:r>
      <w:bookmarkEnd w:id="139"/>
    </w:p>
    <w:p w14:paraId="05095887" w14:textId="77777777" w:rsidR="00BF6AFD" w:rsidRPr="0087346C" w:rsidRDefault="00BF6AFD" w:rsidP="00BF6AFD">
      <w:pPr>
        <w:pStyle w:val="EndNoteBibliography"/>
        <w:ind w:left="720" w:hanging="720"/>
        <w:rPr>
          <w:rFonts w:ascii="Times New Roman" w:eastAsia="標楷體" w:hAnsi="Times New Roman"/>
        </w:rPr>
      </w:pPr>
      <w:bookmarkStart w:id="140" w:name="_ENREF_33"/>
      <w:r w:rsidRPr="0087346C">
        <w:rPr>
          <w:rFonts w:ascii="Times New Roman" w:eastAsia="標楷體" w:hAnsi="Times New Roman"/>
        </w:rPr>
        <w:t xml:space="preserve">Wong, P.-k., &amp; Chan, C. (1996). </w:t>
      </w:r>
      <w:r w:rsidRPr="0087346C">
        <w:rPr>
          <w:rFonts w:ascii="Times New Roman" w:eastAsia="標楷體" w:hAnsi="Times New Roman"/>
          <w:i/>
        </w:rPr>
        <w:t>Chinese word segmentation based on maximum matching and word binding force</w:t>
      </w:r>
      <w:r w:rsidRPr="0087346C">
        <w:rPr>
          <w:rFonts w:ascii="Times New Roman" w:eastAsia="標楷體" w:hAnsi="Times New Roman"/>
        </w:rPr>
        <w:t xml:space="preserve">. Paper presented at the Proceedings of the 16th conference on Computational linguistics - Volume 1, Copenhagen, Denmark. </w:t>
      </w:r>
      <w:bookmarkEnd w:id="140"/>
    </w:p>
    <w:p w14:paraId="555E5BB8" w14:textId="77777777" w:rsidR="00BF6AFD" w:rsidRPr="0087346C" w:rsidRDefault="00BF6AFD" w:rsidP="00BF6AFD">
      <w:pPr>
        <w:pStyle w:val="EndNoteBibliography"/>
        <w:ind w:left="720" w:hanging="720"/>
        <w:rPr>
          <w:rFonts w:ascii="Times New Roman" w:eastAsia="標楷體" w:hAnsi="Times New Roman"/>
        </w:rPr>
      </w:pPr>
      <w:bookmarkStart w:id="141" w:name="_ENREF_34"/>
      <w:r w:rsidRPr="0087346C">
        <w:rPr>
          <w:rFonts w:ascii="Times New Roman" w:eastAsia="標楷體" w:hAnsi="Times New Roman"/>
        </w:rPr>
        <w:t xml:space="preserve">Wu, Z., &amp; Tseng, G. (1993). Chinese text segmentation for text retrieval: Achievements and problems. </w:t>
      </w:r>
      <w:r w:rsidRPr="0087346C">
        <w:rPr>
          <w:rFonts w:ascii="Times New Roman" w:eastAsia="標楷體" w:hAnsi="Times New Roman"/>
          <w:i/>
        </w:rPr>
        <w:t>Journal of the American Society for Information Science, 44</w:t>
      </w:r>
      <w:r w:rsidRPr="0087346C">
        <w:rPr>
          <w:rFonts w:ascii="Times New Roman" w:eastAsia="標楷體" w:hAnsi="Times New Roman"/>
        </w:rPr>
        <w:t>(9), 532-542. doi: 10.1002/(SICI)1097-4571(199310)44:9&lt;532::AID-ASI3&gt;3.0.CO;2-M</w:t>
      </w:r>
      <w:bookmarkEnd w:id="141"/>
    </w:p>
    <w:p w14:paraId="2DA0A45A" w14:textId="77777777" w:rsidR="00BF6AFD" w:rsidRPr="0087346C" w:rsidRDefault="00BF6AFD" w:rsidP="00BF6AFD">
      <w:pPr>
        <w:pStyle w:val="EndNoteBibliography"/>
        <w:ind w:left="720" w:hanging="720"/>
        <w:rPr>
          <w:rFonts w:ascii="Times New Roman" w:eastAsia="標楷體" w:hAnsi="Times New Roman"/>
        </w:rPr>
      </w:pPr>
      <w:bookmarkStart w:id="142" w:name="_ENREF_35"/>
      <w:r w:rsidRPr="0087346C">
        <w:rPr>
          <w:rFonts w:ascii="Times New Roman" w:eastAsia="標楷體" w:hAnsi="Times New Roman"/>
        </w:rPr>
        <w:t xml:space="preserve">Xue, N., Chiou, F.-D., &amp; Palmer, M. (2002). </w:t>
      </w:r>
      <w:r w:rsidRPr="0087346C">
        <w:rPr>
          <w:rFonts w:ascii="Times New Roman" w:eastAsia="標楷體" w:hAnsi="Times New Roman"/>
          <w:i/>
        </w:rPr>
        <w:t xml:space="preserve">Building a large-scale annotated </w:t>
      </w:r>
      <w:r w:rsidRPr="0087346C">
        <w:rPr>
          <w:rFonts w:ascii="Times New Roman" w:eastAsia="標楷體" w:hAnsi="Times New Roman"/>
          <w:i/>
        </w:rPr>
        <w:lastRenderedPageBreak/>
        <w:t>Chinese corpus</w:t>
      </w:r>
      <w:r w:rsidRPr="0087346C">
        <w:rPr>
          <w:rFonts w:ascii="Times New Roman" w:eastAsia="標楷體" w:hAnsi="Times New Roman"/>
        </w:rPr>
        <w:t xml:space="preserve">. Paper presented at the Proceedings of the 19th international conference on Computational linguistics - Volume 1, Taipei, Taiwan. </w:t>
      </w:r>
      <w:bookmarkEnd w:id="142"/>
    </w:p>
    <w:p w14:paraId="5B564AB2" w14:textId="77777777" w:rsidR="00BF6AFD" w:rsidRPr="0087346C" w:rsidRDefault="00BF6AFD" w:rsidP="00BF6AFD">
      <w:pPr>
        <w:pStyle w:val="EndNoteBibliography"/>
        <w:ind w:left="720" w:hanging="720"/>
        <w:rPr>
          <w:rFonts w:ascii="Times New Roman" w:eastAsia="標楷體" w:hAnsi="Times New Roman"/>
        </w:rPr>
      </w:pPr>
      <w:bookmarkStart w:id="143" w:name="_ENREF_36"/>
      <w:r w:rsidRPr="0087346C">
        <w:rPr>
          <w:rFonts w:ascii="Times New Roman" w:eastAsia="標楷體" w:hAnsi="Times New Roman"/>
        </w:rPr>
        <w:t xml:space="preserve">Yang, C. C., Luk, J. W. K., Yung, S. K., &amp; Yen, J. (2000). Combination and boundary detection approaches on Chinese indexing. </w:t>
      </w:r>
      <w:r w:rsidRPr="0087346C">
        <w:rPr>
          <w:rFonts w:ascii="Times New Roman" w:eastAsia="標楷體" w:hAnsi="Times New Roman"/>
          <w:i/>
        </w:rPr>
        <w:t>Journal of the American Society for Information Science, 51</w:t>
      </w:r>
      <w:r w:rsidRPr="0087346C">
        <w:rPr>
          <w:rFonts w:ascii="Times New Roman" w:eastAsia="標楷體" w:hAnsi="Times New Roman"/>
        </w:rPr>
        <w:t>(4), 340-351. doi: 10.1002/(SICI)1097-4571(2000)51:4&lt;340::AID-ASI4&gt;3.0.CO;2-I</w:t>
      </w:r>
      <w:bookmarkEnd w:id="143"/>
    </w:p>
    <w:p w14:paraId="40125273" w14:textId="52D435F9" w:rsidR="00BF6AFD" w:rsidRPr="0087346C" w:rsidRDefault="00BF6AFD" w:rsidP="00BF6AFD">
      <w:pPr>
        <w:pStyle w:val="EndNoteBibliography"/>
        <w:ind w:left="720" w:hanging="720"/>
        <w:rPr>
          <w:rFonts w:ascii="Times New Roman" w:eastAsia="標楷體" w:hAnsi="Times New Roman"/>
        </w:rPr>
      </w:pPr>
      <w:bookmarkStart w:id="144" w:name="_ENREF_37"/>
      <w:r w:rsidRPr="0087346C">
        <w:rPr>
          <w:rFonts w:ascii="Times New Roman" w:eastAsia="標楷體" w:hAnsi="Times New Roman"/>
        </w:rPr>
        <w:t xml:space="preserve">Zahra, S., Ghazanfar, M. A., Khalid, A., Azam, M. A., Naeem, U., &amp; Prugel-Bennett, A. (2015). Novel centroid selection approaches for KMeans-clustering based recommender systems. </w:t>
      </w:r>
      <w:r w:rsidRPr="0087346C">
        <w:rPr>
          <w:rFonts w:ascii="Times New Roman" w:eastAsia="標楷體" w:hAnsi="Times New Roman"/>
          <w:i/>
        </w:rPr>
        <w:t>Information Sciences, 320</w:t>
      </w:r>
      <w:r w:rsidRPr="0087346C">
        <w:rPr>
          <w:rFonts w:ascii="Times New Roman" w:eastAsia="標楷體" w:hAnsi="Times New Roman"/>
        </w:rPr>
        <w:t xml:space="preserve">, 156-189. doi: </w:t>
      </w:r>
      <w:hyperlink r:id="rId61" w:history="1">
        <w:r w:rsidRPr="0087346C">
          <w:rPr>
            <w:rStyle w:val="a8"/>
            <w:rFonts w:ascii="Times New Roman" w:eastAsia="標楷體" w:hAnsi="Times New Roman"/>
          </w:rPr>
          <w:t>http://dx.doi.org/10.1016/j.ins.2015.03.062</w:t>
        </w:r>
        <w:bookmarkEnd w:id="144"/>
      </w:hyperlink>
    </w:p>
    <w:p w14:paraId="0682EB2E" w14:textId="44D80800" w:rsidR="00BF6AFD" w:rsidRPr="0087346C" w:rsidRDefault="00BF6AFD" w:rsidP="00BF6AFD">
      <w:pPr>
        <w:pStyle w:val="EndNoteBibliography"/>
        <w:ind w:left="720" w:hanging="720"/>
        <w:rPr>
          <w:rFonts w:ascii="Times New Roman" w:eastAsia="標楷體" w:hAnsi="Times New Roman"/>
        </w:rPr>
      </w:pPr>
      <w:bookmarkStart w:id="145" w:name="_ENREF_38"/>
      <w:r w:rsidRPr="0087346C">
        <w:rPr>
          <w:rFonts w:ascii="Times New Roman" w:eastAsia="標楷體" w:hAnsi="Times New Roman"/>
        </w:rPr>
        <w:t xml:space="preserve">Zhang, L., Hu, C., Chen, Q., Chen, Y., &amp; Shi, Y. (2012). Domain Knowledge Based Personalized Recommendation Model and Its Application in Cross-selling. </w:t>
      </w:r>
      <w:r w:rsidRPr="0087346C">
        <w:rPr>
          <w:rFonts w:ascii="Times New Roman" w:eastAsia="標楷體" w:hAnsi="Times New Roman"/>
          <w:i/>
        </w:rPr>
        <w:t>Procedia Computer Science, 9</w:t>
      </w:r>
      <w:r w:rsidRPr="0087346C">
        <w:rPr>
          <w:rFonts w:ascii="Times New Roman" w:eastAsia="標楷體" w:hAnsi="Times New Roman"/>
        </w:rPr>
        <w:t xml:space="preserve">, 1314-1323. doi: </w:t>
      </w:r>
      <w:hyperlink r:id="rId62" w:history="1">
        <w:r w:rsidRPr="0087346C">
          <w:rPr>
            <w:rStyle w:val="a8"/>
            <w:rFonts w:ascii="Times New Roman" w:eastAsia="標楷體" w:hAnsi="Times New Roman"/>
          </w:rPr>
          <w:t>http://dx.doi.org/10.1016/j.procs.2012.04.144</w:t>
        </w:r>
        <w:bookmarkEnd w:id="145"/>
      </w:hyperlink>
    </w:p>
    <w:p w14:paraId="745EEED9" w14:textId="77777777" w:rsidR="00BF6AFD" w:rsidRPr="0087346C" w:rsidRDefault="00BF6AFD" w:rsidP="00BF6AFD">
      <w:pPr>
        <w:pStyle w:val="EndNoteBibliography"/>
        <w:ind w:left="720" w:hanging="720"/>
        <w:rPr>
          <w:rFonts w:ascii="Times New Roman" w:eastAsia="標楷體" w:hAnsi="Times New Roman"/>
        </w:rPr>
      </w:pPr>
      <w:bookmarkStart w:id="146" w:name="_ENREF_39"/>
      <w:r w:rsidRPr="0087346C">
        <w:rPr>
          <w:rFonts w:ascii="Times New Roman" w:eastAsia="標楷體" w:hAnsi="Times New Roman" w:hint="eastAsia"/>
        </w:rPr>
        <w:t>王京盛</w:t>
      </w:r>
      <w:r w:rsidRPr="0087346C">
        <w:rPr>
          <w:rFonts w:ascii="Times New Roman" w:eastAsia="標楷體" w:hAnsi="Times New Roman" w:hint="eastAsia"/>
        </w:rPr>
        <w:t xml:space="preserve">. (2012). </w:t>
      </w:r>
      <w:r w:rsidRPr="0087346C">
        <w:rPr>
          <w:rFonts w:ascii="Times New Roman" w:eastAsia="標楷體" w:hAnsi="Times New Roman" w:hint="eastAsia"/>
        </w:rPr>
        <w:t>考量語意及引用分析之研究主題趨勢分析方法</w:t>
      </w:r>
      <w:r w:rsidRPr="0087346C">
        <w:rPr>
          <w:rFonts w:ascii="Times New Roman" w:eastAsia="標楷體" w:hAnsi="Times New Roman" w:hint="eastAsia"/>
        </w:rPr>
        <w:t xml:space="preserve">. </w:t>
      </w:r>
      <w:bookmarkEnd w:id="146"/>
    </w:p>
    <w:p w14:paraId="3EA0878A" w14:textId="77777777" w:rsidR="00BF6AFD" w:rsidRPr="0087346C" w:rsidRDefault="00BF6AFD" w:rsidP="00BF6AFD">
      <w:pPr>
        <w:pStyle w:val="EndNoteBibliography"/>
        <w:ind w:left="720" w:hanging="720"/>
        <w:rPr>
          <w:rFonts w:ascii="Times New Roman" w:eastAsia="標楷體" w:hAnsi="Times New Roman"/>
        </w:rPr>
      </w:pPr>
      <w:bookmarkStart w:id="147" w:name="_ENREF_40"/>
      <w:r w:rsidRPr="0087346C">
        <w:rPr>
          <w:rFonts w:ascii="Times New Roman" w:eastAsia="標楷體" w:hAnsi="Times New Roman" w:hint="eastAsia"/>
        </w:rPr>
        <w:t>吳虹瑩</w:t>
      </w:r>
      <w:r w:rsidRPr="0087346C">
        <w:rPr>
          <w:rFonts w:ascii="Times New Roman" w:eastAsia="標楷體" w:hAnsi="Times New Roman" w:hint="eastAsia"/>
        </w:rPr>
        <w:t xml:space="preserve">. (2012). </w:t>
      </w:r>
      <w:r w:rsidRPr="0087346C">
        <w:rPr>
          <w:rFonts w:ascii="Times New Roman" w:eastAsia="標楷體" w:hAnsi="Times New Roman" w:hint="eastAsia"/>
          <w:i/>
        </w:rPr>
        <w:t>朋友圈餐廳推薦機制之研究</w:t>
      </w:r>
      <w:r w:rsidRPr="0087346C">
        <w:rPr>
          <w:rFonts w:ascii="Times New Roman" w:eastAsia="標楷體" w:hAnsi="Times New Roman" w:hint="eastAsia"/>
          <w:i/>
        </w:rPr>
        <w:t>.</w:t>
      </w:r>
      <w:r w:rsidRPr="0087346C">
        <w:rPr>
          <w:rFonts w:ascii="Times New Roman" w:eastAsia="標楷體" w:hAnsi="Times New Roman" w:hint="eastAsia"/>
        </w:rPr>
        <w:t xml:space="preserve"> (</w:t>
      </w:r>
      <w:r w:rsidRPr="0087346C">
        <w:rPr>
          <w:rFonts w:ascii="Times New Roman" w:eastAsia="標楷體" w:hAnsi="Times New Roman" w:hint="eastAsia"/>
        </w:rPr>
        <w:t>碩士</w:t>
      </w:r>
      <w:r w:rsidRPr="0087346C">
        <w:rPr>
          <w:rFonts w:ascii="Times New Roman" w:eastAsia="標楷體" w:hAnsi="Times New Roman" w:hint="eastAsia"/>
        </w:rPr>
        <w:t xml:space="preserve">), </w:t>
      </w:r>
      <w:r w:rsidRPr="0087346C">
        <w:rPr>
          <w:rFonts w:ascii="Times New Roman" w:eastAsia="標楷體" w:hAnsi="Times New Roman" w:hint="eastAsia"/>
        </w:rPr>
        <w:t>輔仁大學</w:t>
      </w:r>
      <w:r w:rsidRPr="0087346C">
        <w:rPr>
          <w:rFonts w:ascii="Times New Roman" w:eastAsia="標楷體" w:hAnsi="Times New Roman" w:hint="eastAsia"/>
        </w:rPr>
        <w:t xml:space="preserve">, </w:t>
      </w:r>
      <w:r w:rsidRPr="0087346C">
        <w:rPr>
          <w:rFonts w:ascii="Times New Roman" w:eastAsia="標楷體" w:hAnsi="Times New Roman" w:hint="eastAsia"/>
        </w:rPr>
        <w:t>新北市</w:t>
      </w:r>
      <w:r w:rsidRPr="0087346C">
        <w:rPr>
          <w:rFonts w:ascii="Times New Roman" w:eastAsia="標楷體" w:hAnsi="Times New Roman" w:hint="eastAsia"/>
        </w:rPr>
        <w:t xml:space="preserve">.   </w:t>
      </w:r>
      <w:bookmarkEnd w:id="147"/>
    </w:p>
    <w:p w14:paraId="59082D2A" w14:textId="77777777" w:rsidR="00BF6AFD" w:rsidRPr="0087346C" w:rsidRDefault="00BF6AFD" w:rsidP="00BF6AFD">
      <w:pPr>
        <w:pStyle w:val="EndNoteBibliography"/>
        <w:ind w:left="720" w:hanging="720"/>
        <w:rPr>
          <w:rFonts w:ascii="Times New Roman" w:eastAsia="標楷體" w:hAnsi="Times New Roman"/>
        </w:rPr>
      </w:pPr>
      <w:bookmarkStart w:id="148" w:name="_ENREF_41"/>
      <w:r w:rsidRPr="0087346C">
        <w:rPr>
          <w:rFonts w:ascii="Times New Roman" w:eastAsia="標楷體" w:hAnsi="Times New Roman" w:hint="eastAsia"/>
        </w:rPr>
        <w:t>林宜瑩</w:t>
      </w:r>
      <w:r w:rsidRPr="0087346C">
        <w:rPr>
          <w:rFonts w:ascii="Times New Roman" w:eastAsia="標楷體" w:hAnsi="Times New Roman" w:hint="eastAsia"/>
        </w:rPr>
        <w:t xml:space="preserve">. (2010). </w:t>
      </w:r>
      <w:r w:rsidRPr="0087346C">
        <w:rPr>
          <w:rFonts w:ascii="Times New Roman" w:eastAsia="標楷體" w:hAnsi="Times New Roman" w:hint="eastAsia"/>
        </w:rPr>
        <w:t>利用時間因子與名詞片語之文獻主題追蹤法</w:t>
      </w:r>
      <w:r w:rsidRPr="0087346C">
        <w:rPr>
          <w:rFonts w:ascii="Times New Roman" w:eastAsia="標楷體" w:hAnsi="Times New Roman" w:hint="eastAsia"/>
        </w:rPr>
        <w:t xml:space="preserve">. </w:t>
      </w:r>
      <w:r w:rsidRPr="0087346C">
        <w:rPr>
          <w:rFonts w:ascii="Times New Roman" w:eastAsia="標楷體" w:hAnsi="Times New Roman" w:hint="eastAsia"/>
          <w:i/>
        </w:rPr>
        <w:t>國立成功大學</w:t>
      </w:r>
      <w:r w:rsidRPr="0087346C">
        <w:rPr>
          <w:rFonts w:ascii="Times New Roman" w:eastAsia="標楷體" w:hAnsi="Times New Roman" w:hint="eastAsia"/>
        </w:rPr>
        <w:t xml:space="preserve">. </w:t>
      </w:r>
      <w:bookmarkEnd w:id="148"/>
    </w:p>
    <w:p w14:paraId="35D5424C" w14:textId="77777777" w:rsidR="00BF6AFD" w:rsidRPr="0087346C" w:rsidRDefault="00BF6AFD" w:rsidP="00BF6AFD">
      <w:pPr>
        <w:pStyle w:val="EndNoteBibliography"/>
        <w:ind w:left="720" w:hanging="720"/>
        <w:rPr>
          <w:rFonts w:ascii="Times New Roman" w:eastAsia="標楷體" w:hAnsi="Times New Roman"/>
        </w:rPr>
      </w:pPr>
      <w:bookmarkStart w:id="149" w:name="_ENREF_42"/>
      <w:r w:rsidRPr="0087346C">
        <w:rPr>
          <w:rFonts w:ascii="Times New Roman" w:eastAsia="標楷體" w:hAnsi="Times New Roman" w:hint="eastAsia"/>
        </w:rPr>
        <w:t>高照明</w:t>
      </w:r>
      <w:r w:rsidRPr="0087346C">
        <w:rPr>
          <w:rFonts w:ascii="Times New Roman" w:eastAsia="標楷體" w:hAnsi="Times New Roman"/>
        </w:rPr>
        <w:t xml:space="preserve">. (2012). </w:t>
      </w:r>
      <w:r w:rsidRPr="0087346C">
        <w:rPr>
          <w:rFonts w:ascii="Times New Roman" w:eastAsia="標楷體" w:hAnsi="Times New Roman" w:hint="eastAsia"/>
        </w:rPr>
        <w:t>語料庫建構技術</w:t>
      </w:r>
      <w:r w:rsidRPr="0087346C">
        <w:rPr>
          <w:rFonts w:ascii="Times New Roman" w:eastAsia="標楷體" w:hAnsi="Times New Roman"/>
        </w:rPr>
        <w:t>-</w:t>
      </w:r>
      <w:r w:rsidRPr="0087346C">
        <w:rPr>
          <w:rFonts w:ascii="Times New Roman" w:eastAsia="標楷體" w:hAnsi="Times New Roman" w:hint="eastAsia"/>
        </w:rPr>
        <w:t>研</w:t>
      </w:r>
      <w:r w:rsidRPr="0087346C">
        <w:rPr>
          <w:rFonts w:ascii="Times New Roman" w:eastAsia="標楷體" w:hAnsi="Times New Roman"/>
        </w:rPr>
        <w:t xml:space="preserve"> </w:t>
      </w:r>
      <w:r w:rsidRPr="0087346C">
        <w:rPr>
          <w:rFonts w:ascii="Times New Roman" w:eastAsia="標楷體" w:hAnsi="Times New Roman" w:hint="eastAsia"/>
        </w:rPr>
        <w:t>究</w:t>
      </w:r>
      <w:r w:rsidRPr="0087346C">
        <w:rPr>
          <w:rFonts w:ascii="Times New Roman" w:eastAsia="標楷體" w:hAnsi="Times New Roman"/>
        </w:rPr>
        <w:t xml:space="preserve"> </w:t>
      </w:r>
      <w:r w:rsidRPr="0087346C">
        <w:rPr>
          <w:rFonts w:ascii="Times New Roman" w:eastAsia="標楷體" w:hAnsi="Times New Roman" w:hint="eastAsia"/>
        </w:rPr>
        <w:t>報</w:t>
      </w:r>
      <w:r w:rsidRPr="0087346C">
        <w:rPr>
          <w:rFonts w:ascii="Times New Roman" w:eastAsia="標楷體" w:hAnsi="Times New Roman"/>
        </w:rPr>
        <w:t xml:space="preserve"> </w:t>
      </w:r>
      <w:r w:rsidRPr="0087346C">
        <w:rPr>
          <w:rFonts w:ascii="Times New Roman" w:eastAsia="標楷體" w:hAnsi="Times New Roman" w:hint="eastAsia"/>
        </w:rPr>
        <w:t>告</w:t>
      </w:r>
      <w:r w:rsidRPr="0087346C">
        <w:rPr>
          <w:rFonts w:ascii="Times New Roman" w:eastAsia="標楷體" w:hAnsi="Times New Roman"/>
        </w:rPr>
        <w:t xml:space="preserve">. </w:t>
      </w:r>
      <w:bookmarkEnd w:id="149"/>
    </w:p>
    <w:p w14:paraId="7EAC7963" w14:textId="77777777" w:rsidR="00BF6AFD" w:rsidRPr="0087346C" w:rsidRDefault="00BF6AFD" w:rsidP="00BF6AFD">
      <w:pPr>
        <w:pStyle w:val="EndNoteBibliography"/>
        <w:ind w:left="720" w:hanging="720"/>
        <w:rPr>
          <w:rFonts w:ascii="Times New Roman" w:eastAsia="標楷體" w:hAnsi="Times New Roman"/>
        </w:rPr>
      </w:pPr>
      <w:bookmarkStart w:id="150" w:name="_ENREF_43"/>
      <w:r w:rsidRPr="0087346C">
        <w:rPr>
          <w:rFonts w:ascii="Times New Roman" w:eastAsia="標楷體" w:hAnsi="Times New Roman" w:hint="eastAsia"/>
        </w:rPr>
        <w:t>瑞麗美人國際媒體</w:t>
      </w:r>
      <w:r w:rsidRPr="0087346C">
        <w:rPr>
          <w:rFonts w:ascii="Times New Roman" w:eastAsia="標楷體" w:hAnsi="Times New Roman" w:hint="eastAsia"/>
        </w:rPr>
        <w:t xml:space="preserve">. (2014). </w:t>
      </w:r>
      <w:r w:rsidRPr="0087346C">
        <w:rPr>
          <w:rFonts w:ascii="Times New Roman" w:eastAsia="標楷體" w:hAnsi="Times New Roman" w:hint="eastAsia"/>
        </w:rPr>
        <w:t>四個使用保養品的正確觀念，打造陶瓷肌！</w:t>
      </w:r>
      <w:r w:rsidRPr="0087346C">
        <w:rPr>
          <w:rFonts w:ascii="Times New Roman" w:eastAsia="標楷體" w:hAnsi="Times New Roman" w:hint="eastAsia"/>
        </w:rPr>
        <w:t xml:space="preserve">. </w:t>
      </w:r>
      <w:bookmarkEnd w:id="150"/>
    </w:p>
    <w:p w14:paraId="1A5562FD" w14:textId="77777777" w:rsidR="00BF6AFD" w:rsidRPr="0087346C" w:rsidRDefault="00BF6AFD" w:rsidP="00BF6AFD">
      <w:pPr>
        <w:pStyle w:val="EndNoteBibliography"/>
        <w:ind w:left="720" w:hanging="720"/>
        <w:rPr>
          <w:rFonts w:ascii="Times New Roman" w:eastAsia="標楷體" w:hAnsi="Times New Roman"/>
        </w:rPr>
      </w:pPr>
      <w:bookmarkStart w:id="151" w:name="_ENREF_44"/>
      <w:r w:rsidRPr="0087346C">
        <w:rPr>
          <w:rFonts w:ascii="Times New Roman" w:eastAsia="標楷體" w:hAnsi="Times New Roman" w:hint="eastAsia"/>
        </w:rPr>
        <w:t>資策會產業情報研究所</w:t>
      </w:r>
      <w:r w:rsidRPr="0087346C">
        <w:rPr>
          <w:rFonts w:ascii="Times New Roman" w:eastAsia="標楷體" w:hAnsi="Times New Roman" w:hint="eastAsia"/>
        </w:rPr>
        <w:t xml:space="preserve">. (2014). </w:t>
      </w:r>
      <w:r w:rsidRPr="0087346C">
        <w:rPr>
          <w:rFonts w:ascii="Times New Roman" w:eastAsia="標楷體" w:hAnsi="Times New Roman" w:hint="eastAsia"/>
        </w:rPr>
        <w:t>「網路社群使用」調查</w:t>
      </w:r>
      <w:r w:rsidRPr="0087346C">
        <w:rPr>
          <w:rFonts w:ascii="Times New Roman" w:eastAsia="標楷體" w:hAnsi="Times New Roman" w:hint="eastAsia"/>
        </w:rPr>
        <w:t xml:space="preserve">. </w:t>
      </w:r>
      <w:bookmarkEnd w:id="151"/>
    </w:p>
    <w:p w14:paraId="58B42EA6" w14:textId="77777777" w:rsidR="00BF6AFD" w:rsidRPr="0087346C" w:rsidRDefault="00BF6AFD" w:rsidP="00BF6AFD">
      <w:pPr>
        <w:pStyle w:val="EndNoteBibliography"/>
        <w:ind w:left="720" w:hanging="720"/>
        <w:rPr>
          <w:rFonts w:ascii="Times New Roman" w:eastAsia="標楷體" w:hAnsi="Times New Roman"/>
        </w:rPr>
      </w:pPr>
      <w:bookmarkStart w:id="152" w:name="_ENREF_45"/>
      <w:r w:rsidRPr="0087346C">
        <w:rPr>
          <w:rFonts w:ascii="Times New Roman" w:eastAsia="標楷體" w:hAnsi="Times New Roman" w:hint="eastAsia"/>
        </w:rPr>
        <w:t>圖書館學與資訊科學大辭典</w:t>
      </w:r>
      <w:r w:rsidRPr="0087346C">
        <w:rPr>
          <w:rFonts w:ascii="Times New Roman" w:eastAsia="標楷體" w:hAnsi="Times New Roman" w:hint="eastAsia"/>
        </w:rPr>
        <w:t xml:space="preserve">. (2012). </w:t>
      </w:r>
      <w:bookmarkEnd w:id="152"/>
    </w:p>
    <w:p w14:paraId="0DB19A0D" w14:textId="77777777" w:rsidR="00BF6AFD" w:rsidRPr="0087346C" w:rsidRDefault="00BF6AFD" w:rsidP="00BF6AFD">
      <w:pPr>
        <w:pStyle w:val="EndNoteBibliography"/>
        <w:ind w:left="720" w:hanging="720"/>
        <w:rPr>
          <w:rFonts w:ascii="Times New Roman" w:eastAsia="標楷體" w:hAnsi="Times New Roman"/>
        </w:rPr>
      </w:pPr>
      <w:bookmarkStart w:id="153" w:name="_ENREF_46"/>
      <w:r w:rsidRPr="0087346C">
        <w:rPr>
          <w:rFonts w:ascii="Times New Roman" w:eastAsia="標楷體" w:hAnsi="Times New Roman" w:hint="eastAsia"/>
        </w:rPr>
        <w:t>維基百科</w:t>
      </w:r>
      <w:r w:rsidRPr="0087346C">
        <w:rPr>
          <w:rFonts w:ascii="Times New Roman" w:eastAsia="標楷體" w:hAnsi="Times New Roman" w:hint="eastAsia"/>
        </w:rPr>
        <w:t xml:space="preserve">. (2015a). </w:t>
      </w:r>
      <w:r w:rsidRPr="0087346C">
        <w:rPr>
          <w:rFonts w:ascii="Times New Roman" w:eastAsia="標楷體" w:hAnsi="Times New Roman" w:hint="eastAsia"/>
        </w:rPr>
        <w:t>社群媒體</w:t>
      </w:r>
      <w:r w:rsidRPr="0087346C">
        <w:rPr>
          <w:rFonts w:ascii="Times New Roman" w:eastAsia="標楷體" w:hAnsi="Times New Roman" w:hint="eastAsia"/>
        </w:rPr>
        <w:t>. from https://zh.wikipedia.org/wiki/%E7%A4%BE%E4%BC%9A%E5%8C%96%E5%AA%92%E4%BD%93</w:t>
      </w:r>
      <w:bookmarkEnd w:id="153"/>
    </w:p>
    <w:p w14:paraId="5FA2000B" w14:textId="77777777" w:rsidR="00BF6AFD" w:rsidRPr="0087346C" w:rsidRDefault="00BF6AFD" w:rsidP="00BF6AFD">
      <w:pPr>
        <w:pStyle w:val="EndNoteBibliography"/>
        <w:ind w:left="720" w:hanging="720"/>
        <w:rPr>
          <w:rFonts w:ascii="Times New Roman" w:eastAsia="標楷體" w:hAnsi="Times New Roman"/>
        </w:rPr>
      </w:pPr>
      <w:bookmarkStart w:id="154" w:name="_ENREF_47"/>
      <w:r w:rsidRPr="0087346C">
        <w:rPr>
          <w:rFonts w:ascii="Times New Roman" w:eastAsia="標楷體" w:hAnsi="Times New Roman" w:hint="eastAsia"/>
        </w:rPr>
        <w:t>維基百科</w:t>
      </w:r>
      <w:r w:rsidRPr="0087346C">
        <w:rPr>
          <w:rFonts w:ascii="Times New Roman" w:eastAsia="標楷體" w:hAnsi="Times New Roman" w:hint="eastAsia"/>
        </w:rPr>
        <w:t xml:space="preserve">. (2015b). </w:t>
      </w:r>
      <w:r w:rsidRPr="0087346C">
        <w:rPr>
          <w:rFonts w:ascii="Times New Roman" w:eastAsia="標楷體" w:hAnsi="Times New Roman" w:hint="eastAsia"/>
        </w:rPr>
        <w:t>社群網路服務</w:t>
      </w:r>
      <w:r w:rsidRPr="0087346C">
        <w:rPr>
          <w:rFonts w:ascii="Times New Roman" w:eastAsia="標楷體" w:hAnsi="Times New Roman" w:hint="eastAsia"/>
        </w:rPr>
        <w:t>. from https://zh.wikipedia.org/wiki/%E7%A4%BE%E4%BA%A4%E7%B6%B2%E8%B7%AF%E6%9C%8D%E5%8B%99</w:t>
      </w:r>
      <w:bookmarkEnd w:id="154"/>
    </w:p>
    <w:p w14:paraId="77D7FC69" w14:textId="77777777" w:rsidR="00BF6AFD" w:rsidRPr="0087346C" w:rsidRDefault="00BF6AFD" w:rsidP="00BF6AFD">
      <w:pPr>
        <w:pStyle w:val="EndNoteBibliography"/>
        <w:ind w:left="720" w:hanging="720"/>
        <w:rPr>
          <w:rFonts w:ascii="Times New Roman" w:eastAsia="標楷體" w:hAnsi="Times New Roman"/>
        </w:rPr>
      </w:pPr>
      <w:bookmarkStart w:id="155" w:name="_ENREF_48"/>
      <w:r w:rsidRPr="0087346C">
        <w:rPr>
          <w:rFonts w:ascii="Times New Roman" w:eastAsia="標楷體" w:hAnsi="Times New Roman" w:hint="eastAsia"/>
        </w:rPr>
        <w:t>維基百科</w:t>
      </w:r>
      <w:r w:rsidRPr="0087346C">
        <w:rPr>
          <w:rFonts w:ascii="Times New Roman" w:eastAsia="標楷體" w:hAnsi="Times New Roman" w:hint="eastAsia"/>
        </w:rPr>
        <w:t xml:space="preserve">. (2015c). </w:t>
      </w:r>
      <w:r w:rsidRPr="0087346C">
        <w:rPr>
          <w:rFonts w:ascii="Times New Roman" w:eastAsia="標楷體" w:hAnsi="Times New Roman" w:hint="eastAsia"/>
        </w:rPr>
        <w:t>虛擬社群</w:t>
      </w:r>
      <w:r w:rsidRPr="0087346C">
        <w:rPr>
          <w:rFonts w:ascii="Times New Roman" w:eastAsia="標楷體" w:hAnsi="Times New Roman" w:hint="eastAsia"/>
        </w:rPr>
        <w:t>. from https://zh.wikipedia.org/wiki/%E8%99%9B%E6%93%AC%E7%A4%BE%E7%BE%A4</w:t>
      </w:r>
      <w:bookmarkEnd w:id="155"/>
    </w:p>
    <w:p w14:paraId="72AB6B89" w14:textId="4B28D09D" w:rsidR="009D2413" w:rsidRPr="0087346C" w:rsidRDefault="003E7519" w:rsidP="003E7519">
      <w:pPr>
        <w:widowControl/>
        <w:rPr>
          <w:rFonts w:ascii="Times New Roman" w:eastAsia="標楷體" w:hAnsi="Times New Roman"/>
        </w:rPr>
      </w:pPr>
      <w:r w:rsidRPr="0087346C">
        <w:rPr>
          <w:rFonts w:ascii="Times New Roman" w:eastAsia="標楷體" w:hAnsi="Times New Roman"/>
        </w:rPr>
        <w:fldChar w:fldCharType="end"/>
      </w:r>
      <w:r w:rsidR="00E1414A" w:rsidRPr="0087346C">
        <w:rPr>
          <w:rFonts w:ascii="Times New Roman" w:eastAsia="標楷體" w:hAnsi="Times New Roman"/>
        </w:rPr>
        <w:fldChar w:fldCharType="begin"/>
      </w:r>
      <w:r w:rsidR="00E1414A" w:rsidRPr="0087346C">
        <w:rPr>
          <w:rFonts w:ascii="Times New Roman" w:eastAsia="標楷體" w:hAnsi="Times New Roman"/>
        </w:rPr>
        <w:instrText xml:space="preserve"> ADDIN </w:instrText>
      </w:r>
      <w:r w:rsidR="00E1414A" w:rsidRPr="0087346C">
        <w:rPr>
          <w:rFonts w:ascii="Times New Roman" w:eastAsia="標楷體" w:hAnsi="Times New Roman"/>
        </w:rPr>
        <w:fldChar w:fldCharType="end"/>
      </w:r>
    </w:p>
    <w:sectPr w:rsidR="009D2413" w:rsidRPr="0087346C">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hcwang" w:date="2016-04-23T15:24:00Z" w:initials="h">
    <w:p w14:paraId="1D3BF619" w14:textId="1842666C" w:rsidR="00665750" w:rsidRDefault="00665750">
      <w:pPr>
        <w:pStyle w:val="a4"/>
      </w:pPr>
      <w:r>
        <w:rPr>
          <w:rStyle w:val="a3"/>
        </w:rPr>
        <w:annotationRef/>
      </w:r>
      <w:r>
        <w:rPr>
          <w:rFonts w:hint="eastAsia"/>
        </w:rPr>
        <w:t>目錄中不可以有</w:t>
      </w:r>
      <w:r>
        <w:rPr>
          <w:rFonts w:hint="eastAsia"/>
        </w:rPr>
        <w:t xml:space="preserve">reference, </w:t>
      </w:r>
      <w:r>
        <w:rPr>
          <w:rFonts w:hint="eastAsia"/>
        </w:rPr>
        <w:t>圖目錄同</w:t>
      </w:r>
    </w:p>
  </w:comment>
  <w:comment w:id="36" w:author="hcwang" w:date="2016-04-23T15:31:00Z" w:initials="h">
    <w:p w14:paraId="465FF0B6" w14:textId="554CCA32" w:rsidR="00665750" w:rsidRDefault="00665750">
      <w:pPr>
        <w:pStyle w:val="a4"/>
      </w:pPr>
      <w:r>
        <w:rPr>
          <w:rStyle w:val="a3"/>
        </w:rPr>
        <w:annotationRef/>
      </w:r>
      <w:r>
        <w:rPr>
          <w:rFonts w:hint="eastAsia"/>
        </w:rPr>
        <w:t>是否步驟直接說明</w:t>
      </w:r>
      <w:r>
        <w:rPr>
          <w:rFonts w:hint="eastAsia"/>
        </w:rPr>
        <w:t>K-</w:t>
      </w:r>
      <w:proofErr w:type="spellStart"/>
      <w:r>
        <w:rPr>
          <w:rFonts w:hint="eastAsia"/>
        </w:rPr>
        <w:t>medoids</w:t>
      </w:r>
      <w:proofErr w:type="spellEnd"/>
      <w:r>
        <w:rPr>
          <w:rFonts w:hint="eastAsia"/>
        </w:rPr>
        <w:t>就好</w:t>
      </w:r>
      <w:r>
        <w:rPr>
          <w:rFonts w:hint="eastAsia"/>
        </w:rPr>
        <w:t xml:space="preserve">, </w:t>
      </w:r>
      <w:r>
        <w:rPr>
          <w:rFonts w:hint="eastAsia"/>
        </w:rPr>
        <w:t>不是討論</w:t>
      </w:r>
      <w:r>
        <w:rPr>
          <w:rFonts w:hint="eastAsia"/>
        </w:rPr>
        <w:t>k-means</w:t>
      </w:r>
    </w:p>
  </w:comment>
  <w:comment w:id="45" w:author="hcwang" w:date="2016-04-23T15:34:00Z" w:initials="h">
    <w:p w14:paraId="3E76F3A9" w14:textId="253BB134" w:rsidR="00ED2C5A" w:rsidRDefault="00ED2C5A">
      <w:pPr>
        <w:pStyle w:val="a4"/>
      </w:pPr>
      <w:r>
        <w:rPr>
          <w:rStyle w:val="a3"/>
        </w:rPr>
        <w:annotationRef/>
      </w:r>
      <w:proofErr w:type="gramStart"/>
      <w:r>
        <w:rPr>
          <w:rFonts w:hint="eastAsia"/>
        </w:rPr>
        <w:t>圖號順序</w:t>
      </w:r>
      <w:proofErr w:type="gramEnd"/>
      <w:r>
        <w:rPr>
          <w:rFonts w:hint="eastAsia"/>
        </w:rPr>
        <w:t>應依出現順序</w:t>
      </w:r>
      <w:r>
        <w:rPr>
          <w:rFonts w:hint="eastAsia"/>
        </w:rPr>
        <w:t xml:space="preserve">, </w:t>
      </w:r>
      <w:r>
        <w:rPr>
          <w:rFonts w:hint="eastAsia"/>
        </w:rPr>
        <w:t>且</w:t>
      </w:r>
      <w:proofErr w:type="gramStart"/>
      <w:r>
        <w:rPr>
          <w:rFonts w:hint="eastAsia"/>
        </w:rPr>
        <w:t>提到圖號時</w:t>
      </w:r>
      <w:proofErr w:type="gramEnd"/>
      <w:r>
        <w:rPr>
          <w:rFonts w:hint="eastAsia"/>
        </w:rPr>
        <w:t>就得出現圖</w:t>
      </w:r>
      <w:r>
        <w:rPr>
          <w:rFonts w:hint="eastAsia"/>
        </w:rPr>
        <w:t xml:space="preserve">, </w:t>
      </w:r>
      <w:r>
        <w:rPr>
          <w:rFonts w:hint="eastAsia"/>
        </w:rPr>
        <w:t>不然讀者不知去那找圖</w:t>
      </w:r>
      <w:r>
        <w:rPr>
          <w:rFonts w:hint="eastAsia"/>
        </w:rPr>
        <w:t xml:space="preserve">. </w:t>
      </w:r>
      <w:r>
        <w:rPr>
          <w:rFonts w:hint="eastAsia"/>
        </w:rPr>
        <w:t>所以</w:t>
      </w:r>
      <w:r>
        <w:rPr>
          <w:rFonts w:hint="eastAsia"/>
        </w:rPr>
        <w:t xml:space="preserve">, </w:t>
      </w:r>
      <w:r>
        <w:rPr>
          <w:rFonts w:hint="eastAsia"/>
        </w:rPr>
        <w:t>我建議要不先不</w:t>
      </w:r>
      <w:proofErr w:type="gramStart"/>
      <w:r>
        <w:rPr>
          <w:rFonts w:hint="eastAsia"/>
        </w:rPr>
        <w:t>提圖號</w:t>
      </w:r>
      <w:proofErr w:type="gramEnd"/>
      <w:r>
        <w:rPr>
          <w:rFonts w:hint="eastAsia"/>
        </w:rPr>
        <w:t xml:space="preserve">, </w:t>
      </w:r>
      <w:r>
        <w:rPr>
          <w:rFonts w:hint="eastAsia"/>
        </w:rPr>
        <w:t>或將圖的順序改掉</w:t>
      </w:r>
    </w:p>
  </w:comment>
  <w:comment w:id="60" w:author="hcwang" w:date="2016-04-23T15:40:00Z" w:initials="h">
    <w:p w14:paraId="32908970" w14:textId="1C999502" w:rsidR="00ED2C5A" w:rsidRPr="00ED2C5A" w:rsidRDefault="00ED2C5A">
      <w:pPr>
        <w:pStyle w:val="a4"/>
        <w:rPr>
          <w:i/>
        </w:rPr>
      </w:pPr>
      <w:r>
        <w:rPr>
          <w:rStyle w:val="a3"/>
        </w:rPr>
        <w:annotationRef/>
      </w:r>
      <w:r w:rsidRPr="00ED2C5A">
        <w:rPr>
          <w:rFonts w:hint="eastAsia"/>
          <w:i/>
        </w:rPr>
        <w:t>Um</w:t>
      </w:r>
    </w:p>
  </w:comment>
  <w:comment w:id="64" w:author="hcwang" w:date="2016-04-23T15:40:00Z" w:initials="h">
    <w:p w14:paraId="72A32961" w14:textId="58398AD9" w:rsidR="00ED2C5A" w:rsidRDefault="00ED2C5A">
      <w:pPr>
        <w:pStyle w:val="a4"/>
      </w:pPr>
      <w:r>
        <w:rPr>
          <w:rStyle w:val="a3"/>
        </w:rPr>
        <w:annotationRef/>
      </w:r>
      <w:r>
        <w:rPr>
          <w:rFonts w:hint="eastAsia"/>
        </w:rPr>
        <w:t>變數用</w:t>
      </w:r>
      <w:r>
        <w:rPr>
          <w:rFonts w:hint="eastAsia"/>
        </w:rPr>
        <w:t>italic</w:t>
      </w:r>
      <w:r>
        <w:rPr>
          <w:rFonts w:hint="eastAsia"/>
        </w:rPr>
        <w:t>字型</w:t>
      </w:r>
    </w:p>
  </w:comment>
  <w:comment w:id="71" w:author="hcwang" w:date="2016-04-23T15:42:00Z" w:initials="h">
    <w:p w14:paraId="2EC4777D" w14:textId="422E03C1" w:rsidR="00ED2C5A" w:rsidRDefault="00ED2C5A">
      <w:pPr>
        <w:pStyle w:val="a4"/>
      </w:pPr>
      <w:r>
        <w:rPr>
          <w:rStyle w:val="a3"/>
        </w:rPr>
        <w:annotationRef/>
      </w:r>
      <w:r>
        <w:rPr>
          <w:rFonts w:hint="eastAsia"/>
        </w:rPr>
        <w:t>已決定</w:t>
      </w:r>
      <w:r>
        <w:rPr>
          <w:rFonts w:hint="eastAsia"/>
        </w:rPr>
        <w:t>k-</w:t>
      </w:r>
      <w:proofErr w:type="spellStart"/>
      <w:r>
        <w:rPr>
          <w:rFonts w:hint="eastAsia"/>
        </w:rPr>
        <w:t>medoids</w:t>
      </w:r>
      <w:proofErr w:type="spellEnd"/>
      <w:r>
        <w:rPr>
          <w:rFonts w:hint="eastAsia"/>
        </w:rPr>
        <w:t>就不用一直提</w:t>
      </w:r>
      <w:r>
        <w:rPr>
          <w:rFonts w:hint="eastAsia"/>
        </w:rPr>
        <w:t>K-means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BFB428" w14:textId="77777777" w:rsidR="006D7F08" w:rsidRDefault="006D7F08" w:rsidP="0014776C">
      <w:r>
        <w:separator/>
      </w:r>
    </w:p>
  </w:endnote>
  <w:endnote w:type="continuationSeparator" w:id="0">
    <w:p w14:paraId="45F06B41" w14:textId="77777777" w:rsidR="006D7F08" w:rsidRDefault="006D7F08" w:rsidP="001477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793672" w14:textId="77777777" w:rsidR="00665750" w:rsidRDefault="00665750">
    <w:pPr>
      <w:pStyle w:val="af0"/>
      <w:ind w:firstLine="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4094483"/>
      <w:docPartObj>
        <w:docPartGallery w:val="Page Numbers (Bottom of Page)"/>
        <w:docPartUnique/>
      </w:docPartObj>
    </w:sdtPr>
    <w:sdtContent>
      <w:p w14:paraId="297A1F4F" w14:textId="77777777" w:rsidR="00665750" w:rsidRDefault="00665750" w:rsidP="006B569C">
        <w:pPr>
          <w:pStyle w:val="af0"/>
          <w:jc w:val="center"/>
        </w:pPr>
        <w:r>
          <w:fldChar w:fldCharType="begin"/>
        </w:r>
        <w:r>
          <w:instrText xml:space="preserve"> PAGE  \* ROMAN  \* MERGEFORMAT </w:instrText>
        </w:r>
        <w:r>
          <w:fldChar w:fldCharType="separate"/>
        </w:r>
        <w:r>
          <w:rPr>
            <w:noProof/>
          </w:rPr>
          <w:t>II</w:t>
        </w:r>
        <w:r>
          <w:fldChar w:fldCharType="end"/>
        </w:r>
      </w:p>
    </w:sdtContent>
  </w:sdt>
  <w:p w14:paraId="4D0FD15F" w14:textId="77777777" w:rsidR="00665750" w:rsidRDefault="00665750">
    <w:pPr>
      <w:pStyle w:val="af0"/>
      <w:ind w:firstLine="40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19E7F8" w14:textId="77777777" w:rsidR="00665750" w:rsidRDefault="00665750">
    <w:pPr>
      <w:pStyle w:val="af0"/>
      <w:ind w:firstLine="40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132392"/>
      <w:docPartObj>
        <w:docPartGallery w:val="Page Numbers (Bottom of Page)"/>
        <w:docPartUnique/>
      </w:docPartObj>
    </w:sdtPr>
    <w:sdtEndPr>
      <w:rPr>
        <w:rFonts w:ascii="Times New Roman" w:hAnsi="Times New Roman" w:cs="Times New Roman"/>
      </w:rPr>
    </w:sdtEndPr>
    <w:sdtContent>
      <w:p w14:paraId="1D98C15F" w14:textId="77777777" w:rsidR="00665750" w:rsidRPr="00DF4A28" w:rsidRDefault="00665750">
        <w:pPr>
          <w:pStyle w:val="af0"/>
          <w:jc w:val="center"/>
          <w:rPr>
            <w:rFonts w:ascii="Times New Roman" w:hAnsi="Times New Roman" w:cs="Times New Roman"/>
          </w:rPr>
        </w:pPr>
        <w:r w:rsidRPr="00DF4A28">
          <w:rPr>
            <w:rFonts w:ascii="Times New Roman" w:hAnsi="Times New Roman" w:cs="Times New Roman"/>
          </w:rPr>
          <w:fldChar w:fldCharType="begin"/>
        </w:r>
        <w:r w:rsidRPr="00DF4A28">
          <w:rPr>
            <w:rFonts w:ascii="Times New Roman" w:hAnsi="Times New Roman" w:cs="Times New Roman"/>
          </w:rPr>
          <w:instrText>PAGE   \* MERGEFORMAT</w:instrText>
        </w:r>
        <w:r w:rsidRPr="00DF4A28">
          <w:rPr>
            <w:rFonts w:ascii="Times New Roman" w:hAnsi="Times New Roman" w:cs="Times New Roman"/>
          </w:rPr>
          <w:fldChar w:fldCharType="separate"/>
        </w:r>
        <w:r w:rsidR="00684416" w:rsidRPr="00684416">
          <w:rPr>
            <w:rFonts w:ascii="Times New Roman" w:hAnsi="Times New Roman" w:cs="Times New Roman"/>
            <w:noProof/>
            <w:lang w:val="zh-TW"/>
          </w:rPr>
          <w:t>54</w:t>
        </w:r>
        <w:r w:rsidRPr="00DF4A28">
          <w:rPr>
            <w:rFonts w:ascii="Times New Roman" w:hAnsi="Times New Roman" w:cs="Times New Roman"/>
          </w:rPr>
          <w:fldChar w:fldCharType="end"/>
        </w:r>
      </w:p>
    </w:sdtContent>
  </w:sdt>
  <w:p w14:paraId="083F1921" w14:textId="77777777" w:rsidR="00665750" w:rsidRDefault="00665750">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A2484D" w14:textId="77777777" w:rsidR="006D7F08" w:rsidRDefault="006D7F08" w:rsidP="0014776C">
      <w:r>
        <w:separator/>
      </w:r>
    </w:p>
  </w:footnote>
  <w:footnote w:type="continuationSeparator" w:id="0">
    <w:p w14:paraId="579DA6A7" w14:textId="77777777" w:rsidR="006D7F08" w:rsidRDefault="006D7F08" w:rsidP="0014776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A3D483" w14:textId="10BC13B4" w:rsidR="00665750" w:rsidRDefault="00665750">
    <w:pPr>
      <w:pStyle w:val="ae"/>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A57AEC" w14:textId="1A4CA58D" w:rsidR="00665750" w:rsidRDefault="00665750">
    <w:pPr>
      <w:pStyle w:val="ae"/>
      <w:ind w:firstLine="40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B10816" w14:textId="3F5DE406" w:rsidR="00665750" w:rsidRDefault="00665750">
    <w:pPr>
      <w:pStyle w:val="ae"/>
      <w:ind w:firstLine="40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F3FCC" w14:textId="77777777" w:rsidR="00665750" w:rsidRDefault="00665750">
    <w:pPr>
      <w:pStyle w:val="a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3322F7" w14:textId="77777777" w:rsidR="00665750" w:rsidRDefault="00665750">
    <w:pPr>
      <w:pStyle w:val="a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3E8ACE" w14:textId="77777777" w:rsidR="00665750" w:rsidRDefault="00665750">
    <w:pPr>
      <w:pStyle w:val="a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14D09"/>
    <w:multiLevelType w:val="hybridMultilevel"/>
    <w:tmpl w:val="4FD28C4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9D309A8"/>
    <w:multiLevelType w:val="hybridMultilevel"/>
    <w:tmpl w:val="3B50CC7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nsid w:val="0A2F62E8"/>
    <w:multiLevelType w:val="hybridMultilevel"/>
    <w:tmpl w:val="537C1882"/>
    <w:lvl w:ilvl="0" w:tplc="6BBA59C2">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125D34A4"/>
    <w:multiLevelType w:val="hybridMultilevel"/>
    <w:tmpl w:val="5E9E6AD2"/>
    <w:lvl w:ilvl="0" w:tplc="6BBA59C2">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4">
    <w:nsid w:val="14B62BCE"/>
    <w:multiLevelType w:val="multilevel"/>
    <w:tmpl w:val="9560FC3A"/>
    <w:lvl w:ilvl="0">
      <w:start w:val="1"/>
      <w:numFmt w:val="decimal"/>
      <w:pStyle w:val="1"/>
      <w:suff w:val="nothing"/>
      <w:lvlText w:val="第%1章　"/>
      <w:lvlJc w:val="left"/>
      <w:pPr>
        <w:ind w:left="425" w:hanging="425"/>
      </w:pPr>
      <w:rPr>
        <w:rFonts w:eastAsia="標楷體" w:hint="eastAsia"/>
        <w:b w:val="0"/>
        <w:i w:val="0"/>
        <w:sz w:val="32"/>
        <w:szCs w:val="32"/>
      </w:rPr>
    </w:lvl>
    <w:lvl w:ilvl="1">
      <w:start w:val="1"/>
      <w:numFmt w:val="decimal"/>
      <w:pStyle w:val="2"/>
      <w:suff w:val="nothing"/>
      <w:lvlText w:val="%1.%2 "/>
      <w:lvlJc w:val="left"/>
      <w:pPr>
        <w:ind w:left="851" w:hanging="567"/>
      </w:pPr>
      <w:rPr>
        <w:rFonts w:ascii="Times New Roman" w:eastAsia="標楷體" w:hAnsi="Times New Roman" w:cs="Times New Roman" w:hint="default"/>
        <w:b/>
        <w:i w:val="0"/>
        <w:sz w:val="28"/>
        <w:szCs w:val="28"/>
      </w:rPr>
    </w:lvl>
    <w:lvl w:ilvl="2">
      <w:start w:val="1"/>
      <w:numFmt w:val="decimal"/>
      <w:pStyle w:val="3"/>
      <w:suff w:val="nothing"/>
      <w:lvlText w:val="%1.%2.%3 "/>
      <w:lvlJc w:val="left"/>
      <w:pPr>
        <w:ind w:left="567" w:hanging="567"/>
      </w:pPr>
      <w:rPr>
        <w:rFonts w:ascii="Times New Roman" w:eastAsia="標楷體" w:hAnsi="Times New Roman" w:hint="eastAsia"/>
        <w:b/>
        <w:i w:val="0"/>
        <w:sz w:val="28"/>
        <w:szCs w:val="28"/>
      </w:rPr>
    </w:lvl>
    <w:lvl w:ilvl="3">
      <w:start w:val="1"/>
      <w:numFmt w:val="decimal"/>
      <w:pStyle w:val="4"/>
      <w:suff w:val="nothing"/>
      <w:lvlText w:val="%1.%2.%3.%4 "/>
      <w:lvlJc w:val="left"/>
      <w:pPr>
        <w:ind w:left="1984" w:hanging="708"/>
      </w:pPr>
      <w:rPr>
        <w:rFonts w:eastAsia="標楷體" w:hint="eastAsia"/>
        <w:b w:val="0"/>
        <w:i w:val="0"/>
        <w:sz w:val="24"/>
        <w:szCs w:val="24"/>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5">
    <w:nsid w:val="1B5011F4"/>
    <w:multiLevelType w:val="hybridMultilevel"/>
    <w:tmpl w:val="D72C609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211014D1"/>
    <w:multiLevelType w:val="hybridMultilevel"/>
    <w:tmpl w:val="99B430A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26361B68"/>
    <w:multiLevelType w:val="hybridMultilevel"/>
    <w:tmpl w:val="328EC6C2"/>
    <w:lvl w:ilvl="0" w:tplc="6BBA59C2">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2A7B759A"/>
    <w:multiLevelType w:val="hybridMultilevel"/>
    <w:tmpl w:val="05C499FA"/>
    <w:lvl w:ilvl="0" w:tplc="6BBA59C2">
      <w:start w:val="1"/>
      <w:numFmt w:val="bullet"/>
      <w:lvlText w:val=""/>
      <w:lvlJc w:val="left"/>
      <w:pPr>
        <w:ind w:left="960" w:hanging="480"/>
      </w:pPr>
      <w:rPr>
        <w:rFonts w:ascii="Wingdings" w:hAnsi="Wingdings" w:hint="default"/>
      </w:rPr>
    </w:lvl>
    <w:lvl w:ilvl="1" w:tplc="0409000F">
      <w:start w:val="1"/>
      <w:numFmt w:val="decimal"/>
      <w:lvlText w:val="%2."/>
      <w:lvlJc w:val="left"/>
      <w:pPr>
        <w:ind w:left="1440" w:hanging="480"/>
      </w:pPr>
      <w:rPr>
        <w:rFont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2D717473"/>
    <w:multiLevelType w:val="hybridMultilevel"/>
    <w:tmpl w:val="8500E904"/>
    <w:lvl w:ilvl="0" w:tplc="5FA6FC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3ECC5B1F"/>
    <w:multiLevelType w:val="hybridMultilevel"/>
    <w:tmpl w:val="D304C06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nsid w:val="42D645DA"/>
    <w:multiLevelType w:val="hybridMultilevel"/>
    <w:tmpl w:val="7820FB1A"/>
    <w:lvl w:ilvl="0" w:tplc="6BBA59C2">
      <w:start w:val="1"/>
      <w:numFmt w:val="bullet"/>
      <w:lvlText w:val=""/>
      <w:lvlJc w:val="left"/>
      <w:pPr>
        <w:ind w:left="1440" w:hanging="480"/>
      </w:pPr>
      <w:rPr>
        <w:rFonts w:ascii="Wingdings" w:hAnsi="Wingdings" w:hint="default"/>
      </w:rPr>
    </w:lvl>
    <w:lvl w:ilvl="1" w:tplc="0409000F">
      <w:start w:val="1"/>
      <w:numFmt w:val="decimal"/>
      <w:lvlText w:val="%2."/>
      <w:lvlJc w:val="left"/>
      <w:pPr>
        <w:ind w:left="1920" w:hanging="480"/>
      </w:pPr>
      <w:rPr>
        <w:rFont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2">
    <w:nsid w:val="55B967C9"/>
    <w:multiLevelType w:val="hybridMultilevel"/>
    <w:tmpl w:val="77E8703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5CB55200"/>
    <w:multiLevelType w:val="hybridMultilevel"/>
    <w:tmpl w:val="205A6F9A"/>
    <w:lvl w:ilvl="0" w:tplc="6BBA59C2">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
    <w:nsid w:val="62E94E29"/>
    <w:multiLevelType w:val="hybridMultilevel"/>
    <w:tmpl w:val="91109F08"/>
    <w:lvl w:ilvl="0" w:tplc="8516301E">
      <w:start w:val="1"/>
      <w:numFmt w:val="bullet"/>
      <w:lvlText w:val="•"/>
      <w:lvlJc w:val="left"/>
      <w:pPr>
        <w:tabs>
          <w:tab w:val="num" w:pos="720"/>
        </w:tabs>
        <w:ind w:left="720" w:hanging="360"/>
      </w:pPr>
      <w:rPr>
        <w:rFonts w:ascii="新細明體" w:hAnsi="新細明體" w:hint="default"/>
      </w:rPr>
    </w:lvl>
    <w:lvl w:ilvl="1" w:tplc="52C4B810" w:tentative="1">
      <w:start w:val="1"/>
      <w:numFmt w:val="bullet"/>
      <w:lvlText w:val="•"/>
      <w:lvlJc w:val="left"/>
      <w:pPr>
        <w:tabs>
          <w:tab w:val="num" w:pos="1440"/>
        </w:tabs>
        <w:ind w:left="1440" w:hanging="360"/>
      </w:pPr>
      <w:rPr>
        <w:rFonts w:ascii="新細明體" w:hAnsi="新細明體" w:hint="default"/>
      </w:rPr>
    </w:lvl>
    <w:lvl w:ilvl="2" w:tplc="DC4A8452" w:tentative="1">
      <w:start w:val="1"/>
      <w:numFmt w:val="bullet"/>
      <w:lvlText w:val="•"/>
      <w:lvlJc w:val="left"/>
      <w:pPr>
        <w:tabs>
          <w:tab w:val="num" w:pos="2160"/>
        </w:tabs>
        <w:ind w:left="2160" w:hanging="360"/>
      </w:pPr>
      <w:rPr>
        <w:rFonts w:ascii="新細明體" w:hAnsi="新細明體" w:hint="default"/>
      </w:rPr>
    </w:lvl>
    <w:lvl w:ilvl="3" w:tplc="C044A33E" w:tentative="1">
      <w:start w:val="1"/>
      <w:numFmt w:val="bullet"/>
      <w:lvlText w:val="•"/>
      <w:lvlJc w:val="left"/>
      <w:pPr>
        <w:tabs>
          <w:tab w:val="num" w:pos="2880"/>
        </w:tabs>
        <w:ind w:left="2880" w:hanging="360"/>
      </w:pPr>
      <w:rPr>
        <w:rFonts w:ascii="新細明體" w:hAnsi="新細明體" w:hint="default"/>
      </w:rPr>
    </w:lvl>
    <w:lvl w:ilvl="4" w:tplc="296A4C38" w:tentative="1">
      <w:start w:val="1"/>
      <w:numFmt w:val="bullet"/>
      <w:lvlText w:val="•"/>
      <w:lvlJc w:val="left"/>
      <w:pPr>
        <w:tabs>
          <w:tab w:val="num" w:pos="3600"/>
        </w:tabs>
        <w:ind w:left="3600" w:hanging="360"/>
      </w:pPr>
      <w:rPr>
        <w:rFonts w:ascii="新細明體" w:hAnsi="新細明體" w:hint="default"/>
      </w:rPr>
    </w:lvl>
    <w:lvl w:ilvl="5" w:tplc="5AB43E1C" w:tentative="1">
      <w:start w:val="1"/>
      <w:numFmt w:val="bullet"/>
      <w:lvlText w:val="•"/>
      <w:lvlJc w:val="left"/>
      <w:pPr>
        <w:tabs>
          <w:tab w:val="num" w:pos="4320"/>
        </w:tabs>
        <w:ind w:left="4320" w:hanging="360"/>
      </w:pPr>
      <w:rPr>
        <w:rFonts w:ascii="新細明體" w:hAnsi="新細明體" w:hint="default"/>
      </w:rPr>
    </w:lvl>
    <w:lvl w:ilvl="6" w:tplc="22D498B4" w:tentative="1">
      <w:start w:val="1"/>
      <w:numFmt w:val="bullet"/>
      <w:lvlText w:val="•"/>
      <w:lvlJc w:val="left"/>
      <w:pPr>
        <w:tabs>
          <w:tab w:val="num" w:pos="5040"/>
        </w:tabs>
        <w:ind w:left="5040" w:hanging="360"/>
      </w:pPr>
      <w:rPr>
        <w:rFonts w:ascii="新細明體" w:hAnsi="新細明體" w:hint="default"/>
      </w:rPr>
    </w:lvl>
    <w:lvl w:ilvl="7" w:tplc="E014F0A0" w:tentative="1">
      <w:start w:val="1"/>
      <w:numFmt w:val="bullet"/>
      <w:lvlText w:val="•"/>
      <w:lvlJc w:val="left"/>
      <w:pPr>
        <w:tabs>
          <w:tab w:val="num" w:pos="5760"/>
        </w:tabs>
        <w:ind w:left="5760" w:hanging="360"/>
      </w:pPr>
      <w:rPr>
        <w:rFonts w:ascii="新細明體" w:hAnsi="新細明體" w:hint="default"/>
      </w:rPr>
    </w:lvl>
    <w:lvl w:ilvl="8" w:tplc="EC02C482" w:tentative="1">
      <w:start w:val="1"/>
      <w:numFmt w:val="bullet"/>
      <w:lvlText w:val="•"/>
      <w:lvlJc w:val="left"/>
      <w:pPr>
        <w:tabs>
          <w:tab w:val="num" w:pos="6480"/>
        </w:tabs>
        <w:ind w:left="6480" w:hanging="360"/>
      </w:pPr>
      <w:rPr>
        <w:rFonts w:ascii="新細明體" w:hAnsi="新細明體" w:hint="default"/>
      </w:rPr>
    </w:lvl>
  </w:abstractNum>
  <w:abstractNum w:abstractNumId="15">
    <w:nsid w:val="6D971AFB"/>
    <w:multiLevelType w:val="hybridMultilevel"/>
    <w:tmpl w:val="8CBEB888"/>
    <w:lvl w:ilvl="0" w:tplc="6BBA59C2">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6E6141C4"/>
    <w:multiLevelType w:val="hybridMultilevel"/>
    <w:tmpl w:val="60CCD42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nsid w:val="70CD36E8"/>
    <w:multiLevelType w:val="hybridMultilevel"/>
    <w:tmpl w:val="1FA42C6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79C4261E"/>
    <w:multiLevelType w:val="hybridMultilevel"/>
    <w:tmpl w:val="2FDA156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7D2C5A75"/>
    <w:multiLevelType w:val="hybridMultilevel"/>
    <w:tmpl w:val="16FE638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19"/>
  </w:num>
  <w:num w:numId="3">
    <w:abstractNumId w:val="9"/>
  </w:num>
  <w:num w:numId="4">
    <w:abstractNumId w:val="2"/>
  </w:num>
  <w:num w:numId="5">
    <w:abstractNumId w:val="0"/>
  </w:num>
  <w:num w:numId="6">
    <w:abstractNumId w:val="5"/>
  </w:num>
  <w:num w:numId="7">
    <w:abstractNumId w:val="8"/>
  </w:num>
  <w:num w:numId="8">
    <w:abstractNumId w:val="15"/>
  </w:num>
  <w:num w:numId="9">
    <w:abstractNumId w:val="13"/>
  </w:num>
  <w:num w:numId="10">
    <w:abstractNumId w:val="3"/>
  </w:num>
  <w:num w:numId="11">
    <w:abstractNumId w:val="1"/>
  </w:num>
  <w:num w:numId="12">
    <w:abstractNumId w:val="7"/>
  </w:num>
  <w:num w:numId="13">
    <w:abstractNumId w:val="11"/>
  </w:num>
  <w:num w:numId="14">
    <w:abstractNumId w:val="10"/>
  </w:num>
  <w:num w:numId="15">
    <w:abstractNumId w:val="6"/>
  </w:num>
  <w:num w:numId="16">
    <w:abstractNumId w:val="16"/>
  </w:num>
  <w:num w:numId="17">
    <w:abstractNumId w:val="17"/>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14"/>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num>
  <w:num w:numId="25">
    <w:abstractNumId w:val="12"/>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trackRevisions/>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wafwfer04twvxhersz6xr2019zsswfxrwfas&quot;&gt;My EndNote Library&lt;record-ids&gt;&lt;item&gt;2&lt;/item&gt;&lt;item&gt;4&lt;/item&gt;&lt;item&gt;7&lt;/item&gt;&lt;item&gt;9&lt;/item&gt;&lt;item&gt;10&lt;/item&gt;&lt;item&gt;11&lt;/item&gt;&lt;item&gt;13&lt;/item&gt;&lt;item&gt;15&lt;/item&gt;&lt;item&gt;16&lt;/item&gt;&lt;item&gt;17&lt;/item&gt;&lt;item&gt;19&lt;/item&gt;&lt;item&gt;20&lt;/item&gt;&lt;item&gt;21&lt;/item&gt;&lt;item&gt;22&lt;/item&gt;&lt;item&gt;23&lt;/item&gt;&lt;item&gt;24&lt;/item&gt;&lt;item&gt;27&lt;/item&gt;&lt;item&gt;28&lt;/item&gt;&lt;item&gt;35&lt;/item&gt;&lt;item&gt;36&lt;/item&gt;&lt;item&gt;37&lt;/item&gt;&lt;item&gt;39&lt;/item&gt;&lt;item&gt;40&lt;/item&gt;&lt;item&gt;41&lt;/item&gt;&lt;item&gt;42&lt;/item&gt;&lt;item&gt;43&lt;/item&gt;&lt;item&gt;44&lt;/item&gt;&lt;item&gt;45&lt;/item&gt;&lt;item&gt;46&lt;/item&gt;&lt;item&gt;47&lt;/item&gt;&lt;item&gt;48&lt;/item&gt;&lt;item&gt;49&lt;/item&gt;&lt;item&gt;50&lt;/item&gt;&lt;item&gt;52&lt;/item&gt;&lt;item&gt;54&lt;/item&gt;&lt;item&gt;55&lt;/item&gt;&lt;item&gt;57&lt;/item&gt;&lt;item&gt;58&lt;/item&gt;&lt;item&gt;60&lt;/item&gt;&lt;item&gt;61&lt;/item&gt;&lt;item&gt;62&lt;/item&gt;&lt;item&gt;63&lt;/item&gt;&lt;item&gt;64&lt;/item&gt;&lt;item&gt;66&lt;/item&gt;&lt;item&gt;68&lt;/item&gt;&lt;item&gt;69&lt;/item&gt;&lt;item&gt;70&lt;/item&gt;&lt;/record-ids&gt;&lt;/item&gt;&lt;/Libraries&gt;"/>
  </w:docVars>
  <w:rsids>
    <w:rsidRoot w:val="00D54B23"/>
    <w:rsid w:val="00002D37"/>
    <w:rsid w:val="000035FC"/>
    <w:rsid w:val="00003DAA"/>
    <w:rsid w:val="0000588F"/>
    <w:rsid w:val="0000666D"/>
    <w:rsid w:val="00006850"/>
    <w:rsid w:val="0001195E"/>
    <w:rsid w:val="0001343C"/>
    <w:rsid w:val="00023828"/>
    <w:rsid w:val="00023A1A"/>
    <w:rsid w:val="000257A4"/>
    <w:rsid w:val="00025FB6"/>
    <w:rsid w:val="000261FD"/>
    <w:rsid w:val="0002629D"/>
    <w:rsid w:val="00034723"/>
    <w:rsid w:val="000420D3"/>
    <w:rsid w:val="00044413"/>
    <w:rsid w:val="00044813"/>
    <w:rsid w:val="000468A8"/>
    <w:rsid w:val="00047E9F"/>
    <w:rsid w:val="00047FBD"/>
    <w:rsid w:val="00053985"/>
    <w:rsid w:val="0005439C"/>
    <w:rsid w:val="0005725E"/>
    <w:rsid w:val="00060239"/>
    <w:rsid w:val="00060AFF"/>
    <w:rsid w:val="00064E90"/>
    <w:rsid w:val="00065231"/>
    <w:rsid w:val="00067A14"/>
    <w:rsid w:val="00070373"/>
    <w:rsid w:val="0007215D"/>
    <w:rsid w:val="0007288F"/>
    <w:rsid w:val="00074DA1"/>
    <w:rsid w:val="00076588"/>
    <w:rsid w:val="0007796B"/>
    <w:rsid w:val="00081C63"/>
    <w:rsid w:val="00083B35"/>
    <w:rsid w:val="00087035"/>
    <w:rsid w:val="00091C2F"/>
    <w:rsid w:val="00094E31"/>
    <w:rsid w:val="00096303"/>
    <w:rsid w:val="000977EA"/>
    <w:rsid w:val="000A21A7"/>
    <w:rsid w:val="000A2BD0"/>
    <w:rsid w:val="000A31DC"/>
    <w:rsid w:val="000A4D78"/>
    <w:rsid w:val="000A57EF"/>
    <w:rsid w:val="000A5DF0"/>
    <w:rsid w:val="000A64F5"/>
    <w:rsid w:val="000A784D"/>
    <w:rsid w:val="000B4531"/>
    <w:rsid w:val="000B53EF"/>
    <w:rsid w:val="000B7410"/>
    <w:rsid w:val="000C04F2"/>
    <w:rsid w:val="000C22F9"/>
    <w:rsid w:val="000C236F"/>
    <w:rsid w:val="000C39C5"/>
    <w:rsid w:val="000C67B6"/>
    <w:rsid w:val="000D0BC8"/>
    <w:rsid w:val="000D20B9"/>
    <w:rsid w:val="000D6E52"/>
    <w:rsid w:val="000E103D"/>
    <w:rsid w:val="000E5518"/>
    <w:rsid w:val="000E5834"/>
    <w:rsid w:val="000E5F56"/>
    <w:rsid w:val="000F58A4"/>
    <w:rsid w:val="000F686A"/>
    <w:rsid w:val="00100B3B"/>
    <w:rsid w:val="00110C5C"/>
    <w:rsid w:val="00112854"/>
    <w:rsid w:val="00113FD2"/>
    <w:rsid w:val="00114217"/>
    <w:rsid w:val="00117AA6"/>
    <w:rsid w:val="00123D97"/>
    <w:rsid w:val="00123F1C"/>
    <w:rsid w:val="00124855"/>
    <w:rsid w:val="00127A65"/>
    <w:rsid w:val="00132CAF"/>
    <w:rsid w:val="00132E83"/>
    <w:rsid w:val="00136D95"/>
    <w:rsid w:val="0014324D"/>
    <w:rsid w:val="001435C5"/>
    <w:rsid w:val="00143D67"/>
    <w:rsid w:val="0014776C"/>
    <w:rsid w:val="001533F1"/>
    <w:rsid w:val="00153CEF"/>
    <w:rsid w:val="001573D6"/>
    <w:rsid w:val="00161FB0"/>
    <w:rsid w:val="00164E9F"/>
    <w:rsid w:val="0016518E"/>
    <w:rsid w:val="00166C15"/>
    <w:rsid w:val="0016766F"/>
    <w:rsid w:val="00173CB1"/>
    <w:rsid w:val="001749AF"/>
    <w:rsid w:val="0018078F"/>
    <w:rsid w:val="001861C9"/>
    <w:rsid w:val="00192FAB"/>
    <w:rsid w:val="001938C7"/>
    <w:rsid w:val="00194874"/>
    <w:rsid w:val="00195127"/>
    <w:rsid w:val="00196A10"/>
    <w:rsid w:val="001970A5"/>
    <w:rsid w:val="001A14FC"/>
    <w:rsid w:val="001A1A3E"/>
    <w:rsid w:val="001A7E31"/>
    <w:rsid w:val="001B258E"/>
    <w:rsid w:val="001B329B"/>
    <w:rsid w:val="001B4153"/>
    <w:rsid w:val="001B59EC"/>
    <w:rsid w:val="001C2A2F"/>
    <w:rsid w:val="001C330E"/>
    <w:rsid w:val="001C3C88"/>
    <w:rsid w:val="001C3D61"/>
    <w:rsid w:val="001C4C8D"/>
    <w:rsid w:val="001C644F"/>
    <w:rsid w:val="001C6773"/>
    <w:rsid w:val="001C7437"/>
    <w:rsid w:val="001D3F77"/>
    <w:rsid w:val="001D4B53"/>
    <w:rsid w:val="001D57BA"/>
    <w:rsid w:val="001E10EA"/>
    <w:rsid w:val="001E1DDD"/>
    <w:rsid w:val="001E1ED4"/>
    <w:rsid w:val="001E3008"/>
    <w:rsid w:val="001F0D06"/>
    <w:rsid w:val="001F0E7A"/>
    <w:rsid w:val="001F2457"/>
    <w:rsid w:val="001F34B8"/>
    <w:rsid w:val="001F36DD"/>
    <w:rsid w:val="001F5603"/>
    <w:rsid w:val="001F5A45"/>
    <w:rsid w:val="001F5FBF"/>
    <w:rsid w:val="001F64CF"/>
    <w:rsid w:val="001F74C6"/>
    <w:rsid w:val="0020084E"/>
    <w:rsid w:val="00201E26"/>
    <w:rsid w:val="00204E1E"/>
    <w:rsid w:val="00205294"/>
    <w:rsid w:val="00205B36"/>
    <w:rsid w:val="00206B05"/>
    <w:rsid w:val="00206D2D"/>
    <w:rsid w:val="00213D44"/>
    <w:rsid w:val="00215033"/>
    <w:rsid w:val="00216CEF"/>
    <w:rsid w:val="00220170"/>
    <w:rsid w:val="00220D6F"/>
    <w:rsid w:val="002240AE"/>
    <w:rsid w:val="002250D4"/>
    <w:rsid w:val="0022572F"/>
    <w:rsid w:val="0023002E"/>
    <w:rsid w:val="002306A2"/>
    <w:rsid w:val="00230CEA"/>
    <w:rsid w:val="00235A79"/>
    <w:rsid w:val="00235DDA"/>
    <w:rsid w:val="002369EF"/>
    <w:rsid w:val="00242CD1"/>
    <w:rsid w:val="00245656"/>
    <w:rsid w:val="002473DB"/>
    <w:rsid w:val="00251F42"/>
    <w:rsid w:val="00252141"/>
    <w:rsid w:val="00252729"/>
    <w:rsid w:val="00253624"/>
    <w:rsid w:val="002632ED"/>
    <w:rsid w:val="00264171"/>
    <w:rsid w:val="0026419E"/>
    <w:rsid w:val="00266A3A"/>
    <w:rsid w:val="002717EC"/>
    <w:rsid w:val="00272324"/>
    <w:rsid w:val="00274FF5"/>
    <w:rsid w:val="002767C6"/>
    <w:rsid w:val="00277B6E"/>
    <w:rsid w:val="00281AD9"/>
    <w:rsid w:val="00283065"/>
    <w:rsid w:val="002835A3"/>
    <w:rsid w:val="002844CC"/>
    <w:rsid w:val="00285464"/>
    <w:rsid w:val="00292258"/>
    <w:rsid w:val="002932BB"/>
    <w:rsid w:val="00293EF2"/>
    <w:rsid w:val="00295414"/>
    <w:rsid w:val="00295A7B"/>
    <w:rsid w:val="002A18EE"/>
    <w:rsid w:val="002A2F38"/>
    <w:rsid w:val="002A7203"/>
    <w:rsid w:val="002A7E00"/>
    <w:rsid w:val="002B2FC2"/>
    <w:rsid w:val="002B39C9"/>
    <w:rsid w:val="002B5EB4"/>
    <w:rsid w:val="002B6E41"/>
    <w:rsid w:val="002C015F"/>
    <w:rsid w:val="002C77C6"/>
    <w:rsid w:val="002D497F"/>
    <w:rsid w:val="002D543B"/>
    <w:rsid w:val="002D7D94"/>
    <w:rsid w:val="002E2430"/>
    <w:rsid w:val="002E3DDA"/>
    <w:rsid w:val="002F1065"/>
    <w:rsid w:val="002F1124"/>
    <w:rsid w:val="002F3E92"/>
    <w:rsid w:val="002F57ED"/>
    <w:rsid w:val="0030149A"/>
    <w:rsid w:val="00301F2D"/>
    <w:rsid w:val="003067F5"/>
    <w:rsid w:val="00307715"/>
    <w:rsid w:val="00312DFE"/>
    <w:rsid w:val="00317759"/>
    <w:rsid w:val="00317AA3"/>
    <w:rsid w:val="003233F6"/>
    <w:rsid w:val="003239CB"/>
    <w:rsid w:val="00325049"/>
    <w:rsid w:val="003305BF"/>
    <w:rsid w:val="003319F6"/>
    <w:rsid w:val="00333C10"/>
    <w:rsid w:val="003356C0"/>
    <w:rsid w:val="003366E6"/>
    <w:rsid w:val="0033740E"/>
    <w:rsid w:val="00340ADA"/>
    <w:rsid w:val="00341F0D"/>
    <w:rsid w:val="00346163"/>
    <w:rsid w:val="00346623"/>
    <w:rsid w:val="00350103"/>
    <w:rsid w:val="003535CC"/>
    <w:rsid w:val="00353A09"/>
    <w:rsid w:val="003564E1"/>
    <w:rsid w:val="00360671"/>
    <w:rsid w:val="00362AF0"/>
    <w:rsid w:val="00363491"/>
    <w:rsid w:val="00363B37"/>
    <w:rsid w:val="00364248"/>
    <w:rsid w:val="00366658"/>
    <w:rsid w:val="003666DE"/>
    <w:rsid w:val="0037115C"/>
    <w:rsid w:val="00375F3B"/>
    <w:rsid w:val="00377D41"/>
    <w:rsid w:val="0039090B"/>
    <w:rsid w:val="003920C1"/>
    <w:rsid w:val="00394C12"/>
    <w:rsid w:val="003954AB"/>
    <w:rsid w:val="0039601A"/>
    <w:rsid w:val="003A03A1"/>
    <w:rsid w:val="003A1D61"/>
    <w:rsid w:val="003A5223"/>
    <w:rsid w:val="003A5424"/>
    <w:rsid w:val="003A55D3"/>
    <w:rsid w:val="003A62F2"/>
    <w:rsid w:val="003A6B56"/>
    <w:rsid w:val="003A7AA2"/>
    <w:rsid w:val="003B66E9"/>
    <w:rsid w:val="003B7ECA"/>
    <w:rsid w:val="003C192C"/>
    <w:rsid w:val="003C2FAD"/>
    <w:rsid w:val="003C3511"/>
    <w:rsid w:val="003C4468"/>
    <w:rsid w:val="003C759F"/>
    <w:rsid w:val="003D1D6D"/>
    <w:rsid w:val="003D45F7"/>
    <w:rsid w:val="003D4F62"/>
    <w:rsid w:val="003D5130"/>
    <w:rsid w:val="003E0E7E"/>
    <w:rsid w:val="003E14AB"/>
    <w:rsid w:val="003E7519"/>
    <w:rsid w:val="003F0071"/>
    <w:rsid w:val="003F017F"/>
    <w:rsid w:val="003F0AEE"/>
    <w:rsid w:val="003F22AB"/>
    <w:rsid w:val="003F2734"/>
    <w:rsid w:val="003F46A3"/>
    <w:rsid w:val="00402AD0"/>
    <w:rsid w:val="00402FCB"/>
    <w:rsid w:val="0040507D"/>
    <w:rsid w:val="0040589D"/>
    <w:rsid w:val="00407C11"/>
    <w:rsid w:val="00410C26"/>
    <w:rsid w:val="00413A93"/>
    <w:rsid w:val="0041532B"/>
    <w:rsid w:val="00416484"/>
    <w:rsid w:val="0042182F"/>
    <w:rsid w:val="00421EAC"/>
    <w:rsid w:val="0042586B"/>
    <w:rsid w:val="004265A5"/>
    <w:rsid w:val="00431B39"/>
    <w:rsid w:val="00431F50"/>
    <w:rsid w:val="00433F16"/>
    <w:rsid w:val="004371B1"/>
    <w:rsid w:val="00437B41"/>
    <w:rsid w:val="0044375E"/>
    <w:rsid w:val="00443BD7"/>
    <w:rsid w:val="004457C3"/>
    <w:rsid w:val="00445A97"/>
    <w:rsid w:val="00447747"/>
    <w:rsid w:val="00447753"/>
    <w:rsid w:val="00450CBA"/>
    <w:rsid w:val="00451DEF"/>
    <w:rsid w:val="00455DC0"/>
    <w:rsid w:val="00461E5F"/>
    <w:rsid w:val="00462D48"/>
    <w:rsid w:val="0046543A"/>
    <w:rsid w:val="00466D80"/>
    <w:rsid w:val="00467528"/>
    <w:rsid w:val="0047011A"/>
    <w:rsid w:val="004736CC"/>
    <w:rsid w:val="00473E1A"/>
    <w:rsid w:val="004759B7"/>
    <w:rsid w:val="00476214"/>
    <w:rsid w:val="00476BE0"/>
    <w:rsid w:val="00476F42"/>
    <w:rsid w:val="00480A2B"/>
    <w:rsid w:val="00485814"/>
    <w:rsid w:val="004863C4"/>
    <w:rsid w:val="004873D0"/>
    <w:rsid w:val="004878E6"/>
    <w:rsid w:val="00487A34"/>
    <w:rsid w:val="0049078A"/>
    <w:rsid w:val="004926B9"/>
    <w:rsid w:val="0049293F"/>
    <w:rsid w:val="0049295C"/>
    <w:rsid w:val="00492AF2"/>
    <w:rsid w:val="004947C1"/>
    <w:rsid w:val="004947DC"/>
    <w:rsid w:val="0049558E"/>
    <w:rsid w:val="00495DA1"/>
    <w:rsid w:val="00496D49"/>
    <w:rsid w:val="004A1536"/>
    <w:rsid w:val="004A6A3C"/>
    <w:rsid w:val="004B3AC8"/>
    <w:rsid w:val="004B3B8C"/>
    <w:rsid w:val="004B4062"/>
    <w:rsid w:val="004B681A"/>
    <w:rsid w:val="004C0A0B"/>
    <w:rsid w:val="004C2464"/>
    <w:rsid w:val="004C5BB2"/>
    <w:rsid w:val="004C7B7D"/>
    <w:rsid w:val="004C7BAA"/>
    <w:rsid w:val="004D03B2"/>
    <w:rsid w:val="004D0CA4"/>
    <w:rsid w:val="004D5B90"/>
    <w:rsid w:val="004D7480"/>
    <w:rsid w:val="004E16DE"/>
    <w:rsid w:val="004E3E84"/>
    <w:rsid w:val="004E45E5"/>
    <w:rsid w:val="004E6398"/>
    <w:rsid w:val="004E678B"/>
    <w:rsid w:val="004F1D82"/>
    <w:rsid w:val="004F20D6"/>
    <w:rsid w:val="004F2437"/>
    <w:rsid w:val="004F4AD4"/>
    <w:rsid w:val="004F5DE6"/>
    <w:rsid w:val="004F6138"/>
    <w:rsid w:val="0050033B"/>
    <w:rsid w:val="00504371"/>
    <w:rsid w:val="00507F6A"/>
    <w:rsid w:val="00512DA0"/>
    <w:rsid w:val="00513493"/>
    <w:rsid w:val="00514451"/>
    <w:rsid w:val="00514CA5"/>
    <w:rsid w:val="005172FC"/>
    <w:rsid w:val="00517FB2"/>
    <w:rsid w:val="005203BA"/>
    <w:rsid w:val="00521653"/>
    <w:rsid w:val="0052398C"/>
    <w:rsid w:val="0052435F"/>
    <w:rsid w:val="0052674C"/>
    <w:rsid w:val="00527878"/>
    <w:rsid w:val="00531F5D"/>
    <w:rsid w:val="00532119"/>
    <w:rsid w:val="00532741"/>
    <w:rsid w:val="00533159"/>
    <w:rsid w:val="00535A63"/>
    <w:rsid w:val="00536018"/>
    <w:rsid w:val="00536D6E"/>
    <w:rsid w:val="00541DA2"/>
    <w:rsid w:val="0054473A"/>
    <w:rsid w:val="00545252"/>
    <w:rsid w:val="0054590B"/>
    <w:rsid w:val="005465AE"/>
    <w:rsid w:val="00546C64"/>
    <w:rsid w:val="005475F2"/>
    <w:rsid w:val="005504CB"/>
    <w:rsid w:val="00550776"/>
    <w:rsid w:val="005511C3"/>
    <w:rsid w:val="005517D4"/>
    <w:rsid w:val="00554F03"/>
    <w:rsid w:val="005563BF"/>
    <w:rsid w:val="00556592"/>
    <w:rsid w:val="00557318"/>
    <w:rsid w:val="005576C7"/>
    <w:rsid w:val="005603FB"/>
    <w:rsid w:val="00560879"/>
    <w:rsid w:val="005610B3"/>
    <w:rsid w:val="0056485E"/>
    <w:rsid w:val="00567020"/>
    <w:rsid w:val="005713BA"/>
    <w:rsid w:val="005722AF"/>
    <w:rsid w:val="00574AB4"/>
    <w:rsid w:val="00575AE6"/>
    <w:rsid w:val="00580088"/>
    <w:rsid w:val="00581168"/>
    <w:rsid w:val="00581C97"/>
    <w:rsid w:val="00581EEF"/>
    <w:rsid w:val="0058354E"/>
    <w:rsid w:val="0058362D"/>
    <w:rsid w:val="00583D6E"/>
    <w:rsid w:val="0058483D"/>
    <w:rsid w:val="005851C6"/>
    <w:rsid w:val="005858AD"/>
    <w:rsid w:val="00590B10"/>
    <w:rsid w:val="0059210C"/>
    <w:rsid w:val="005955DF"/>
    <w:rsid w:val="005A41E2"/>
    <w:rsid w:val="005A5B8B"/>
    <w:rsid w:val="005A7F0C"/>
    <w:rsid w:val="005B2233"/>
    <w:rsid w:val="005B3F89"/>
    <w:rsid w:val="005B5035"/>
    <w:rsid w:val="005B5226"/>
    <w:rsid w:val="005B5EF8"/>
    <w:rsid w:val="005B74CD"/>
    <w:rsid w:val="005C3453"/>
    <w:rsid w:val="005C4402"/>
    <w:rsid w:val="005C4677"/>
    <w:rsid w:val="005C47C9"/>
    <w:rsid w:val="005D03E6"/>
    <w:rsid w:val="005D0632"/>
    <w:rsid w:val="005D2BE6"/>
    <w:rsid w:val="005D3E43"/>
    <w:rsid w:val="005D7962"/>
    <w:rsid w:val="005E017B"/>
    <w:rsid w:val="005E2969"/>
    <w:rsid w:val="005F2466"/>
    <w:rsid w:val="005F50AF"/>
    <w:rsid w:val="005F54A7"/>
    <w:rsid w:val="005F7BE4"/>
    <w:rsid w:val="0060021A"/>
    <w:rsid w:val="00607A2E"/>
    <w:rsid w:val="00610479"/>
    <w:rsid w:val="00611304"/>
    <w:rsid w:val="0061190D"/>
    <w:rsid w:val="00612101"/>
    <w:rsid w:val="006121FF"/>
    <w:rsid w:val="00614652"/>
    <w:rsid w:val="00617C3A"/>
    <w:rsid w:val="00624A73"/>
    <w:rsid w:val="00631D4E"/>
    <w:rsid w:val="0063271B"/>
    <w:rsid w:val="006348CF"/>
    <w:rsid w:val="00640101"/>
    <w:rsid w:val="00641D65"/>
    <w:rsid w:val="00641F09"/>
    <w:rsid w:val="0064642A"/>
    <w:rsid w:val="00652882"/>
    <w:rsid w:val="00660AA6"/>
    <w:rsid w:val="006630AD"/>
    <w:rsid w:val="00663754"/>
    <w:rsid w:val="006649DB"/>
    <w:rsid w:val="00665750"/>
    <w:rsid w:val="00666B8E"/>
    <w:rsid w:val="00666FBD"/>
    <w:rsid w:val="00667244"/>
    <w:rsid w:val="00670861"/>
    <w:rsid w:val="006720BC"/>
    <w:rsid w:val="0067340B"/>
    <w:rsid w:val="006760B8"/>
    <w:rsid w:val="0067634F"/>
    <w:rsid w:val="00676B16"/>
    <w:rsid w:val="00682898"/>
    <w:rsid w:val="00683CB9"/>
    <w:rsid w:val="00683D55"/>
    <w:rsid w:val="00684416"/>
    <w:rsid w:val="00684E0D"/>
    <w:rsid w:val="0069036F"/>
    <w:rsid w:val="006919FC"/>
    <w:rsid w:val="00692ECA"/>
    <w:rsid w:val="00696B09"/>
    <w:rsid w:val="00697ACF"/>
    <w:rsid w:val="006A0E02"/>
    <w:rsid w:val="006A3EB8"/>
    <w:rsid w:val="006A59E6"/>
    <w:rsid w:val="006B16FD"/>
    <w:rsid w:val="006B1F2E"/>
    <w:rsid w:val="006B5138"/>
    <w:rsid w:val="006B569C"/>
    <w:rsid w:val="006B58D0"/>
    <w:rsid w:val="006B5A17"/>
    <w:rsid w:val="006B7F31"/>
    <w:rsid w:val="006C0EA6"/>
    <w:rsid w:val="006C0FBD"/>
    <w:rsid w:val="006C1F19"/>
    <w:rsid w:val="006C49E7"/>
    <w:rsid w:val="006C5FB5"/>
    <w:rsid w:val="006D0B46"/>
    <w:rsid w:val="006D2E5D"/>
    <w:rsid w:val="006D36D4"/>
    <w:rsid w:val="006D405B"/>
    <w:rsid w:val="006D7F08"/>
    <w:rsid w:val="006E2BDC"/>
    <w:rsid w:val="006E44C0"/>
    <w:rsid w:val="006E5211"/>
    <w:rsid w:val="006E5EA3"/>
    <w:rsid w:val="006E62DE"/>
    <w:rsid w:val="006E6BA6"/>
    <w:rsid w:val="006F0020"/>
    <w:rsid w:val="006F58D1"/>
    <w:rsid w:val="006F5EF2"/>
    <w:rsid w:val="00703941"/>
    <w:rsid w:val="0070556C"/>
    <w:rsid w:val="00705818"/>
    <w:rsid w:val="00706A63"/>
    <w:rsid w:val="00707648"/>
    <w:rsid w:val="00710437"/>
    <w:rsid w:val="007136F1"/>
    <w:rsid w:val="00714EEE"/>
    <w:rsid w:val="00724F03"/>
    <w:rsid w:val="00726686"/>
    <w:rsid w:val="007305A6"/>
    <w:rsid w:val="00733FAE"/>
    <w:rsid w:val="00734538"/>
    <w:rsid w:val="00737FBF"/>
    <w:rsid w:val="00741D5E"/>
    <w:rsid w:val="00750FC7"/>
    <w:rsid w:val="00752744"/>
    <w:rsid w:val="007529F4"/>
    <w:rsid w:val="00752B29"/>
    <w:rsid w:val="00754353"/>
    <w:rsid w:val="00754993"/>
    <w:rsid w:val="0075585D"/>
    <w:rsid w:val="00756DBF"/>
    <w:rsid w:val="00760B25"/>
    <w:rsid w:val="007669F6"/>
    <w:rsid w:val="0077156E"/>
    <w:rsid w:val="00774196"/>
    <w:rsid w:val="00774493"/>
    <w:rsid w:val="00775CCE"/>
    <w:rsid w:val="00780591"/>
    <w:rsid w:val="00780CAD"/>
    <w:rsid w:val="00781564"/>
    <w:rsid w:val="00781A05"/>
    <w:rsid w:val="00782BE1"/>
    <w:rsid w:val="00784185"/>
    <w:rsid w:val="00784449"/>
    <w:rsid w:val="007922EE"/>
    <w:rsid w:val="0079337B"/>
    <w:rsid w:val="00795095"/>
    <w:rsid w:val="007A18F3"/>
    <w:rsid w:val="007A23E4"/>
    <w:rsid w:val="007A77EA"/>
    <w:rsid w:val="007B00FC"/>
    <w:rsid w:val="007B0325"/>
    <w:rsid w:val="007B0F16"/>
    <w:rsid w:val="007B403D"/>
    <w:rsid w:val="007B4355"/>
    <w:rsid w:val="007C274A"/>
    <w:rsid w:val="007C3B90"/>
    <w:rsid w:val="007C4717"/>
    <w:rsid w:val="007C5DB4"/>
    <w:rsid w:val="007C7CEB"/>
    <w:rsid w:val="007D0A52"/>
    <w:rsid w:val="007D4143"/>
    <w:rsid w:val="007D61BC"/>
    <w:rsid w:val="007E1EB8"/>
    <w:rsid w:val="007E495A"/>
    <w:rsid w:val="007E4F19"/>
    <w:rsid w:val="007E6276"/>
    <w:rsid w:val="007E6869"/>
    <w:rsid w:val="007F0439"/>
    <w:rsid w:val="007F0D8E"/>
    <w:rsid w:val="007F3BBC"/>
    <w:rsid w:val="007F3F0F"/>
    <w:rsid w:val="007F5458"/>
    <w:rsid w:val="007F6D6B"/>
    <w:rsid w:val="007F7983"/>
    <w:rsid w:val="00800488"/>
    <w:rsid w:val="00800B8A"/>
    <w:rsid w:val="00801B29"/>
    <w:rsid w:val="00805D67"/>
    <w:rsid w:val="00805F48"/>
    <w:rsid w:val="0081053E"/>
    <w:rsid w:val="0081098E"/>
    <w:rsid w:val="00812FAB"/>
    <w:rsid w:val="008171A0"/>
    <w:rsid w:val="00820243"/>
    <w:rsid w:val="00820906"/>
    <w:rsid w:val="00822FE2"/>
    <w:rsid w:val="00823807"/>
    <w:rsid w:val="00823CB3"/>
    <w:rsid w:val="00825508"/>
    <w:rsid w:val="008302F6"/>
    <w:rsid w:val="008320CD"/>
    <w:rsid w:val="00832588"/>
    <w:rsid w:val="008330D7"/>
    <w:rsid w:val="00834320"/>
    <w:rsid w:val="008349ED"/>
    <w:rsid w:val="008366AF"/>
    <w:rsid w:val="00840BBE"/>
    <w:rsid w:val="00842A05"/>
    <w:rsid w:val="00845C83"/>
    <w:rsid w:val="008478CD"/>
    <w:rsid w:val="008505A1"/>
    <w:rsid w:val="00850C34"/>
    <w:rsid w:val="008519C7"/>
    <w:rsid w:val="00851DAE"/>
    <w:rsid w:val="00852448"/>
    <w:rsid w:val="0085644A"/>
    <w:rsid w:val="008572BB"/>
    <w:rsid w:val="00857DC4"/>
    <w:rsid w:val="008612AF"/>
    <w:rsid w:val="00861E3F"/>
    <w:rsid w:val="0086377C"/>
    <w:rsid w:val="00864EBE"/>
    <w:rsid w:val="00866ABC"/>
    <w:rsid w:val="00866B43"/>
    <w:rsid w:val="00866C40"/>
    <w:rsid w:val="00872987"/>
    <w:rsid w:val="00872D38"/>
    <w:rsid w:val="0087346C"/>
    <w:rsid w:val="00875D9D"/>
    <w:rsid w:val="008765DF"/>
    <w:rsid w:val="00876BF2"/>
    <w:rsid w:val="00884FC5"/>
    <w:rsid w:val="008858F3"/>
    <w:rsid w:val="0088741F"/>
    <w:rsid w:val="00887C9C"/>
    <w:rsid w:val="008926A0"/>
    <w:rsid w:val="00892CB3"/>
    <w:rsid w:val="008A240B"/>
    <w:rsid w:val="008A3A72"/>
    <w:rsid w:val="008A492C"/>
    <w:rsid w:val="008A691D"/>
    <w:rsid w:val="008B0427"/>
    <w:rsid w:val="008B19B6"/>
    <w:rsid w:val="008B2461"/>
    <w:rsid w:val="008B2A67"/>
    <w:rsid w:val="008B2B8A"/>
    <w:rsid w:val="008B4362"/>
    <w:rsid w:val="008B6504"/>
    <w:rsid w:val="008C16DF"/>
    <w:rsid w:val="008C2CB4"/>
    <w:rsid w:val="008C4423"/>
    <w:rsid w:val="008C564D"/>
    <w:rsid w:val="008C7C55"/>
    <w:rsid w:val="008D0370"/>
    <w:rsid w:val="008D06D8"/>
    <w:rsid w:val="008D1AE5"/>
    <w:rsid w:val="008D46EB"/>
    <w:rsid w:val="008D51C2"/>
    <w:rsid w:val="008D6586"/>
    <w:rsid w:val="008D65C9"/>
    <w:rsid w:val="008D6E01"/>
    <w:rsid w:val="008E09A2"/>
    <w:rsid w:val="008E11C5"/>
    <w:rsid w:val="008E2078"/>
    <w:rsid w:val="008E3038"/>
    <w:rsid w:val="008E3A1E"/>
    <w:rsid w:val="008E4670"/>
    <w:rsid w:val="008E555F"/>
    <w:rsid w:val="008E5C81"/>
    <w:rsid w:val="008E6003"/>
    <w:rsid w:val="008E6779"/>
    <w:rsid w:val="008E6A94"/>
    <w:rsid w:val="008E77D9"/>
    <w:rsid w:val="008F0A1E"/>
    <w:rsid w:val="008F0E88"/>
    <w:rsid w:val="008F29DC"/>
    <w:rsid w:val="008F31E3"/>
    <w:rsid w:val="008F36AF"/>
    <w:rsid w:val="008F496D"/>
    <w:rsid w:val="008F6AE3"/>
    <w:rsid w:val="00901746"/>
    <w:rsid w:val="0090327A"/>
    <w:rsid w:val="00903C08"/>
    <w:rsid w:val="00906294"/>
    <w:rsid w:val="00906878"/>
    <w:rsid w:val="009075DF"/>
    <w:rsid w:val="00907FEB"/>
    <w:rsid w:val="00917DF7"/>
    <w:rsid w:val="009218A1"/>
    <w:rsid w:val="009247AD"/>
    <w:rsid w:val="00924ABA"/>
    <w:rsid w:val="00925457"/>
    <w:rsid w:val="009276E8"/>
    <w:rsid w:val="00927C79"/>
    <w:rsid w:val="00933B99"/>
    <w:rsid w:val="009346A0"/>
    <w:rsid w:val="009350EF"/>
    <w:rsid w:val="00935F5B"/>
    <w:rsid w:val="0094197F"/>
    <w:rsid w:val="009513ED"/>
    <w:rsid w:val="00951B2F"/>
    <w:rsid w:val="00952597"/>
    <w:rsid w:val="009573B4"/>
    <w:rsid w:val="00960964"/>
    <w:rsid w:val="00960FD9"/>
    <w:rsid w:val="00964B00"/>
    <w:rsid w:val="0096628E"/>
    <w:rsid w:val="009704D6"/>
    <w:rsid w:val="00970604"/>
    <w:rsid w:val="00971583"/>
    <w:rsid w:val="00971B41"/>
    <w:rsid w:val="00971F82"/>
    <w:rsid w:val="009732D9"/>
    <w:rsid w:val="00973596"/>
    <w:rsid w:val="009749CD"/>
    <w:rsid w:val="009755A3"/>
    <w:rsid w:val="009806AE"/>
    <w:rsid w:val="00986002"/>
    <w:rsid w:val="00990E6B"/>
    <w:rsid w:val="0099156C"/>
    <w:rsid w:val="009919A5"/>
    <w:rsid w:val="00991E62"/>
    <w:rsid w:val="00992FCE"/>
    <w:rsid w:val="009943BA"/>
    <w:rsid w:val="00994BD4"/>
    <w:rsid w:val="009974AC"/>
    <w:rsid w:val="009A2232"/>
    <w:rsid w:val="009A58AF"/>
    <w:rsid w:val="009A5D89"/>
    <w:rsid w:val="009B3FDA"/>
    <w:rsid w:val="009B428D"/>
    <w:rsid w:val="009C0A2B"/>
    <w:rsid w:val="009C1738"/>
    <w:rsid w:val="009C39FE"/>
    <w:rsid w:val="009C434D"/>
    <w:rsid w:val="009C6E35"/>
    <w:rsid w:val="009C751F"/>
    <w:rsid w:val="009D2413"/>
    <w:rsid w:val="009D2D4F"/>
    <w:rsid w:val="009D328B"/>
    <w:rsid w:val="009D4C20"/>
    <w:rsid w:val="009D64E8"/>
    <w:rsid w:val="009E0916"/>
    <w:rsid w:val="009E2BAB"/>
    <w:rsid w:val="009F0E33"/>
    <w:rsid w:val="009F49D9"/>
    <w:rsid w:val="009F68C7"/>
    <w:rsid w:val="009F7202"/>
    <w:rsid w:val="00A04BF5"/>
    <w:rsid w:val="00A04E59"/>
    <w:rsid w:val="00A1015C"/>
    <w:rsid w:val="00A1403E"/>
    <w:rsid w:val="00A155DF"/>
    <w:rsid w:val="00A16337"/>
    <w:rsid w:val="00A23644"/>
    <w:rsid w:val="00A25C1B"/>
    <w:rsid w:val="00A25EC4"/>
    <w:rsid w:val="00A30DF3"/>
    <w:rsid w:val="00A3169A"/>
    <w:rsid w:val="00A31F63"/>
    <w:rsid w:val="00A33228"/>
    <w:rsid w:val="00A33590"/>
    <w:rsid w:val="00A33EE3"/>
    <w:rsid w:val="00A34209"/>
    <w:rsid w:val="00A34AC1"/>
    <w:rsid w:val="00A42026"/>
    <w:rsid w:val="00A44027"/>
    <w:rsid w:val="00A53EA8"/>
    <w:rsid w:val="00A56A96"/>
    <w:rsid w:val="00A625A6"/>
    <w:rsid w:val="00A62969"/>
    <w:rsid w:val="00A635F9"/>
    <w:rsid w:val="00A654EC"/>
    <w:rsid w:val="00A70240"/>
    <w:rsid w:val="00A712F4"/>
    <w:rsid w:val="00A72A22"/>
    <w:rsid w:val="00A7333C"/>
    <w:rsid w:val="00A74C54"/>
    <w:rsid w:val="00A7763C"/>
    <w:rsid w:val="00A811AF"/>
    <w:rsid w:val="00A82294"/>
    <w:rsid w:val="00A82904"/>
    <w:rsid w:val="00A86FC1"/>
    <w:rsid w:val="00A876E5"/>
    <w:rsid w:val="00A90C50"/>
    <w:rsid w:val="00A90DF3"/>
    <w:rsid w:val="00A91235"/>
    <w:rsid w:val="00A92459"/>
    <w:rsid w:val="00A940BF"/>
    <w:rsid w:val="00AA03BC"/>
    <w:rsid w:val="00AA1E1C"/>
    <w:rsid w:val="00AA22CD"/>
    <w:rsid w:val="00AA2420"/>
    <w:rsid w:val="00AA41AB"/>
    <w:rsid w:val="00AA5094"/>
    <w:rsid w:val="00AA6D47"/>
    <w:rsid w:val="00AA7183"/>
    <w:rsid w:val="00AB1328"/>
    <w:rsid w:val="00AB2DB3"/>
    <w:rsid w:val="00AB55B7"/>
    <w:rsid w:val="00AB7EE2"/>
    <w:rsid w:val="00AC4CC9"/>
    <w:rsid w:val="00AC7FF6"/>
    <w:rsid w:val="00AD032D"/>
    <w:rsid w:val="00AD121B"/>
    <w:rsid w:val="00AD1C06"/>
    <w:rsid w:val="00AD269C"/>
    <w:rsid w:val="00AD2E97"/>
    <w:rsid w:val="00AD58ED"/>
    <w:rsid w:val="00AD7CE4"/>
    <w:rsid w:val="00AE0475"/>
    <w:rsid w:val="00AE0954"/>
    <w:rsid w:val="00AE1ECF"/>
    <w:rsid w:val="00AE22AE"/>
    <w:rsid w:val="00AE33CF"/>
    <w:rsid w:val="00AE3D9A"/>
    <w:rsid w:val="00AE436C"/>
    <w:rsid w:val="00AE5151"/>
    <w:rsid w:val="00AF06CA"/>
    <w:rsid w:val="00AF1B49"/>
    <w:rsid w:val="00AF3194"/>
    <w:rsid w:val="00AF32AC"/>
    <w:rsid w:val="00AF39DF"/>
    <w:rsid w:val="00AF45B1"/>
    <w:rsid w:val="00AF6194"/>
    <w:rsid w:val="00B002A9"/>
    <w:rsid w:val="00B00948"/>
    <w:rsid w:val="00B03DB2"/>
    <w:rsid w:val="00B03EC3"/>
    <w:rsid w:val="00B07361"/>
    <w:rsid w:val="00B12CF7"/>
    <w:rsid w:val="00B14B6C"/>
    <w:rsid w:val="00B17823"/>
    <w:rsid w:val="00B17EAC"/>
    <w:rsid w:val="00B20265"/>
    <w:rsid w:val="00B21679"/>
    <w:rsid w:val="00B24B44"/>
    <w:rsid w:val="00B261DB"/>
    <w:rsid w:val="00B325A9"/>
    <w:rsid w:val="00B41ED8"/>
    <w:rsid w:val="00B436D0"/>
    <w:rsid w:val="00B43A37"/>
    <w:rsid w:val="00B44ECC"/>
    <w:rsid w:val="00B464C2"/>
    <w:rsid w:val="00B469AA"/>
    <w:rsid w:val="00B52BF8"/>
    <w:rsid w:val="00B540B0"/>
    <w:rsid w:val="00B54CFA"/>
    <w:rsid w:val="00B5762E"/>
    <w:rsid w:val="00B61970"/>
    <w:rsid w:val="00B649AB"/>
    <w:rsid w:val="00B64B11"/>
    <w:rsid w:val="00B64C82"/>
    <w:rsid w:val="00B66730"/>
    <w:rsid w:val="00B7105D"/>
    <w:rsid w:val="00B72518"/>
    <w:rsid w:val="00B72C03"/>
    <w:rsid w:val="00B73D44"/>
    <w:rsid w:val="00B74E2A"/>
    <w:rsid w:val="00B856EC"/>
    <w:rsid w:val="00B86501"/>
    <w:rsid w:val="00B96B97"/>
    <w:rsid w:val="00B9765B"/>
    <w:rsid w:val="00BA0C71"/>
    <w:rsid w:val="00BA0D27"/>
    <w:rsid w:val="00BA1F78"/>
    <w:rsid w:val="00BA40BE"/>
    <w:rsid w:val="00BA5298"/>
    <w:rsid w:val="00BA7392"/>
    <w:rsid w:val="00BA7A1B"/>
    <w:rsid w:val="00BA7C88"/>
    <w:rsid w:val="00BA7EDA"/>
    <w:rsid w:val="00BB1D16"/>
    <w:rsid w:val="00BB254B"/>
    <w:rsid w:val="00BB3EA5"/>
    <w:rsid w:val="00BB7F7D"/>
    <w:rsid w:val="00BC0725"/>
    <w:rsid w:val="00BC200B"/>
    <w:rsid w:val="00BC3418"/>
    <w:rsid w:val="00BC4104"/>
    <w:rsid w:val="00BC767A"/>
    <w:rsid w:val="00BD0E3A"/>
    <w:rsid w:val="00BD1EE3"/>
    <w:rsid w:val="00BD32F2"/>
    <w:rsid w:val="00BD4C3F"/>
    <w:rsid w:val="00BD51AF"/>
    <w:rsid w:val="00BE0C63"/>
    <w:rsid w:val="00BE18F3"/>
    <w:rsid w:val="00BE3236"/>
    <w:rsid w:val="00BE4640"/>
    <w:rsid w:val="00BE48A3"/>
    <w:rsid w:val="00BE5CD7"/>
    <w:rsid w:val="00BF06A8"/>
    <w:rsid w:val="00BF4243"/>
    <w:rsid w:val="00BF6AFD"/>
    <w:rsid w:val="00BF7C34"/>
    <w:rsid w:val="00C00BFD"/>
    <w:rsid w:val="00C02876"/>
    <w:rsid w:val="00C0292C"/>
    <w:rsid w:val="00C056F4"/>
    <w:rsid w:val="00C060B6"/>
    <w:rsid w:val="00C06E1E"/>
    <w:rsid w:val="00C0750C"/>
    <w:rsid w:val="00C07514"/>
    <w:rsid w:val="00C13C92"/>
    <w:rsid w:val="00C14848"/>
    <w:rsid w:val="00C14AC4"/>
    <w:rsid w:val="00C15441"/>
    <w:rsid w:val="00C15BD8"/>
    <w:rsid w:val="00C16EBA"/>
    <w:rsid w:val="00C2526B"/>
    <w:rsid w:val="00C256F4"/>
    <w:rsid w:val="00C265CB"/>
    <w:rsid w:val="00C32083"/>
    <w:rsid w:val="00C333B8"/>
    <w:rsid w:val="00C341CF"/>
    <w:rsid w:val="00C36CCF"/>
    <w:rsid w:val="00C37928"/>
    <w:rsid w:val="00C40FE2"/>
    <w:rsid w:val="00C418A3"/>
    <w:rsid w:val="00C423D4"/>
    <w:rsid w:val="00C45FBD"/>
    <w:rsid w:val="00C46180"/>
    <w:rsid w:val="00C502B9"/>
    <w:rsid w:val="00C5043E"/>
    <w:rsid w:val="00C5131D"/>
    <w:rsid w:val="00C54249"/>
    <w:rsid w:val="00C54BA9"/>
    <w:rsid w:val="00C556C9"/>
    <w:rsid w:val="00C5781D"/>
    <w:rsid w:val="00C60AF8"/>
    <w:rsid w:val="00C64CAB"/>
    <w:rsid w:val="00C67643"/>
    <w:rsid w:val="00C676E0"/>
    <w:rsid w:val="00C74061"/>
    <w:rsid w:val="00C83498"/>
    <w:rsid w:val="00C84302"/>
    <w:rsid w:val="00C90730"/>
    <w:rsid w:val="00C90A14"/>
    <w:rsid w:val="00C9149B"/>
    <w:rsid w:val="00C91E86"/>
    <w:rsid w:val="00C92ACC"/>
    <w:rsid w:val="00C92FE6"/>
    <w:rsid w:val="00C93FFA"/>
    <w:rsid w:val="00C9403B"/>
    <w:rsid w:val="00C9582F"/>
    <w:rsid w:val="00C95BFB"/>
    <w:rsid w:val="00C965B2"/>
    <w:rsid w:val="00C97797"/>
    <w:rsid w:val="00CA12D9"/>
    <w:rsid w:val="00CA2E56"/>
    <w:rsid w:val="00CA35EF"/>
    <w:rsid w:val="00CA37CF"/>
    <w:rsid w:val="00CA79FA"/>
    <w:rsid w:val="00CB1136"/>
    <w:rsid w:val="00CB214C"/>
    <w:rsid w:val="00CB2EA2"/>
    <w:rsid w:val="00CB51F4"/>
    <w:rsid w:val="00CC1368"/>
    <w:rsid w:val="00CC4709"/>
    <w:rsid w:val="00CC7835"/>
    <w:rsid w:val="00CC794D"/>
    <w:rsid w:val="00CC7D5F"/>
    <w:rsid w:val="00CD10ED"/>
    <w:rsid w:val="00CD36A3"/>
    <w:rsid w:val="00CD490A"/>
    <w:rsid w:val="00CD5200"/>
    <w:rsid w:val="00CE02EF"/>
    <w:rsid w:val="00CE4231"/>
    <w:rsid w:val="00CE5117"/>
    <w:rsid w:val="00CE63BB"/>
    <w:rsid w:val="00CF7C4F"/>
    <w:rsid w:val="00D030A3"/>
    <w:rsid w:val="00D05577"/>
    <w:rsid w:val="00D05F15"/>
    <w:rsid w:val="00D06CDE"/>
    <w:rsid w:val="00D07BDB"/>
    <w:rsid w:val="00D07F29"/>
    <w:rsid w:val="00D113B9"/>
    <w:rsid w:val="00D131AD"/>
    <w:rsid w:val="00D16E17"/>
    <w:rsid w:val="00D204F5"/>
    <w:rsid w:val="00D239DE"/>
    <w:rsid w:val="00D25A77"/>
    <w:rsid w:val="00D26AAF"/>
    <w:rsid w:val="00D27777"/>
    <w:rsid w:val="00D27F65"/>
    <w:rsid w:val="00D320E4"/>
    <w:rsid w:val="00D332E0"/>
    <w:rsid w:val="00D336FE"/>
    <w:rsid w:val="00D3455E"/>
    <w:rsid w:val="00D349F1"/>
    <w:rsid w:val="00D35673"/>
    <w:rsid w:val="00D36E0F"/>
    <w:rsid w:val="00D42516"/>
    <w:rsid w:val="00D43DB6"/>
    <w:rsid w:val="00D43EB4"/>
    <w:rsid w:val="00D440AE"/>
    <w:rsid w:val="00D443A2"/>
    <w:rsid w:val="00D45AF0"/>
    <w:rsid w:val="00D47D38"/>
    <w:rsid w:val="00D54B23"/>
    <w:rsid w:val="00D54C78"/>
    <w:rsid w:val="00D55504"/>
    <w:rsid w:val="00D608CD"/>
    <w:rsid w:val="00D6185C"/>
    <w:rsid w:val="00D61B4E"/>
    <w:rsid w:val="00D7506D"/>
    <w:rsid w:val="00D75671"/>
    <w:rsid w:val="00D7588A"/>
    <w:rsid w:val="00D76160"/>
    <w:rsid w:val="00D763FE"/>
    <w:rsid w:val="00D76809"/>
    <w:rsid w:val="00D81067"/>
    <w:rsid w:val="00D82B3B"/>
    <w:rsid w:val="00D83296"/>
    <w:rsid w:val="00D84CF8"/>
    <w:rsid w:val="00D8513B"/>
    <w:rsid w:val="00D85B5A"/>
    <w:rsid w:val="00D86159"/>
    <w:rsid w:val="00D9319A"/>
    <w:rsid w:val="00D970D1"/>
    <w:rsid w:val="00DA34F1"/>
    <w:rsid w:val="00DA3A9B"/>
    <w:rsid w:val="00DA3B2C"/>
    <w:rsid w:val="00DA535F"/>
    <w:rsid w:val="00DA58A5"/>
    <w:rsid w:val="00DA7B99"/>
    <w:rsid w:val="00DB047F"/>
    <w:rsid w:val="00DB0D60"/>
    <w:rsid w:val="00DB281C"/>
    <w:rsid w:val="00DB2896"/>
    <w:rsid w:val="00DB3241"/>
    <w:rsid w:val="00DB3D04"/>
    <w:rsid w:val="00DB3DF0"/>
    <w:rsid w:val="00DB549A"/>
    <w:rsid w:val="00DC319D"/>
    <w:rsid w:val="00DC3435"/>
    <w:rsid w:val="00DC6FC4"/>
    <w:rsid w:val="00DC79E3"/>
    <w:rsid w:val="00DD2DC8"/>
    <w:rsid w:val="00DD6D21"/>
    <w:rsid w:val="00DD7E98"/>
    <w:rsid w:val="00DE6A34"/>
    <w:rsid w:val="00DE7D80"/>
    <w:rsid w:val="00DF2E93"/>
    <w:rsid w:val="00DF40BF"/>
    <w:rsid w:val="00DF4946"/>
    <w:rsid w:val="00DF4A28"/>
    <w:rsid w:val="00E03B1C"/>
    <w:rsid w:val="00E0490B"/>
    <w:rsid w:val="00E049F1"/>
    <w:rsid w:val="00E10DAF"/>
    <w:rsid w:val="00E1414A"/>
    <w:rsid w:val="00E1569D"/>
    <w:rsid w:val="00E174C7"/>
    <w:rsid w:val="00E208AB"/>
    <w:rsid w:val="00E2257E"/>
    <w:rsid w:val="00E226E3"/>
    <w:rsid w:val="00E24D3F"/>
    <w:rsid w:val="00E25EE0"/>
    <w:rsid w:val="00E25F25"/>
    <w:rsid w:val="00E2746B"/>
    <w:rsid w:val="00E30586"/>
    <w:rsid w:val="00E31D5A"/>
    <w:rsid w:val="00E326CA"/>
    <w:rsid w:val="00E32FAB"/>
    <w:rsid w:val="00E35D3B"/>
    <w:rsid w:val="00E36F36"/>
    <w:rsid w:val="00E412C3"/>
    <w:rsid w:val="00E456CD"/>
    <w:rsid w:val="00E466F5"/>
    <w:rsid w:val="00E51084"/>
    <w:rsid w:val="00E5729D"/>
    <w:rsid w:val="00E63D20"/>
    <w:rsid w:val="00E664CB"/>
    <w:rsid w:val="00E66AC7"/>
    <w:rsid w:val="00E67247"/>
    <w:rsid w:val="00E70317"/>
    <w:rsid w:val="00E713D4"/>
    <w:rsid w:val="00E71FC3"/>
    <w:rsid w:val="00E7397A"/>
    <w:rsid w:val="00E7453D"/>
    <w:rsid w:val="00E748AB"/>
    <w:rsid w:val="00E77351"/>
    <w:rsid w:val="00E80BEA"/>
    <w:rsid w:val="00E81B06"/>
    <w:rsid w:val="00E84D95"/>
    <w:rsid w:val="00E87B90"/>
    <w:rsid w:val="00E92127"/>
    <w:rsid w:val="00E92AC6"/>
    <w:rsid w:val="00E938AE"/>
    <w:rsid w:val="00E938E4"/>
    <w:rsid w:val="00E940F0"/>
    <w:rsid w:val="00EA146D"/>
    <w:rsid w:val="00EA32B4"/>
    <w:rsid w:val="00EA5811"/>
    <w:rsid w:val="00EA7E09"/>
    <w:rsid w:val="00EB267C"/>
    <w:rsid w:val="00EB299E"/>
    <w:rsid w:val="00EB30C8"/>
    <w:rsid w:val="00EB320D"/>
    <w:rsid w:val="00EB3D9A"/>
    <w:rsid w:val="00EB4D3C"/>
    <w:rsid w:val="00EB73E3"/>
    <w:rsid w:val="00EC12E8"/>
    <w:rsid w:val="00EC47B6"/>
    <w:rsid w:val="00EC5060"/>
    <w:rsid w:val="00ED0011"/>
    <w:rsid w:val="00ED0224"/>
    <w:rsid w:val="00ED030D"/>
    <w:rsid w:val="00ED2756"/>
    <w:rsid w:val="00ED2C5A"/>
    <w:rsid w:val="00ED5E7F"/>
    <w:rsid w:val="00ED73FE"/>
    <w:rsid w:val="00ED794B"/>
    <w:rsid w:val="00ED7AF8"/>
    <w:rsid w:val="00EE04B0"/>
    <w:rsid w:val="00EE257F"/>
    <w:rsid w:val="00EE3247"/>
    <w:rsid w:val="00EE4360"/>
    <w:rsid w:val="00EE57E4"/>
    <w:rsid w:val="00EF0F3F"/>
    <w:rsid w:val="00EF1890"/>
    <w:rsid w:val="00EF2C0F"/>
    <w:rsid w:val="00EF38E2"/>
    <w:rsid w:val="00EF408F"/>
    <w:rsid w:val="00EF479B"/>
    <w:rsid w:val="00EF52EC"/>
    <w:rsid w:val="00EF7898"/>
    <w:rsid w:val="00F027FD"/>
    <w:rsid w:val="00F02A24"/>
    <w:rsid w:val="00F043AF"/>
    <w:rsid w:val="00F069A0"/>
    <w:rsid w:val="00F0707C"/>
    <w:rsid w:val="00F10AC9"/>
    <w:rsid w:val="00F11A06"/>
    <w:rsid w:val="00F131EC"/>
    <w:rsid w:val="00F13E43"/>
    <w:rsid w:val="00F14518"/>
    <w:rsid w:val="00F16EAA"/>
    <w:rsid w:val="00F212B0"/>
    <w:rsid w:val="00F228F4"/>
    <w:rsid w:val="00F238C2"/>
    <w:rsid w:val="00F2432B"/>
    <w:rsid w:val="00F252B4"/>
    <w:rsid w:val="00F25591"/>
    <w:rsid w:val="00F2581D"/>
    <w:rsid w:val="00F30257"/>
    <w:rsid w:val="00F31866"/>
    <w:rsid w:val="00F33FFC"/>
    <w:rsid w:val="00F36FB5"/>
    <w:rsid w:val="00F40E2D"/>
    <w:rsid w:val="00F42691"/>
    <w:rsid w:val="00F42C6D"/>
    <w:rsid w:val="00F4382F"/>
    <w:rsid w:val="00F468FC"/>
    <w:rsid w:val="00F46BAF"/>
    <w:rsid w:val="00F5003C"/>
    <w:rsid w:val="00F55894"/>
    <w:rsid w:val="00F56511"/>
    <w:rsid w:val="00F56D79"/>
    <w:rsid w:val="00F65570"/>
    <w:rsid w:val="00F655A7"/>
    <w:rsid w:val="00F66525"/>
    <w:rsid w:val="00F66669"/>
    <w:rsid w:val="00F668B8"/>
    <w:rsid w:val="00F6797D"/>
    <w:rsid w:val="00F7225A"/>
    <w:rsid w:val="00F726C3"/>
    <w:rsid w:val="00F728A8"/>
    <w:rsid w:val="00F74E90"/>
    <w:rsid w:val="00F762EE"/>
    <w:rsid w:val="00F775EF"/>
    <w:rsid w:val="00F77D07"/>
    <w:rsid w:val="00F83AF5"/>
    <w:rsid w:val="00F8439D"/>
    <w:rsid w:val="00F94405"/>
    <w:rsid w:val="00F94A94"/>
    <w:rsid w:val="00F956CD"/>
    <w:rsid w:val="00F95B41"/>
    <w:rsid w:val="00FA0BBD"/>
    <w:rsid w:val="00FA3141"/>
    <w:rsid w:val="00FA3370"/>
    <w:rsid w:val="00FA38E4"/>
    <w:rsid w:val="00FA3A51"/>
    <w:rsid w:val="00FA4574"/>
    <w:rsid w:val="00FA56C3"/>
    <w:rsid w:val="00FA5F7E"/>
    <w:rsid w:val="00FB1F67"/>
    <w:rsid w:val="00FB39EE"/>
    <w:rsid w:val="00FB7864"/>
    <w:rsid w:val="00FC21B0"/>
    <w:rsid w:val="00FC38E5"/>
    <w:rsid w:val="00FD0024"/>
    <w:rsid w:val="00FD06DA"/>
    <w:rsid w:val="00FD1604"/>
    <w:rsid w:val="00FE0BDC"/>
    <w:rsid w:val="00FE197E"/>
    <w:rsid w:val="00FE3345"/>
    <w:rsid w:val="00FE52E0"/>
    <w:rsid w:val="00FE6EB8"/>
    <w:rsid w:val="00FF19F8"/>
    <w:rsid w:val="00FF7E6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67C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251F42"/>
    <w:pPr>
      <w:keepNext/>
      <w:numPr>
        <w:numId w:val="1"/>
      </w:numPr>
      <w:spacing w:before="180" w:after="180" w:line="720" w:lineRule="auto"/>
      <w:outlineLvl w:val="0"/>
    </w:pPr>
    <w:rPr>
      <w:rFonts w:ascii="Calibri Light" w:eastAsia="新細明體" w:hAnsi="Calibri Light" w:cs="Times New Roman"/>
      <w:b/>
      <w:bCs/>
      <w:kern w:val="52"/>
      <w:sz w:val="52"/>
      <w:szCs w:val="52"/>
    </w:rPr>
  </w:style>
  <w:style w:type="paragraph" w:styleId="2">
    <w:name w:val="heading 2"/>
    <w:basedOn w:val="a"/>
    <w:next w:val="a"/>
    <w:link w:val="20"/>
    <w:uiPriority w:val="9"/>
    <w:unhideWhenUsed/>
    <w:qFormat/>
    <w:rsid w:val="00251F42"/>
    <w:pPr>
      <w:keepNext/>
      <w:numPr>
        <w:ilvl w:val="1"/>
        <w:numId w:val="1"/>
      </w:numPr>
      <w:spacing w:line="720" w:lineRule="auto"/>
      <w:outlineLvl w:val="1"/>
    </w:pPr>
    <w:rPr>
      <w:rFonts w:ascii="Calibri Light" w:eastAsia="新細明體" w:hAnsi="Calibri Light" w:cs="Times New Roman"/>
      <w:b/>
      <w:bCs/>
      <w:sz w:val="48"/>
      <w:szCs w:val="48"/>
    </w:rPr>
  </w:style>
  <w:style w:type="paragraph" w:styleId="3">
    <w:name w:val="heading 3"/>
    <w:basedOn w:val="a"/>
    <w:next w:val="a"/>
    <w:link w:val="30"/>
    <w:uiPriority w:val="9"/>
    <w:unhideWhenUsed/>
    <w:qFormat/>
    <w:rsid w:val="00251F42"/>
    <w:pPr>
      <w:keepNext/>
      <w:numPr>
        <w:ilvl w:val="2"/>
        <w:numId w:val="1"/>
      </w:numPr>
      <w:spacing w:line="720" w:lineRule="auto"/>
      <w:outlineLvl w:val="2"/>
    </w:pPr>
    <w:rPr>
      <w:rFonts w:ascii="Calibri Light" w:eastAsia="新細明體" w:hAnsi="Calibri Light" w:cs="Times New Roman"/>
      <w:b/>
      <w:bCs/>
      <w:sz w:val="36"/>
      <w:szCs w:val="36"/>
    </w:rPr>
  </w:style>
  <w:style w:type="paragraph" w:styleId="4">
    <w:name w:val="heading 4"/>
    <w:basedOn w:val="a"/>
    <w:next w:val="a"/>
    <w:link w:val="40"/>
    <w:uiPriority w:val="9"/>
    <w:semiHidden/>
    <w:unhideWhenUsed/>
    <w:qFormat/>
    <w:rsid w:val="00251F42"/>
    <w:pPr>
      <w:keepNext/>
      <w:numPr>
        <w:ilvl w:val="3"/>
        <w:numId w:val="1"/>
      </w:numPr>
      <w:spacing w:line="720" w:lineRule="auto"/>
      <w:outlineLvl w:val="3"/>
    </w:pPr>
    <w:rPr>
      <w:rFonts w:ascii="Calibri Light" w:eastAsia="新細明體" w:hAnsi="Calibri Light" w:cs="Times New Roman"/>
      <w:sz w:val="36"/>
      <w:szCs w:val="36"/>
    </w:rPr>
  </w:style>
  <w:style w:type="paragraph" w:styleId="5">
    <w:name w:val="heading 5"/>
    <w:basedOn w:val="a"/>
    <w:next w:val="a"/>
    <w:link w:val="50"/>
    <w:uiPriority w:val="9"/>
    <w:semiHidden/>
    <w:unhideWhenUsed/>
    <w:qFormat/>
    <w:rsid w:val="00251F42"/>
    <w:pPr>
      <w:keepNext/>
      <w:numPr>
        <w:ilvl w:val="4"/>
        <w:numId w:val="1"/>
      </w:numPr>
      <w:spacing w:line="720" w:lineRule="auto"/>
      <w:outlineLvl w:val="4"/>
    </w:pPr>
    <w:rPr>
      <w:rFonts w:ascii="Calibri Light" w:eastAsia="新細明體" w:hAnsi="Calibri Light" w:cs="Times New Roman"/>
      <w:b/>
      <w:bCs/>
      <w:sz w:val="36"/>
      <w:szCs w:val="36"/>
    </w:rPr>
  </w:style>
  <w:style w:type="paragraph" w:styleId="6">
    <w:name w:val="heading 6"/>
    <w:basedOn w:val="a"/>
    <w:next w:val="a"/>
    <w:link w:val="60"/>
    <w:uiPriority w:val="9"/>
    <w:semiHidden/>
    <w:unhideWhenUsed/>
    <w:qFormat/>
    <w:rsid w:val="00251F42"/>
    <w:pPr>
      <w:keepNext/>
      <w:numPr>
        <w:ilvl w:val="5"/>
        <w:numId w:val="1"/>
      </w:numPr>
      <w:spacing w:line="720" w:lineRule="auto"/>
      <w:outlineLvl w:val="5"/>
    </w:pPr>
    <w:rPr>
      <w:rFonts w:ascii="Calibri Light" w:eastAsia="新細明體" w:hAnsi="Calibri Light" w:cs="Times New Roman"/>
      <w:sz w:val="36"/>
      <w:szCs w:val="36"/>
    </w:rPr>
  </w:style>
  <w:style w:type="paragraph" w:styleId="7">
    <w:name w:val="heading 7"/>
    <w:basedOn w:val="a"/>
    <w:next w:val="a"/>
    <w:link w:val="70"/>
    <w:uiPriority w:val="9"/>
    <w:semiHidden/>
    <w:unhideWhenUsed/>
    <w:qFormat/>
    <w:rsid w:val="00251F42"/>
    <w:pPr>
      <w:keepNext/>
      <w:numPr>
        <w:ilvl w:val="6"/>
        <w:numId w:val="1"/>
      </w:numPr>
      <w:spacing w:line="720" w:lineRule="auto"/>
      <w:outlineLvl w:val="6"/>
    </w:pPr>
    <w:rPr>
      <w:rFonts w:ascii="Calibri Light" w:eastAsia="新細明體" w:hAnsi="Calibri Light" w:cs="Times New Roman"/>
      <w:b/>
      <w:bCs/>
      <w:sz w:val="36"/>
      <w:szCs w:val="36"/>
    </w:rPr>
  </w:style>
  <w:style w:type="paragraph" w:styleId="8">
    <w:name w:val="heading 8"/>
    <w:basedOn w:val="a"/>
    <w:next w:val="a"/>
    <w:link w:val="80"/>
    <w:uiPriority w:val="9"/>
    <w:semiHidden/>
    <w:unhideWhenUsed/>
    <w:qFormat/>
    <w:rsid w:val="00251F42"/>
    <w:pPr>
      <w:keepNext/>
      <w:numPr>
        <w:ilvl w:val="7"/>
        <w:numId w:val="1"/>
      </w:numPr>
      <w:spacing w:line="720" w:lineRule="auto"/>
      <w:outlineLvl w:val="7"/>
    </w:pPr>
    <w:rPr>
      <w:rFonts w:ascii="Calibri Light" w:eastAsia="新細明體" w:hAnsi="Calibri Light" w:cs="Times New Roman"/>
      <w:sz w:val="36"/>
      <w:szCs w:val="36"/>
    </w:rPr>
  </w:style>
  <w:style w:type="paragraph" w:styleId="9">
    <w:name w:val="heading 9"/>
    <w:basedOn w:val="a"/>
    <w:next w:val="a"/>
    <w:link w:val="90"/>
    <w:uiPriority w:val="9"/>
    <w:semiHidden/>
    <w:unhideWhenUsed/>
    <w:qFormat/>
    <w:rsid w:val="00251F42"/>
    <w:pPr>
      <w:keepNext/>
      <w:numPr>
        <w:ilvl w:val="8"/>
        <w:numId w:val="1"/>
      </w:numPr>
      <w:spacing w:line="720" w:lineRule="auto"/>
      <w:outlineLvl w:val="8"/>
    </w:pPr>
    <w:rPr>
      <w:rFonts w:ascii="Calibri Light" w:eastAsia="新細明體" w:hAnsi="Calibri Light" w:cs="Times New Roman"/>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251F42"/>
    <w:rPr>
      <w:rFonts w:ascii="Calibri Light" w:eastAsia="新細明體" w:hAnsi="Calibri Light" w:cs="Times New Roman"/>
      <w:b/>
      <w:bCs/>
      <w:kern w:val="52"/>
      <w:sz w:val="52"/>
      <w:szCs w:val="52"/>
    </w:rPr>
  </w:style>
  <w:style w:type="character" w:customStyle="1" w:styleId="20">
    <w:name w:val="標題 2 字元"/>
    <w:basedOn w:val="a0"/>
    <w:link w:val="2"/>
    <w:uiPriority w:val="9"/>
    <w:rsid w:val="00251F42"/>
    <w:rPr>
      <w:rFonts w:ascii="Calibri Light" w:eastAsia="新細明體" w:hAnsi="Calibri Light" w:cs="Times New Roman"/>
      <w:b/>
      <w:bCs/>
      <w:sz w:val="48"/>
      <w:szCs w:val="48"/>
    </w:rPr>
  </w:style>
  <w:style w:type="character" w:customStyle="1" w:styleId="30">
    <w:name w:val="標題 3 字元"/>
    <w:basedOn w:val="a0"/>
    <w:link w:val="3"/>
    <w:uiPriority w:val="9"/>
    <w:rsid w:val="00251F42"/>
    <w:rPr>
      <w:rFonts w:ascii="Calibri Light" w:eastAsia="新細明體" w:hAnsi="Calibri Light" w:cs="Times New Roman"/>
      <w:b/>
      <w:bCs/>
      <w:sz w:val="36"/>
      <w:szCs w:val="36"/>
    </w:rPr>
  </w:style>
  <w:style w:type="character" w:customStyle="1" w:styleId="40">
    <w:name w:val="標題 4 字元"/>
    <w:basedOn w:val="a0"/>
    <w:link w:val="4"/>
    <w:uiPriority w:val="9"/>
    <w:semiHidden/>
    <w:rsid w:val="00251F42"/>
    <w:rPr>
      <w:rFonts w:ascii="Calibri Light" w:eastAsia="新細明體" w:hAnsi="Calibri Light" w:cs="Times New Roman"/>
      <w:sz w:val="36"/>
      <w:szCs w:val="36"/>
    </w:rPr>
  </w:style>
  <w:style w:type="character" w:customStyle="1" w:styleId="50">
    <w:name w:val="標題 5 字元"/>
    <w:basedOn w:val="a0"/>
    <w:link w:val="5"/>
    <w:uiPriority w:val="9"/>
    <w:semiHidden/>
    <w:rsid w:val="00251F42"/>
    <w:rPr>
      <w:rFonts w:ascii="Calibri Light" w:eastAsia="新細明體" w:hAnsi="Calibri Light" w:cs="Times New Roman"/>
      <w:b/>
      <w:bCs/>
      <w:sz w:val="36"/>
      <w:szCs w:val="36"/>
    </w:rPr>
  </w:style>
  <w:style w:type="character" w:customStyle="1" w:styleId="60">
    <w:name w:val="標題 6 字元"/>
    <w:basedOn w:val="a0"/>
    <w:link w:val="6"/>
    <w:uiPriority w:val="9"/>
    <w:semiHidden/>
    <w:rsid w:val="00251F42"/>
    <w:rPr>
      <w:rFonts w:ascii="Calibri Light" w:eastAsia="新細明體" w:hAnsi="Calibri Light" w:cs="Times New Roman"/>
      <w:sz w:val="36"/>
      <w:szCs w:val="36"/>
    </w:rPr>
  </w:style>
  <w:style w:type="character" w:customStyle="1" w:styleId="70">
    <w:name w:val="標題 7 字元"/>
    <w:basedOn w:val="a0"/>
    <w:link w:val="7"/>
    <w:uiPriority w:val="9"/>
    <w:semiHidden/>
    <w:rsid w:val="00251F42"/>
    <w:rPr>
      <w:rFonts w:ascii="Calibri Light" w:eastAsia="新細明體" w:hAnsi="Calibri Light" w:cs="Times New Roman"/>
      <w:b/>
      <w:bCs/>
      <w:sz w:val="36"/>
      <w:szCs w:val="36"/>
    </w:rPr>
  </w:style>
  <w:style w:type="character" w:customStyle="1" w:styleId="80">
    <w:name w:val="標題 8 字元"/>
    <w:basedOn w:val="a0"/>
    <w:link w:val="8"/>
    <w:uiPriority w:val="9"/>
    <w:semiHidden/>
    <w:rsid w:val="00251F42"/>
    <w:rPr>
      <w:rFonts w:ascii="Calibri Light" w:eastAsia="新細明體" w:hAnsi="Calibri Light" w:cs="Times New Roman"/>
      <w:sz w:val="36"/>
      <w:szCs w:val="36"/>
    </w:rPr>
  </w:style>
  <w:style w:type="character" w:customStyle="1" w:styleId="90">
    <w:name w:val="標題 9 字元"/>
    <w:basedOn w:val="a0"/>
    <w:link w:val="9"/>
    <w:uiPriority w:val="9"/>
    <w:semiHidden/>
    <w:rsid w:val="00251F42"/>
    <w:rPr>
      <w:rFonts w:ascii="Calibri Light" w:eastAsia="新細明體" w:hAnsi="Calibri Light" w:cs="Times New Roman"/>
      <w:sz w:val="36"/>
      <w:szCs w:val="36"/>
    </w:rPr>
  </w:style>
  <w:style w:type="character" w:styleId="a3">
    <w:name w:val="annotation reference"/>
    <w:uiPriority w:val="99"/>
    <w:semiHidden/>
    <w:unhideWhenUsed/>
    <w:rsid w:val="00251F42"/>
    <w:rPr>
      <w:sz w:val="18"/>
      <w:szCs w:val="18"/>
    </w:rPr>
  </w:style>
  <w:style w:type="paragraph" w:styleId="a4">
    <w:name w:val="annotation text"/>
    <w:basedOn w:val="a"/>
    <w:link w:val="a5"/>
    <w:uiPriority w:val="99"/>
    <w:semiHidden/>
    <w:unhideWhenUsed/>
    <w:rsid w:val="00251F42"/>
    <w:rPr>
      <w:rFonts w:ascii="Calibri" w:eastAsia="新細明體" w:hAnsi="Calibri" w:cs="Times New Roman"/>
    </w:rPr>
  </w:style>
  <w:style w:type="character" w:customStyle="1" w:styleId="a5">
    <w:name w:val="註解文字 字元"/>
    <w:basedOn w:val="a0"/>
    <w:link w:val="a4"/>
    <w:uiPriority w:val="99"/>
    <w:semiHidden/>
    <w:rsid w:val="00251F42"/>
    <w:rPr>
      <w:rFonts w:ascii="Calibri" w:eastAsia="新細明體" w:hAnsi="Calibri" w:cs="Times New Roman"/>
    </w:rPr>
  </w:style>
  <w:style w:type="paragraph" w:styleId="a6">
    <w:name w:val="caption"/>
    <w:basedOn w:val="a"/>
    <w:next w:val="a"/>
    <w:uiPriority w:val="35"/>
    <w:unhideWhenUsed/>
    <w:qFormat/>
    <w:rsid w:val="00251F42"/>
    <w:rPr>
      <w:rFonts w:ascii="Calibri" w:eastAsia="新細明體" w:hAnsi="Calibri" w:cs="Times New Roman"/>
      <w:sz w:val="20"/>
      <w:szCs w:val="20"/>
    </w:rPr>
  </w:style>
  <w:style w:type="paragraph" w:styleId="a7">
    <w:name w:val="List Paragraph"/>
    <w:basedOn w:val="a"/>
    <w:uiPriority w:val="34"/>
    <w:qFormat/>
    <w:rsid w:val="00251F42"/>
    <w:pPr>
      <w:ind w:leftChars="200" w:left="480"/>
    </w:pPr>
    <w:rPr>
      <w:rFonts w:ascii="Calibri" w:eastAsia="新細明體" w:hAnsi="Calibri" w:cs="Times New Roman"/>
    </w:rPr>
  </w:style>
  <w:style w:type="paragraph" w:styleId="Web">
    <w:name w:val="Normal (Web)"/>
    <w:basedOn w:val="a"/>
    <w:uiPriority w:val="99"/>
    <w:unhideWhenUsed/>
    <w:rsid w:val="00251F42"/>
    <w:pPr>
      <w:widowControl/>
      <w:spacing w:before="100" w:beforeAutospacing="1" w:after="100" w:afterAutospacing="1"/>
    </w:pPr>
    <w:rPr>
      <w:rFonts w:ascii="新細明體" w:eastAsia="新細明體" w:hAnsi="新細明體" w:cs="新細明體"/>
      <w:kern w:val="0"/>
      <w:szCs w:val="24"/>
    </w:rPr>
  </w:style>
  <w:style w:type="paragraph" w:customStyle="1" w:styleId="EndNoteBibliography">
    <w:name w:val="EndNote Bibliography"/>
    <w:basedOn w:val="a"/>
    <w:link w:val="EndNoteBibliography0"/>
    <w:rsid w:val="00251F42"/>
    <w:rPr>
      <w:rFonts w:ascii="Calibri" w:eastAsia="新細明體" w:hAnsi="Calibri" w:cs="Times New Roman"/>
      <w:noProof/>
    </w:rPr>
  </w:style>
  <w:style w:type="character" w:customStyle="1" w:styleId="EndNoteBibliography0">
    <w:name w:val="EndNote Bibliography 字元"/>
    <w:link w:val="EndNoteBibliography"/>
    <w:rsid w:val="00251F42"/>
    <w:rPr>
      <w:rFonts w:ascii="Calibri" w:eastAsia="新細明體" w:hAnsi="Calibri" w:cs="Times New Roman"/>
      <w:noProof/>
    </w:rPr>
  </w:style>
  <w:style w:type="character" w:styleId="a8">
    <w:name w:val="Hyperlink"/>
    <w:uiPriority w:val="99"/>
    <w:unhideWhenUsed/>
    <w:rsid w:val="00251F42"/>
    <w:rPr>
      <w:color w:val="0563C1"/>
      <w:u w:val="single"/>
    </w:rPr>
  </w:style>
  <w:style w:type="paragraph" w:styleId="a9">
    <w:name w:val="TOC Heading"/>
    <w:basedOn w:val="1"/>
    <w:next w:val="a"/>
    <w:uiPriority w:val="39"/>
    <w:unhideWhenUsed/>
    <w:qFormat/>
    <w:rsid w:val="00251F42"/>
    <w:pPr>
      <w:keepLines/>
      <w:widowControl/>
      <w:numPr>
        <w:numId w:val="0"/>
      </w:numPr>
      <w:spacing w:before="240" w:after="0" w:line="259" w:lineRule="auto"/>
      <w:outlineLvl w:val="9"/>
    </w:pPr>
    <w:rPr>
      <w:b w:val="0"/>
      <w:bCs w:val="0"/>
      <w:color w:val="2E74B5"/>
      <w:kern w:val="0"/>
      <w:sz w:val="32"/>
      <w:szCs w:val="32"/>
    </w:rPr>
  </w:style>
  <w:style w:type="paragraph" w:styleId="21">
    <w:name w:val="toc 2"/>
    <w:basedOn w:val="a"/>
    <w:next w:val="a"/>
    <w:autoRedefine/>
    <w:uiPriority w:val="39"/>
    <w:unhideWhenUsed/>
    <w:rsid w:val="001C4C8D"/>
    <w:pPr>
      <w:tabs>
        <w:tab w:val="right" w:leader="dot" w:pos="8296"/>
      </w:tabs>
      <w:spacing w:line="360" w:lineRule="auto"/>
      <w:ind w:leftChars="200" w:left="480"/>
      <w:jc w:val="both"/>
    </w:pPr>
    <w:rPr>
      <w:rFonts w:ascii="Calibri" w:eastAsia="新細明體" w:hAnsi="Calibri" w:cs="Times New Roman"/>
    </w:rPr>
  </w:style>
  <w:style w:type="paragraph" w:styleId="11">
    <w:name w:val="toc 1"/>
    <w:basedOn w:val="a"/>
    <w:next w:val="a"/>
    <w:autoRedefine/>
    <w:uiPriority w:val="39"/>
    <w:unhideWhenUsed/>
    <w:rsid w:val="00251F42"/>
    <w:rPr>
      <w:rFonts w:ascii="Calibri" w:eastAsia="新細明體" w:hAnsi="Calibri" w:cs="Times New Roman"/>
    </w:rPr>
  </w:style>
  <w:style w:type="paragraph" w:styleId="aa">
    <w:name w:val="table of figures"/>
    <w:basedOn w:val="a"/>
    <w:next w:val="a"/>
    <w:uiPriority w:val="99"/>
    <w:unhideWhenUsed/>
    <w:rsid w:val="00251F42"/>
    <w:pPr>
      <w:ind w:leftChars="400" w:left="400" w:hangingChars="200" w:hanging="200"/>
    </w:pPr>
    <w:rPr>
      <w:rFonts w:ascii="Calibri" w:eastAsia="新細明體" w:hAnsi="Calibri" w:cs="Times New Roman"/>
    </w:rPr>
  </w:style>
  <w:style w:type="paragraph" w:styleId="ab">
    <w:name w:val="Balloon Text"/>
    <w:basedOn w:val="a"/>
    <w:link w:val="ac"/>
    <w:uiPriority w:val="99"/>
    <w:semiHidden/>
    <w:unhideWhenUsed/>
    <w:rsid w:val="00251F42"/>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251F42"/>
    <w:rPr>
      <w:rFonts w:asciiTheme="majorHAnsi" w:eastAsiaTheme="majorEastAsia" w:hAnsiTheme="majorHAnsi" w:cstheme="majorBidi"/>
      <w:sz w:val="18"/>
      <w:szCs w:val="18"/>
    </w:rPr>
  </w:style>
  <w:style w:type="paragraph" w:customStyle="1" w:styleId="EndNoteBibliographyTitle">
    <w:name w:val="EndNote Bibliography Title"/>
    <w:basedOn w:val="a"/>
    <w:link w:val="EndNoteBibliographyTitle0"/>
    <w:rsid w:val="00521653"/>
    <w:pPr>
      <w:jc w:val="center"/>
    </w:pPr>
    <w:rPr>
      <w:rFonts w:ascii="Calibri" w:hAnsi="Calibri"/>
      <w:noProof/>
    </w:rPr>
  </w:style>
  <w:style w:type="character" w:customStyle="1" w:styleId="EndNoteBibliographyTitle0">
    <w:name w:val="EndNote Bibliography Title 字元"/>
    <w:basedOn w:val="a0"/>
    <w:link w:val="EndNoteBibliographyTitle"/>
    <w:rsid w:val="00521653"/>
    <w:rPr>
      <w:rFonts w:ascii="Calibri" w:hAnsi="Calibri"/>
      <w:noProof/>
    </w:rPr>
  </w:style>
  <w:style w:type="table" w:styleId="ad">
    <w:name w:val="Table Grid"/>
    <w:basedOn w:val="a1"/>
    <w:uiPriority w:val="39"/>
    <w:rsid w:val="00F11A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af"/>
    <w:uiPriority w:val="99"/>
    <w:unhideWhenUsed/>
    <w:rsid w:val="0014776C"/>
    <w:pPr>
      <w:tabs>
        <w:tab w:val="center" w:pos="4153"/>
        <w:tab w:val="right" w:pos="8306"/>
      </w:tabs>
      <w:snapToGrid w:val="0"/>
    </w:pPr>
    <w:rPr>
      <w:sz w:val="20"/>
      <w:szCs w:val="20"/>
    </w:rPr>
  </w:style>
  <w:style w:type="character" w:customStyle="1" w:styleId="af">
    <w:name w:val="頁首 字元"/>
    <w:basedOn w:val="a0"/>
    <w:link w:val="ae"/>
    <w:uiPriority w:val="99"/>
    <w:rsid w:val="0014776C"/>
    <w:rPr>
      <w:sz w:val="20"/>
      <w:szCs w:val="20"/>
    </w:rPr>
  </w:style>
  <w:style w:type="paragraph" w:styleId="af0">
    <w:name w:val="footer"/>
    <w:basedOn w:val="a"/>
    <w:link w:val="af1"/>
    <w:uiPriority w:val="99"/>
    <w:unhideWhenUsed/>
    <w:rsid w:val="0014776C"/>
    <w:pPr>
      <w:tabs>
        <w:tab w:val="center" w:pos="4153"/>
        <w:tab w:val="right" w:pos="8306"/>
      </w:tabs>
      <w:snapToGrid w:val="0"/>
    </w:pPr>
    <w:rPr>
      <w:sz w:val="20"/>
      <w:szCs w:val="20"/>
    </w:rPr>
  </w:style>
  <w:style w:type="character" w:customStyle="1" w:styleId="af1">
    <w:name w:val="頁尾 字元"/>
    <w:basedOn w:val="a0"/>
    <w:link w:val="af0"/>
    <w:uiPriority w:val="99"/>
    <w:rsid w:val="0014776C"/>
    <w:rPr>
      <w:sz w:val="20"/>
      <w:szCs w:val="20"/>
    </w:rPr>
  </w:style>
  <w:style w:type="paragraph" w:styleId="31">
    <w:name w:val="toc 3"/>
    <w:basedOn w:val="a"/>
    <w:next w:val="a"/>
    <w:autoRedefine/>
    <w:uiPriority w:val="39"/>
    <w:unhideWhenUsed/>
    <w:rsid w:val="004E3E84"/>
    <w:pPr>
      <w:ind w:leftChars="400" w:left="960"/>
    </w:pPr>
  </w:style>
  <w:style w:type="character" w:styleId="af2">
    <w:name w:val="Placeholder Text"/>
    <w:basedOn w:val="a0"/>
    <w:uiPriority w:val="99"/>
    <w:semiHidden/>
    <w:rsid w:val="00892CB3"/>
    <w:rPr>
      <w:color w:val="808080"/>
    </w:rPr>
  </w:style>
  <w:style w:type="paragraph" w:styleId="af3">
    <w:name w:val="annotation subject"/>
    <w:basedOn w:val="a4"/>
    <w:next w:val="a4"/>
    <w:link w:val="af4"/>
    <w:uiPriority w:val="99"/>
    <w:semiHidden/>
    <w:unhideWhenUsed/>
    <w:rsid w:val="00C02876"/>
    <w:rPr>
      <w:rFonts w:asciiTheme="minorHAnsi" w:eastAsiaTheme="minorEastAsia" w:hAnsiTheme="minorHAnsi" w:cstheme="minorBidi"/>
      <w:b/>
      <w:bCs/>
    </w:rPr>
  </w:style>
  <w:style w:type="character" w:customStyle="1" w:styleId="af4">
    <w:name w:val="註解主旨 字元"/>
    <w:basedOn w:val="a5"/>
    <w:link w:val="af3"/>
    <w:uiPriority w:val="99"/>
    <w:semiHidden/>
    <w:rsid w:val="00C02876"/>
    <w:rPr>
      <w:rFonts w:ascii="Calibri" w:eastAsia="新細明體" w:hAnsi="Calibri" w:cs="Times New Roman"/>
      <w:b/>
      <w:bCs/>
    </w:rPr>
  </w:style>
  <w:style w:type="paragraph" w:styleId="HTML">
    <w:name w:val="HTML Preformatted"/>
    <w:basedOn w:val="a"/>
    <w:link w:val="HTML0"/>
    <w:uiPriority w:val="99"/>
    <w:unhideWhenUsed/>
    <w:rsid w:val="00741D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741D5E"/>
    <w:rPr>
      <w:rFonts w:ascii="細明體" w:eastAsia="細明體" w:hAnsi="細明體" w:cs="細明體"/>
      <w:kern w:val="0"/>
      <w:szCs w:val="24"/>
    </w:rPr>
  </w:style>
  <w:style w:type="paragraph" w:styleId="af5">
    <w:name w:val="footnote text"/>
    <w:basedOn w:val="a"/>
    <w:link w:val="af6"/>
    <w:uiPriority w:val="99"/>
    <w:semiHidden/>
    <w:unhideWhenUsed/>
    <w:rsid w:val="00C13C92"/>
    <w:pPr>
      <w:snapToGrid w:val="0"/>
    </w:pPr>
    <w:rPr>
      <w:sz w:val="20"/>
      <w:szCs w:val="20"/>
    </w:rPr>
  </w:style>
  <w:style w:type="character" w:customStyle="1" w:styleId="af6">
    <w:name w:val="註腳文字 字元"/>
    <w:basedOn w:val="a0"/>
    <w:link w:val="af5"/>
    <w:uiPriority w:val="99"/>
    <w:semiHidden/>
    <w:rsid w:val="00C13C92"/>
    <w:rPr>
      <w:sz w:val="20"/>
      <w:szCs w:val="20"/>
    </w:rPr>
  </w:style>
  <w:style w:type="character" w:styleId="af7">
    <w:name w:val="footnote reference"/>
    <w:basedOn w:val="a0"/>
    <w:uiPriority w:val="99"/>
    <w:semiHidden/>
    <w:unhideWhenUsed/>
    <w:rsid w:val="00C13C92"/>
    <w:rPr>
      <w:vertAlign w:val="superscript"/>
    </w:rPr>
  </w:style>
  <w:style w:type="table" w:customStyle="1" w:styleId="GridTable5DarkAccent6">
    <w:name w:val="Grid Table 5 Dark Accent 6"/>
    <w:basedOn w:val="a1"/>
    <w:uiPriority w:val="50"/>
    <w:rsid w:val="000257A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4Accent6">
    <w:name w:val="Grid Table 4 Accent 6"/>
    <w:basedOn w:val="a1"/>
    <w:uiPriority w:val="49"/>
    <w:rsid w:val="006B5A17"/>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251F42"/>
    <w:pPr>
      <w:keepNext/>
      <w:numPr>
        <w:numId w:val="1"/>
      </w:numPr>
      <w:spacing w:before="180" w:after="180" w:line="720" w:lineRule="auto"/>
      <w:outlineLvl w:val="0"/>
    </w:pPr>
    <w:rPr>
      <w:rFonts w:ascii="Calibri Light" w:eastAsia="新細明體" w:hAnsi="Calibri Light" w:cs="Times New Roman"/>
      <w:b/>
      <w:bCs/>
      <w:kern w:val="52"/>
      <w:sz w:val="52"/>
      <w:szCs w:val="52"/>
    </w:rPr>
  </w:style>
  <w:style w:type="paragraph" w:styleId="2">
    <w:name w:val="heading 2"/>
    <w:basedOn w:val="a"/>
    <w:next w:val="a"/>
    <w:link w:val="20"/>
    <w:uiPriority w:val="9"/>
    <w:unhideWhenUsed/>
    <w:qFormat/>
    <w:rsid w:val="00251F42"/>
    <w:pPr>
      <w:keepNext/>
      <w:numPr>
        <w:ilvl w:val="1"/>
        <w:numId w:val="1"/>
      </w:numPr>
      <w:spacing w:line="720" w:lineRule="auto"/>
      <w:outlineLvl w:val="1"/>
    </w:pPr>
    <w:rPr>
      <w:rFonts w:ascii="Calibri Light" w:eastAsia="新細明體" w:hAnsi="Calibri Light" w:cs="Times New Roman"/>
      <w:b/>
      <w:bCs/>
      <w:sz w:val="48"/>
      <w:szCs w:val="48"/>
    </w:rPr>
  </w:style>
  <w:style w:type="paragraph" w:styleId="3">
    <w:name w:val="heading 3"/>
    <w:basedOn w:val="a"/>
    <w:next w:val="a"/>
    <w:link w:val="30"/>
    <w:uiPriority w:val="9"/>
    <w:unhideWhenUsed/>
    <w:qFormat/>
    <w:rsid w:val="00251F42"/>
    <w:pPr>
      <w:keepNext/>
      <w:numPr>
        <w:ilvl w:val="2"/>
        <w:numId w:val="1"/>
      </w:numPr>
      <w:spacing w:line="720" w:lineRule="auto"/>
      <w:outlineLvl w:val="2"/>
    </w:pPr>
    <w:rPr>
      <w:rFonts w:ascii="Calibri Light" w:eastAsia="新細明體" w:hAnsi="Calibri Light" w:cs="Times New Roman"/>
      <w:b/>
      <w:bCs/>
      <w:sz w:val="36"/>
      <w:szCs w:val="36"/>
    </w:rPr>
  </w:style>
  <w:style w:type="paragraph" w:styleId="4">
    <w:name w:val="heading 4"/>
    <w:basedOn w:val="a"/>
    <w:next w:val="a"/>
    <w:link w:val="40"/>
    <w:uiPriority w:val="9"/>
    <w:semiHidden/>
    <w:unhideWhenUsed/>
    <w:qFormat/>
    <w:rsid w:val="00251F42"/>
    <w:pPr>
      <w:keepNext/>
      <w:numPr>
        <w:ilvl w:val="3"/>
        <w:numId w:val="1"/>
      </w:numPr>
      <w:spacing w:line="720" w:lineRule="auto"/>
      <w:outlineLvl w:val="3"/>
    </w:pPr>
    <w:rPr>
      <w:rFonts w:ascii="Calibri Light" w:eastAsia="新細明體" w:hAnsi="Calibri Light" w:cs="Times New Roman"/>
      <w:sz w:val="36"/>
      <w:szCs w:val="36"/>
    </w:rPr>
  </w:style>
  <w:style w:type="paragraph" w:styleId="5">
    <w:name w:val="heading 5"/>
    <w:basedOn w:val="a"/>
    <w:next w:val="a"/>
    <w:link w:val="50"/>
    <w:uiPriority w:val="9"/>
    <w:semiHidden/>
    <w:unhideWhenUsed/>
    <w:qFormat/>
    <w:rsid w:val="00251F42"/>
    <w:pPr>
      <w:keepNext/>
      <w:numPr>
        <w:ilvl w:val="4"/>
        <w:numId w:val="1"/>
      </w:numPr>
      <w:spacing w:line="720" w:lineRule="auto"/>
      <w:outlineLvl w:val="4"/>
    </w:pPr>
    <w:rPr>
      <w:rFonts w:ascii="Calibri Light" w:eastAsia="新細明體" w:hAnsi="Calibri Light" w:cs="Times New Roman"/>
      <w:b/>
      <w:bCs/>
      <w:sz w:val="36"/>
      <w:szCs w:val="36"/>
    </w:rPr>
  </w:style>
  <w:style w:type="paragraph" w:styleId="6">
    <w:name w:val="heading 6"/>
    <w:basedOn w:val="a"/>
    <w:next w:val="a"/>
    <w:link w:val="60"/>
    <w:uiPriority w:val="9"/>
    <w:semiHidden/>
    <w:unhideWhenUsed/>
    <w:qFormat/>
    <w:rsid w:val="00251F42"/>
    <w:pPr>
      <w:keepNext/>
      <w:numPr>
        <w:ilvl w:val="5"/>
        <w:numId w:val="1"/>
      </w:numPr>
      <w:spacing w:line="720" w:lineRule="auto"/>
      <w:outlineLvl w:val="5"/>
    </w:pPr>
    <w:rPr>
      <w:rFonts w:ascii="Calibri Light" w:eastAsia="新細明體" w:hAnsi="Calibri Light" w:cs="Times New Roman"/>
      <w:sz w:val="36"/>
      <w:szCs w:val="36"/>
    </w:rPr>
  </w:style>
  <w:style w:type="paragraph" w:styleId="7">
    <w:name w:val="heading 7"/>
    <w:basedOn w:val="a"/>
    <w:next w:val="a"/>
    <w:link w:val="70"/>
    <w:uiPriority w:val="9"/>
    <w:semiHidden/>
    <w:unhideWhenUsed/>
    <w:qFormat/>
    <w:rsid w:val="00251F42"/>
    <w:pPr>
      <w:keepNext/>
      <w:numPr>
        <w:ilvl w:val="6"/>
        <w:numId w:val="1"/>
      </w:numPr>
      <w:spacing w:line="720" w:lineRule="auto"/>
      <w:outlineLvl w:val="6"/>
    </w:pPr>
    <w:rPr>
      <w:rFonts w:ascii="Calibri Light" w:eastAsia="新細明體" w:hAnsi="Calibri Light" w:cs="Times New Roman"/>
      <w:b/>
      <w:bCs/>
      <w:sz w:val="36"/>
      <w:szCs w:val="36"/>
    </w:rPr>
  </w:style>
  <w:style w:type="paragraph" w:styleId="8">
    <w:name w:val="heading 8"/>
    <w:basedOn w:val="a"/>
    <w:next w:val="a"/>
    <w:link w:val="80"/>
    <w:uiPriority w:val="9"/>
    <w:semiHidden/>
    <w:unhideWhenUsed/>
    <w:qFormat/>
    <w:rsid w:val="00251F42"/>
    <w:pPr>
      <w:keepNext/>
      <w:numPr>
        <w:ilvl w:val="7"/>
        <w:numId w:val="1"/>
      </w:numPr>
      <w:spacing w:line="720" w:lineRule="auto"/>
      <w:outlineLvl w:val="7"/>
    </w:pPr>
    <w:rPr>
      <w:rFonts w:ascii="Calibri Light" w:eastAsia="新細明體" w:hAnsi="Calibri Light" w:cs="Times New Roman"/>
      <w:sz w:val="36"/>
      <w:szCs w:val="36"/>
    </w:rPr>
  </w:style>
  <w:style w:type="paragraph" w:styleId="9">
    <w:name w:val="heading 9"/>
    <w:basedOn w:val="a"/>
    <w:next w:val="a"/>
    <w:link w:val="90"/>
    <w:uiPriority w:val="9"/>
    <w:semiHidden/>
    <w:unhideWhenUsed/>
    <w:qFormat/>
    <w:rsid w:val="00251F42"/>
    <w:pPr>
      <w:keepNext/>
      <w:numPr>
        <w:ilvl w:val="8"/>
        <w:numId w:val="1"/>
      </w:numPr>
      <w:spacing w:line="720" w:lineRule="auto"/>
      <w:outlineLvl w:val="8"/>
    </w:pPr>
    <w:rPr>
      <w:rFonts w:ascii="Calibri Light" w:eastAsia="新細明體" w:hAnsi="Calibri Light" w:cs="Times New Roman"/>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251F42"/>
    <w:rPr>
      <w:rFonts w:ascii="Calibri Light" w:eastAsia="新細明體" w:hAnsi="Calibri Light" w:cs="Times New Roman"/>
      <w:b/>
      <w:bCs/>
      <w:kern w:val="52"/>
      <w:sz w:val="52"/>
      <w:szCs w:val="52"/>
    </w:rPr>
  </w:style>
  <w:style w:type="character" w:customStyle="1" w:styleId="20">
    <w:name w:val="標題 2 字元"/>
    <w:basedOn w:val="a0"/>
    <w:link w:val="2"/>
    <w:uiPriority w:val="9"/>
    <w:rsid w:val="00251F42"/>
    <w:rPr>
      <w:rFonts w:ascii="Calibri Light" w:eastAsia="新細明體" w:hAnsi="Calibri Light" w:cs="Times New Roman"/>
      <w:b/>
      <w:bCs/>
      <w:sz w:val="48"/>
      <w:szCs w:val="48"/>
    </w:rPr>
  </w:style>
  <w:style w:type="character" w:customStyle="1" w:styleId="30">
    <w:name w:val="標題 3 字元"/>
    <w:basedOn w:val="a0"/>
    <w:link w:val="3"/>
    <w:uiPriority w:val="9"/>
    <w:rsid w:val="00251F42"/>
    <w:rPr>
      <w:rFonts w:ascii="Calibri Light" w:eastAsia="新細明體" w:hAnsi="Calibri Light" w:cs="Times New Roman"/>
      <w:b/>
      <w:bCs/>
      <w:sz w:val="36"/>
      <w:szCs w:val="36"/>
    </w:rPr>
  </w:style>
  <w:style w:type="character" w:customStyle="1" w:styleId="40">
    <w:name w:val="標題 4 字元"/>
    <w:basedOn w:val="a0"/>
    <w:link w:val="4"/>
    <w:uiPriority w:val="9"/>
    <w:semiHidden/>
    <w:rsid w:val="00251F42"/>
    <w:rPr>
      <w:rFonts w:ascii="Calibri Light" w:eastAsia="新細明體" w:hAnsi="Calibri Light" w:cs="Times New Roman"/>
      <w:sz w:val="36"/>
      <w:szCs w:val="36"/>
    </w:rPr>
  </w:style>
  <w:style w:type="character" w:customStyle="1" w:styleId="50">
    <w:name w:val="標題 5 字元"/>
    <w:basedOn w:val="a0"/>
    <w:link w:val="5"/>
    <w:uiPriority w:val="9"/>
    <w:semiHidden/>
    <w:rsid w:val="00251F42"/>
    <w:rPr>
      <w:rFonts w:ascii="Calibri Light" w:eastAsia="新細明體" w:hAnsi="Calibri Light" w:cs="Times New Roman"/>
      <w:b/>
      <w:bCs/>
      <w:sz w:val="36"/>
      <w:szCs w:val="36"/>
    </w:rPr>
  </w:style>
  <w:style w:type="character" w:customStyle="1" w:styleId="60">
    <w:name w:val="標題 6 字元"/>
    <w:basedOn w:val="a0"/>
    <w:link w:val="6"/>
    <w:uiPriority w:val="9"/>
    <w:semiHidden/>
    <w:rsid w:val="00251F42"/>
    <w:rPr>
      <w:rFonts w:ascii="Calibri Light" w:eastAsia="新細明體" w:hAnsi="Calibri Light" w:cs="Times New Roman"/>
      <w:sz w:val="36"/>
      <w:szCs w:val="36"/>
    </w:rPr>
  </w:style>
  <w:style w:type="character" w:customStyle="1" w:styleId="70">
    <w:name w:val="標題 7 字元"/>
    <w:basedOn w:val="a0"/>
    <w:link w:val="7"/>
    <w:uiPriority w:val="9"/>
    <w:semiHidden/>
    <w:rsid w:val="00251F42"/>
    <w:rPr>
      <w:rFonts w:ascii="Calibri Light" w:eastAsia="新細明體" w:hAnsi="Calibri Light" w:cs="Times New Roman"/>
      <w:b/>
      <w:bCs/>
      <w:sz w:val="36"/>
      <w:szCs w:val="36"/>
    </w:rPr>
  </w:style>
  <w:style w:type="character" w:customStyle="1" w:styleId="80">
    <w:name w:val="標題 8 字元"/>
    <w:basedOn w:val="a0"/>
    <w:link w:val="8"/>
    <w:uiPriority w:val="9"/>
    <w:semiHidden/>
    <w:rsid w:val="00251F42"/>
    <w:rPr>
      <w:rFonts w:ascii="Calibri Light" w:eastAsia="新細明體" w:hAnsi="Calibri Light" w:cs="Times New Roman"/>
      <w:sz w:val="36"/>
      <w:szCs w:val="36"/>
    </w:rPr>
  </w:style>
  <w:style w:type="character" w:customStyle="1" w:styleId="90">
    <w:name w:val="標題 9 字元"/>
    <w:basedOn w:val="a0"/>
    <w:link w:val="9"/>
    <w:uiPriority w:val="9"/>
    <w:semiHidden/>
    <w:rsid w:val="00251F42"/>
    <w:rPr>
      <w:rFonts w:ascii="Calibri Light" w:eastAsia="新細明體" w:hAnsi="Calibri Light" w:cs="Times New Roman"/>
      <w:sz w:val="36"/>
      <w:szCs w:val="36"/>
    </w:rPr>
  </w:style>
  <w:style w:type="character" w:styleId="a3">
    <w:name w:val="annotation reference"/>
    <w:uiPriority w:val="99"/>
    <w:semiHidden/>
    <w:unhideWhenUsed/>
    <w:rsid w:val="00251F42"/>
    <w:rPr>
      <w:sz w:val="18"/>
      <w:szCs w:val="18"/>
    </w:rPr>
  </w:style>
  <w:style w:type="paragraph" w:styleId="a4">
    <w:name w:val="annotation text"/>
    <w:basedOn w:val="a"/>
    <w:link w:val="a5"/>
    <w:uiPriority w:val="99"/>
    <w:semiHidden/>
    <w:unhideWhenUsed/>
    <w:rsid w:val="00251F42"/>
    <w:rPr>
      <w:rFonts w:ascii="Calibri" w:eastAsia="新細明體" w:hAnsi="Calibri" w:cs="Times New Roman"/>
    </w:rPr>
  </w:style>
  <w:style w:type="character" w:customStyle="1" w:styleId="a5">
    <w:name w:val="註解文字 字元"/>
    <w:basedOn w:val="a0"/>
    <w:link w:val="a4"/>
    <w:uiPriority w:val="99"/>
    <w:semiHidden/>
    <w:rsid w:val="00251F42"/>
    <w:rPr>
      <w:rFonts w:ascii="Calibri" w:eastAsia="新細明體" w:hAnsi="Calibri" w:cs="Times New Roman"/>
    </w:rPr>
  </w:style>
  <w:style w:type="paragraph" w:styleId="a6">
    <w:name w:val="caption"/>
    <w:basedOn w:val="a"/>
    <w:next w:val="a"/>
    <w:uiPriority w:val="35"/>
    <w:unhideWhenUsed/>
    <w:qFormat/>
    <w:rsid w:val="00251F42"/>
    <w:rPr>
      <w:rFonts w:ascii="Calibri" w:eastAsia="新細明體" w:hAnsi="Calibri" w:cs="Times New Roman"/>
      <w:sz w:val="20"/>
      <w:szCs w:val="20"/>
    </w:rPr>
  </w:style>
  <w:style w:type="paragraph" w:styleId="a7">
    <w:name w:val="List Paragraph"/>
    <w:basedOn w:val="a"/>
    <w:uiPriority w:val="34"/>
    <w:qFormat/>
    <w:rsid w:val="00251F42"/>
    <w:pPr>
      <w:ind w:leftChars="200" w:left="480"/>
    </w:pPr>
    <w:rPr>
      <w:rFonts w:ascii="Calibri" w:eastAsia="新細明體" w:hAnsi="Calibri" w:cs="Times New Roman"/>
    </w:rPr>
  </w:style>
  <w:style w:type="paragraph" w:styleId="Web">
    <w:name w:val="Normal (Web)"/>
    <w:basedOn w:val="a"/>
    <w:uiPriority w:val="99"/>
    <w:unhideWhenUsed/>
    <w:rsid w:val="00251F42"/>
    <w:pPr>
      <w:widowControl/>
      <w:spacing w:before="100" w:beforeAutospacing="1" w:after="100" w:afterAutospacing="1"/>
    </w:pPr>
    <w:rPr>
      <w:rFonts w:ascii="新細明體" w:eastAsia="新細明體" w:hAnsi="新細明體" w:cs="新細明體"/>
      <w:kern w:val="0"/>
      <w:szCs w:val="24"/>
    </w:rPr>
  </w:style>
  <w:style w:type="paragraph" w:customStyle="1" w:styleId="EndNoteBibliography">
    <w:name w:val="EndNote Bibliography"/>
    <w:basedOn w:val="a"/>
    <w:link w:val="EndNoteBibliography0"/>
    <w:rsid w:val="00251F42"/>
    <w:rPr>
      <w:rFonts w:ascii="Calibri" w:eastAsia="新細明體" w:hAnsi="Calibri" w:cs="Times New Roman"/>
      <w:noProof/>
    </w:rPr>
  </w:style>
  <w:style w:type="character" w:customStyle="1" w:styleId="EndNoteBibliography0">
    <w:name w:val="EndNote Bibliography 字元"/>
    <w:link w:val="EndNoteBibliography"/>
    <w:rsid w:val="00251F42"/>
    <w:rPr>
      <w:rFonts w:ascii="Calibri" w:eastAsia="新細明體" w:hAnsi="Calibri" w:cs="Times New Roman"/>
      <w:noProof/>
    </w:rPr>
  </w:style>
  <w:style w:type="character" w:styleId="a8">
    <w:name w:val="Hyperlink"/>
    <w:uiPriority w:val="99"/>
    <w:unhideWhenUsed/>
    <w:rsid w:val="00251F42"/>
    <w:rPr>
      <w:color w:val="0563C1"/>
      <w:u w:val="single"/>
    </w:rPr>
  </w:style>
  <w:style w:type="paragraph" w:styleId="a9">
    <w:name w:val="TOC Heading"/>
    <w:basedOn w:val="1"/>
    <w:next w:val="a"/>
    <w:uiPriority w:val="39"/>
    <w:unhideWhenUsed/>
    <w:qFormat/>
    <w:rsid w:val="00251F42"/>
    <w:pPr>
      <w:keepLines/>
      <w:widowControl/>
      <w:numPr>
        <w:numId w:val="0"/>
      </w:numPr>
      <w:spacing w:before="240" w:after="0" w:line="259" w:lineRule="auto"/>
      <w:outlineLvl w:val="9"/>
    </w:pPr>
    <w:rPr>
      <w:b w:val="0"/>
      <w:bCs w:val="0"/>
      <w:color w:val="2E74B5"/>
      <w:kern w:val="0"/>
      <w:sz w:val="32"/>
      <w:szCs w:val="32"/>
    </w:rPr>
  </w:style>
  <w:style w:type="paragraph" w:styleId="21">
    <w:name w:val="toc 2"/>
    <w:basedOn w:val="a"/>
    <w:next w:val="a"/>
    <w:autoRedefine/>
    <w:uiPriority w:val="39"/>
    <w:unhideWhenUsed/>
    <w:rsid w:val="001C4C8D"/>
    <w:pPr>
      <w:tabs>
        <w:tab w:val="right" w:leader="dot" w:pos="8296"/>
      </w:tabs>
      <w:spacing w:line="360" w:lineRule="auto"/>
      <w:ind w:leftChars="200" w:left="480"/>
      <w:jc w:val="both"/>
    </w:pPr>
    <w:rPr>
      <w:rFonts w:ascii="Calibri" w:eastAsia="新細明體" w:hAnsi="Calibri" w:cs="Times New Roman"/>
    </w:rPr>
  </w:style>
  <w:style w:type="paragraph" w:styleId="11">
    <w:name w:val="toc 1"/>
    <w:basedOn w:val="a"/>
    <w:next w:val="a"/>
    <w:autoRedefine/>
    <w:uiPriority w:val="39"/>
    <w:unhideWhenUsed/>
    <w:rsid w:val="00251F42"/>
    <w:rPr>
      <w:rFonts w:ascii="Calibri" w:eastAsia="新細明體" w:hAnsi="Calibri" w:cs="Times New Roman"/>
    </w:rPr>
  </w:style>
  <w:style w:type="paragraph" w:styleId="aa">
    <w:name w:val="table of figures"/>
    <w:basedOn w:val="a"/>
    <w:next w:val="a"/>
    <w:uiPriority w:val="99"/>
    <w:unhideWhenUsed/>
    <w:rsid w:val="00251F42"/>
    <w:pPr>
      <w:ind w:leftChars="400" w:left="400" w:hangingChars="200" w:hanging="200"/>
    </w:pPr>
    <w:rPr>
      <w:rFonts w:ascii="Calibri" w:eastAsia="新細明體" w:hAnsi="Calibri" w:cs="Times New Roman"/>
    </w:rPr>
  </w:style>
  <w:style w:type="paragraph" w:styleId="ab">
    <w:name w:val="Balloon Text"/>
    <w:basedOn w:val="a"/>
    <w:link w:val="ac"/>
    <w:uiPriority w:val="99"/>
    <w:semiHidden/>
    <w:unhideWhenUsed/>
    <w:rsid w:val="00251F42"/>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251F42"/>
    <w:rPr>
      <w:rFonts w:asciiTheme="majorHAnsi" w:eastAsiaTheme="majorEastAsia" w:hAnsiTheme="majorHAnsi" w:cstheme="majorBidi"/>
      <w:sz w:val="18"/>
      <w:szCs w:val="18"/>
    </w:rPr>
  </w:style>
  <w:style w:type="paragraph" w:customStyle="1" w:styleId="EndNoteBibliographyTitle">
    <w:name w:val="EndNote Bibliography Title"/>
    <w:basedOn w:val="a"/>
    <w:link w:val="EndNoteBibliographyTitle0"/>
    <w:rsid w:val="00521653"/>
    <w:pPr>
      <w:jc w:val="center"/>
    </w:pPr>
    <w:rPr>
      <w:rFonts w:ascii="Calibri" w:hAnsi="Calibri"/>
      <w:noProof/>
    </w:rPr>
  </w:style>
  <w:style w:type="character" w:customStyle="1" w:styleId="EndNoteBibliographyTitle0">
    <w:name w:val="EndNote Bibliography Title 字元"/>
    <w:basedOn w:val="a0"/>
    <w:link w:val="EndNoteBibliographyTitle"/>
    <w:rsid w:val="00521653"/>
    <w:rPr>
      <w:rFonts w:ascii="Calibri" w:hAnsi="Calibri"/>
      <w:noProof/>
    </w:rPr>
  </w:style>
  <w:style w:type="table" w:styleId="ad">
    <w:name w:val="Table Grid"/>
    <w:basedOn w:val="a1"/>
    <w:uiPriority w:val="39"/>
    <w:rsid w:val="00F11A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af"/>
    <w:uiPriority w:val="99"/>
    <w:unhideWhenUsed/>
    <w:rsid w:val="0014776C"/>
    <w:pPr>
      <w:tabs>
        <w:tab w:val="center" w:pos="4153"/>
        <w:tab w:val="right" w:pos="8306"/>
      </w:tabs>
      <w:snapToGrid w:val="0"/>
    </w:pPr>
    <w:rPr>
      <w:sz w:val="20"/>
      <w:szCs w:val="20"/>
    </w:rPr>
  </w:style>
  <w:style w:type="character" w:customStyle="1" w:styleId="af">
    <w:name w:val="頁首 字元"/>
    <w:basedOn w:val="a0"/>
    <w:link w:val="ae"/>
    <w:uiPriority w:val="99"/>
    <w:rsid w:val="0014776C"/>
    <w:rPr>
      <w:sz w:val="20"/>
      <w:szCs w:val="20"/>
    </w:rPr>
  </w:style>
  <w:style w:type="paragraph" w:styleId="af0">
    <w:name w:val="footer"/>
    <w:basedOn w:val="a"/>
    <w:link w:val="af1"/>
    <w:uiPriority w:val="99"/>
    <w:unhideWhenUsed/>
    <w:rsid w:val="0014776C"/>
    <w:pPr>
      <w:tabs>
        <w:tab w:val="center" w:pos="4153"/>
        <w:tab w:val="right" w:pos="8306"/>
      </w:tabs>
      <w:snapToGrid w:val="0"/>
    </w:pPr>
    <w:rPr>
      <w:sz w:val="20"/>
      <w:szCs w:val="20"/>
    </w:rPr>
  </w:style>
  <w:style w:type="character" w:customStyle="1" w:styleId="af1">
    <w:name w:val="頁尾 字元"/>
    <w:basedOn w:val="a0"/>
    <w:link w:val="af0"/>
    <w:uiPriority w:val="99"/>
    <w:rsid w:val="0014776C"/>
    <w:rPr>
      <w:sz w:val="20"/>
      <w:szCs w:val="20"/>
    </w:rPr>
  </w:style>
  <w:style w:type="paragraph" w:styleId="31">
    <w:name w:val="toc 3"/>
    <w:basedOn w:val="a"/>
    <w:next w:val="a"/>
    <w:autoRedefine/>
    <w:uiPriority w:val="39"/>
    <w:unhideWhenUsed/>
    <w:rsid w:val="004E3E84"/>
    <w:pPr>
      <w:ind w:leftChars="400" w:left="960"/>
    </w:pPr>
  </w:style>
  <w:style w:type="character" w:styleId="af2">
    <w:name w:val="Placeholder Text"/>
    <w:basedOn w:val="a0"/>
    <w:uiPriority w:val="99"/>
    <w:semiHidden/>
    <w:rsid w:val="00892CB3"/>
    <w:rPr>
      <w:color w:val="808080"/>
    </w:rPr>
  </w:style>
  <w:style w:type="paragraph" w:styleId="af3">
    <w:name w:val="annotation subject"/>
    <w:basedOn w:val="a4"/>
    <w:next w:val="a4"/>
    <w:link w:val="af4"/>
    <w:uiPriority w:val="99"/>
    <w:semiHidden/>
    <w:unhideWhenUsed/>
    <w:rsid w:val="00C02876"/>
    <w:rPr>
      <w:rFonts w:asciiTheme="minorHAnsi" w:eastAsiaTheme="minorEastAsia" w:hAnsiTheme="minorHAnsi" w:cstheme="minorBidi"/>
      <w:b/>
      <w:bCs/>
    </w:rPr>
  </w:style>
  <w:style w:type="character" w:customStyle="1" w:styleId="af4">
    <w:name w:val="註解主旨 字元"/>
    <w:basedOn w:val="a5"/>
    <w:link w:val="af3"/>
    <w:uiPriority w:val="99"/>
    <w:semiHidden/>
    <w:rsid w:val="00C02876"/>
    <w:rPr>
      <w:rFonts w:ascii="Calibri" w:eastAsia="新細明體" w:hAnsi="Calibri" w:cs="Times New Roman"/>
      <w:b/>
      <w:bCs/>
    </w:rPr>
  </w:style>
  <w:style w:type="paragraph" w:styleId="HTML">
    <w:name w:val="HTML Preformatted"/>
    <w:basedOn w:val="a"/>
    <w:link w:val="HTML0"/>
    <w:uiPriority w:val="99"/>
    <w:unhideWhenUsed/>
    <w:rsid w:val="00741D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741D5E"/>
    <w:rPr>
      <w:rFonts w:ascii="細明體" w:eastAsia="細明體" w:hAnsi="細明體" w:cs="細明體"/>
      <w:kern w:val="0"/>
      <w:szCs w:val="24"/>
    </w:rPr>
  </w:style>
  <w:style w:type="paragraph" w:styleId="af5">
    <w:name w:val="footnote text"/>
    <w:basedOn w:val="a"/>
    <w:link w:val="af6"/>
    <w:uiPriority w:val="99"/>
    <w:semiHidden/>
    <w:unhideWhenUsed/>
    <w:rsid w:val="00C13C92"/>
    <w:pPr>
      <w:snapToGrid w:val="0"/>
    </w:pPr>
    <w:rPr>
      <w:sz w:val="20"/>
      <w:szCs w:val="20"/>
    </w:rPr>
  </w:style>
  <w:style w:type="character" w:customStyle="1" w:styleId="af6">
    <w:name w:val="註腳文字 字元"/>
    <w:basedOn w:val="a0"/>
    <w:link w:val="af5"/>
    <w:uiPriority w:val="99"/>
    <w:semiHidden/>
    <w:rsid w:val="00C13C92"/>
    <w:rPr>
      <w:sz w:val="20"/>
      <w:szCs w:val="20"/>
    </w:rPr>
  </w:style>
  <w:style w:type="character" w:styleId="af7">
    <w:name w:val="footnote reference"/>
    <w:basedOn w:val="a0"/>
    <w:uiPriority w:val="99"/>
    <w:semiHidden/>
    <w:unhideWhenUsed/>
    <w:rsid w:val="00C13C92"/>
    <w:rPr>
      <w:vertAlign w:val="superscript"/>
    </w:rPr>
  </w:style>
  <w:style w:type="table" w:customStyle="1" w:styleId="GridTable5DarkAccent6">
    <w:name w:val="Grid Table 5 Dark Accent 6"/>
    <w:basedOn w:val="a1"/>
    <w:uiPriority w:val="50"/>
    <w:rsid w:val="000257A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4Accent6">
    <w:name w:val="Grid Table 4 Accent 6"/>
    <w:basedOn w:val="a1"/>
    <w:uiPriority w:val="49"/>
    <w:rsid w:val="006B5A17"/>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77714">
      <w:bodyDiv w:val="1"/>
      <w:marLeft w:val="0"/>
      <w:marRight w:val="0"/>
      <w:marTop w:val="0"/>
      <w:marBottom w:val="0"/>
      <w:divBdr>
        <w:top w:val="none" w:sz="0" w:space="0" w:color="auto"/>
        <w:left w:val="none" w:sz="0" w:space="0" w:color="auto"/>
        <w:bottom w:val="none" w:sz="0" w:space="0" w:color="auto"/>
        <w:right w:val="none" w:sz="0" w:space="0" w:color="auto"/>
      </w:divBdr>
    </w:div>
    <w:div w:id="100883329">
      <w:bodyDiv w:val="1"/>
      <w:marLeft w:val="0"/>
      <w:marRight w:val="0"/>
      <w:marTop w:val="0"/>
      <w:marBottom w:val="0"/>
      <w:divBdr>
        <w:top w:val="none" w:sz="0" w:space="0" w:color="auto"/>
        <w:left w:val="none" w:sz="0" w:space="0" w:color="auto"/>
        <w:bottom w:val="none" w:sz="0" w:space="0" w:color="auto"/>
        <w:right w:val="none" w:sz="0" w:space="0" w:color="auto"/>
      </w:divBdr>
    </w:div>
    <w:div w:id="338166875">
      <w:bodyDiv w:val="1"/>
      <w:marLeft w:val="0"/>
      <w:marRight w:val="0"/>
      <w:marTop w:val="0"/>
      <w:marBottom w:val="0"/>
      <w:divBdr>
        <w:top w:val="none" w:sz="0" w:space="0" w:color="auto"/>
        <w:left w:val="none" w:sz="0" w:space="0" w:color="auto"/>
        <w:bottom w:val="none" w:sz="0" w:space="0" w:color="auto"/>
        <w:right w:val="none" w:sz="0" w:space="0" w:color="auto"/>
      </w:divBdr>
      <w:divsChild>
        <w:div w:id="1906141782">
          <w:marLeft w:val="0"/>
          <w:marRight w:val="0"/>
          <w:marTop w:val="0"/>
          <w:marBottom w:val="0"/>
          <w:divBdr>
            <w:top w:val="single" w:sz="6" w:space="0" w:color="FFFFFF"/>
            <w:left w:val="single" w:sz="6" w:space="0" w:color="FFFFFF"/>
            <w:bottom w:val="single" w:sz="6" w:space="0" w:color="FFFFFF"/>
            <w:right w:val="single" w:sz="6" w:space="0" w:color="FFFFFF"/>
          </w:divBdr>
          <w:divsChild>
            <w:div w:id="1148520281">
              <w:marLeft w:val="0"/>
              <w:marRight w:val="0"/>
              <w:marTop w:val="0"/>
              <w:marBottom w:val="0"/>
              <w:divBdr>
                <w:top w:val="none" w:sz="0" w:space="0" w:color="auto"/>
                <w:left w:val="none" w:sz="0" w:space="0" w:color="auto"/>
                <w:bottom w:val="none" w:sz="0" w:space="0" w:color="auto"/>
                <w:right w:val="none" w:sz="0" w:space="0" w:color="auto"/>
              </w:divBdr>
            </w:div>
          </w:divsChild>
        </w:div>
        <w:div w:id="95828660">
          <w:marLeft w:val="0"/>
          <w:marRight w:val="0"/>
          <w:marTop w:val="0"/>
          <w:marBottom w:val="0"/>
          <w:divBdr>
            <w:top w:val="none" w:sz="0" w:space="0" w:color="auto"/>
            <w:left w:val="none" w:sz="0" w:space="0" w:color="auto"/>
            <w:bottom w:val="none" w:sz="0" w:space="0" w:color="auto"/>
            <w:right w:val="none" w:sz="0" w:space="0" w:color="auto"/>
          </w:divBdr>
        </w:div>
      </w:divsChild>
    </w:div>
    <w:div w:id="339115728">
      <w:bodyDiv w:val="1"/>
      <w:marLeft w:val="0"/>
      <w:marRight w:val="0"/>
      <w:marTop w:val="0"/>
      <w:marBottom w:val="0"/>
      <w:divBdr>
        <w:top w:val="none" w:sz="0" w:space="0" w:color="auto"/>
        <w:left w:val="none" w:sz="0" w:space="0" w:color="auto"/>
        <w:bottom w:val="none" w:sz="0" w:space="0" w:color="auto"/>
        <w:right w:val="none" w:sz="0" w:space="0" w:color="auto"/>
      </w:divBdr>
    </w:div>
    <w:div w:id="452987592">
      <w:bodyDiv w:val="1"/>
      <w:marLeft w:val="0"/>
      <w:marRight w:val="0"/>
      <w:marTop w:val="0"/>
      <w:marBottom w:val="0"/>
      <w:divBdr>
        <w:top w:val="none" w:sz="0" w:space="0" w:color="auto"/>
        <w:left w:val="none" w:sz="0" w:space="0" w:color="auto"/>
        <w:bottom w:val="none" w:sz="0" w:space="0" w:color="auto"/>
        <w:right w:val="none" w:sz="0" w:space="0" w:color="auto"/>
      </w:divBdr>
    </w:div>
    <w:div w:id="538781612">
      <w:bodyDiv w:val="1"/>
      <w:marLeft w:val="0"/>
      <w:marRight w:val="0"/>
      <w:marTop w:val="0"/>
      <w:marBottom w:val="0"/>
      <w:divBdr>
        <w:top w:val="none" w:sz="0" w:space="0" w:color="auto"/>
        <w:left w:val="none" w:sz="0" w:space="0" w:color="auto"/>
        <w:bottom w:val="none" w:sz="0" w:space="0" w:color="auto"/>
        <w:right w:val="none" w:sz="0" w:space="0" w:color="auto"/>
      </w:divBdr>
    </w:div>
    <w:div w:id="610284412">
      <w:bodyDiv w:val="1"/>
      <w:marLeft w:val="0"/>
      <w:marRight w:val="0"/>
      <w:marTop w:val="0"/>
      <w:marBottom w:val="0"/>
      <w:divBdr>
        <w:top w:val="none" w:sz="0" w:space="0" w:color="auto"/>
        <w:left w:val="none" w:sz="0" w:space="0" w:color="auto"/>
        <w:bottom w:val="none" w:sz="0" w:space="0" w:color="auto"/>
        <w:right w:val="none" w:sz="0" w:space="0" w:color="auto"/>
      </w:divBdr>
      <w:divsChild>
        <w:div w:id="836991880">
          <w:marLeft w:val="446"/>
          <w:marRight w:val="0"/>
          <w:marTop w:val="0"/>
          <w:marBottom w:val="0"/>
          <w:divBdr>
            <w:top w:val="none" w:sz="0" w:space="0" w:color="auto"/>
            <w:left w:val="none" w:sz="0" w:space="0" w:color="auto"/>
            <w:bottom w:val="none" w:sz="0" w:space="0" w:color="auto"/>
            <w:right w:val="none" w:sz="0" w:space="0" w:color="auto"/>
          </w:divBdr>
        </w:div>
        <w:div w:id="1119496466">
          <w:marLeft w:val="446"/>
          <w:marRight w:val="0"/>
          <w:marTop w:val="0"/>
          <w:marBottom w:val="0"/>
          <w:divBdr>
            <w:top w:val="none" w:sz="0" w:space="0" w:color="auto"/>
            <w:left w:val="none" w:sz="0" w:space="0" w:color="auto"/>
            <w:bottom w:val="none" w:sz="0" w:space="0" w:color="auto"/>
            <w:right w:val="none" w:sz="0" w:space="0" w:color="auto"/>
          </w:divBdr>
        </w:div>
        <w:div w:id="904295792">
          <w:marLeft w:val="446"/>
          <w:marRight w:val="0"/>
          <w:marTop w:val="0"/>
          <w:marBottom w:val="0"/>
          <w:divBdr>
            <w:top w:val="none" w:sz="0" w:space="0" w:color="auto"/>
            <w:left w:val="none" w:sz="0" w:space="0" w:color="auto"/>
            <w:bottom w:val="none" w:sz="0" w:space="0" w:color="auto"/>
            <w:right w:val="none" w:sz="0" w:space="0" w:color="auto"/>
          </w:divBdr>
        </w:div>
        <w:div w:id="1539513155">
          <w:marLeft w:val="446"/>
          <w:marRight w:val="0"/>
          <w:marTop w:val="0"/>
          <w:marBottom w:val="0"/>
          <w:divBdr>
            <w:top w:val="none" w:sz="0" w:space="0" w:color="auto"/>
            <w:left w:val="none" w:sz="0" w:space="0" w:color="auto"/>
            <w:bottom w:val="none" w:sz="0" w:space="0" w:color="auto"/>
            <w:right w:val="none" w:sz="0" w:space="0" w:color="auto"/>
          </w:divBdr>
        </w:div>
        <w:div w:id="1560359622">
          <w:marLeft w:val="446"/>
          <w:marRight w:val="0"/>
          <w:marTop w:val="0"/>
          <w:marBottom w:val="0"/>
          <w:divBdr>
            <w:top w:val="none" w:sz="0" w:space="0" w:color="auto"/>
            <w:left w:val="none" w:sz="0" w:space="0" w:color="auto"/>
            <w:bottom w:val="none" w:sz="0" w:space="0" w:color="auto"/>
            <w:right w:val="none" w:sz="0" w:space="0" w:color="auto"/>
          </w:divBdr>
        </w:div>
        <w:div w:id="206840000">
          <w:marLeft w:val="446"/>
          <w:marRight w:val="0"/>
          <w:marTop w:val="0"/>
          <w:marBottom w:val="0"/>
          <w:divBdr>
            <w:top w:val="none" w:sz="0" w:space="0" w:color="auto"/>
            <w:left w:val="none" w:sz="0" w:space="0" w:color="auto"/>
            <w:bottom w:val="none" w:sz="0" w:space="0" w:color="auto"/>
            <w:right w:val="none" w:sz="0" w:space="0" w:color="auto"/>
          </w:divBdr>
        </w:div>
      </w:divsChild>
    </w:div>
    <w:div w:id="851339056">
      <w:bodyDiv w:val="1"/>
      <w:marLeft w:val="0"/>
      <w:marRight w:val="0"/>
      <w:marTop w:val="0"/>
      <w:marBottom w:val="0"/>
      <w:divBdr>
        <w:top w:val="none" w:sz="0" w:space="0" w:color="auto"/>
        <w:left w:val="none" w:sz="0" w:space="0" w:color="auto"/>
        <w:bottom w:val="none" w:sz="0" w:space="0" w:color="auto"/>
        <w:right w:val="none" w:sz="0" w:space="0" w:color="auto"/>
      </w:divBdr>
      <w:divsChild>
        <w:div w:id="1178540812">
          <w:marLeft w:val="0"/>
          <w:marRight w:val="0"/>
          <w:marTop w:val="0"/>
          <w:marBottom w:val="0"/>
          <w:divBdr>
            <w:top w:val="none" w:sz="0" w:space="0" w:color="auto"/>
            <w:left w:val="none" w:sz="0" w:space="0" w:color="auto"/>
            <w:bottom w:val="none" w:sz="0" w:space="0" w:color="auto"/>
            <w:right w:val="none" w:sz="0" w:space="0" w:color="auto"/>
          </w:divBdr>
        </w:div>
        <w:div w:id="972173917">
          <w:marLeft w:val="0"/>
          <w:marRight w:val="0"/>
          <w:marTop w:val="0"/>
          <w:marBottom w:val="0"/>
          <w:divBdr>
            <w:top w:val="none" w:sz="0" w:space="0" w:color="auto"/>
            <w:left w:val="none" w:sz="0" w:space="0" w:color="auto"/>
            <w:bottom w:val="none" w:sz="0" w:space="0" w:color="auto"/>
            <w:right w:val="none" w:sz="0" w:space="0" w:color="auto"/>
          </w:divBdr>
        </w:div>
        <w:div w:id="1027606513">
          <w:marLeft w:val="0"/>
          <w:marRight w:val="0"/>
          <w:marTop w:val="0"/>
          <w:marBottom w:val="0"/>
          <w:divBdr>
            <w:top w:val="none" w:sz="0" w:space="0" w:color="auto"/>
            <w:left w:val="none" w:sz="0" w:space="0" w:color="auto"/>
            <w:bottom w:val="none" w:sz="0" w:space="0" w:color="auto"/>
            <w:right w:val="none" w:sz="0" w:space="0" w:color="auto"/>
          </w:divBdr>
        </w:div>
      </w:divsChild>
    </w:div>
    <w:div w:id="851456969">
      <w:bodyDiv w:val="1"/>
      <w:marLeft w:val="0"/>
      <w:marRight w:val="0"/>
      <w:marTop w:val="0"/>
      <w:marBottom w:val="0"/>
      <w:divBdr>
        <w:top w:val="none" w:sz="0" w:space="0" w:color="auto"/>
        <w:left w:val="none" w:sz="0" w:space="0" w:color="auto"/>
        <w:bottom w:val="none" w:sz="0" w:space="0" w:color="auto"/>
        <w:right w:val="none" w:sz="0" w:space="0" w:color="auto"/>
      </w:divBdr>
    </w:div>
    <w:div w:id="1261336202">
      <w:bodyDiv w:val="1"/>
      <w:marLeft w:val="0"/>
      <w:marRight w:val="0"/>
      <w:marTop w:val="0"/>
      <w:marBottom w:val="0"/>
      <w:divBdr>
        <w:top w:val="none" w:sz="0" w:space="0" w:color="auto"/>
        <w:left w:val="none" w:sz="0" w:space="0" w:color="auto"/>
        <w:bottom w:val="none" w:sz="0" w:space="0" w:color="auto"/>
        <w:right w:val="none" w:sz="0" w:space="0" w:color="auto"/>
      </w:divBdr>
      <w:divsChild>
        <w:div w:id="13189427">
          <w:marLeft w:val="547"/>
          <w:marRight w:val="0"/>
          <w:marTop w:val="0"/>
          <w:marBottom w:val="0"/>
          <w:divBdr>
            <w:top w:val="none" w:sz="0" w:space="0" w:color="auto"/>
            <w:left w:val="none" w:sz="0" w:space="0" w:color="auto"/>
            <w:bottom w:val="none" w:sz="0" w:space="0" w:color="auto"/>
            <w:right w:val="none" w:sz="0" w:space="0" w:color="auto"/>
          </w:divBdr>
        </w:div>
      </w:divsChild>
    </w:div>
    <w:div w:id="1301106042">
      <w:bodyDiv w:val="1"/>
      <w:marLeft w:val="0"/>
      <w:marRight w:val="0"/>
      <w:marTop w:val="0"/>
      <w:marBottom w:val="0"/>
      <w:divBdr>
        <w:top w:val="none" w:sz="0" w:space="0" w:color="auto"/>
        <w:left w:val="none" w:sz="0" w:space="0" w:color="auto"/>
        <w:bottom w:val="none" w:sz="0" w:space="0" w:color="auto"/>
        <w:right w:val="none" w:sz="0" w:space="0" w:color="auto"/>
      </w:divBdr>
    </w:div>
    <w:div w:id="1321613416">
      <w:bodyDiv w:val="1"/>
      <w:marLeft w:val="0"/>
      <w:marRight w:val="0"/>
      <w:marTop w:val="0"/>
      <w:marBottom w:val="0"/>
      <w:divBdr>
        <w:top w:val="none" w:sz="0" w:space="0" w:color="auto"/>
        <w:left w:val="none" w:sz="0" w:space="0" w:color="auto"/>
        <w:bottom w:val="none" w:sz="0" w:space="0" w:color="auto"/>
        <w:right w:val="none" w:sz="0" w:space="0" w:color="auto"/>
      </w:divBdr>
    </w:div>
    <w:div w:id="1355376986">
      <w:bodyDiv w:val="1"/>
      <w:marLeft w:val="0"/>
      <w:marRight w:val="0"/>
      <w:marTop w:val="0"/>
      <w:marBottom w:val="0"/>
      <w:divBdr>
        <w:top w:val="none" w:sz="0" w:space="0" w:color="auto"/>
        <w:left w:val="none" w:sz="0" w:space="0" w:color="auto"/>
        <w:bottom w:val="none" w:sz="0" w:space="0" w:color="auto"/>
        <w:right w:val="none" w:sz="0" w:space="0" w:color="auto"/>
      </w:divBdr>
    </w:div>
    <w:div w:id="1474173866">
      <w:bodyDiv w:val="1"/>
      <w:marLeft w:val="0"/>
      <w:marRight w:val="0"/>
      <w:marTop w:val="0"/>
      <w:marBottom w:val="0"/>
      <w:divBdr>
        <w:top w:val="none" w:sz="0" w:space="0" w:color="auto"/>
        <w:left w:val="none" w:sz="0" w:space="0" w:color="auto"/>
        <w:bottom w:val="none" w:sz="0" w:space="0" w:color="auto"/>
        <w:right w:val="none" w:sz="0" w:space="0" w:color="auto"/>
      </w:divBdr>
    </w:div>
    <w:div w:id="1646547666">
      <w:bodyDiv w:val="1"/>
      <w:marLeft w:val="0"/>
      <w:marRight w:val="0"/>
      <w:marTop w:val="0"/>
      <w:marBottom w:val="0"/>
      <w:divBdr>
        <w:top w:val="none" w:sz="0" w:space="0" w:color="auto"/>
        <w:left w:val="none" w:sz="0" w:space="0" w:color="auto"/>
        <w:bottom w:val="none" w:sz="0" w:space="0" w:color="auto"/>
        <w:right w:val="none" w:sz="0" w:space="0" w:color="auto"/>
      </w:divBdr>
    </w:div>
    <w:div w:id="1838767708">
      <w:bodyDiv w:val="1"/>
      <w:marLeft w:val="0"/>
      <w:marRight w:val="0"/>
      <w:marTop w:val="0"/>
      <w:marBottom w:val="0"/>
      <w:divBdr>
        <w:top w:val="none" w:sz="0" w:space="0" w:color="auto"/>
        <w:left w:val="none" w:sz="0" w:space="0" w:color="auto"/>
        <w:bottom w:val="none" w:sz="0" w:space="0" w:color="auto"/>
        <w:right w:val="none" w:sz="0" w:space="0" w:color="auto"/>
      </w:divBdr>
    </w:div>
    <w:div w:id="1967350191">
      <w:bodyDiv w:val="1"/>
      <w:marLeft w:val="0"/>
      <w:marRight w:val="0"/>
      <w:marTop w:val="0"/>
      <w:marBottom w:val="0"/>
      <w:divBdr>
        <w:top w:val="none" w:sz="0" w:space="0" w:color="auto"/>
        <w:left w:val="none" w:sz="0" w:space="0" w:color="auto"/>
        <w:bottom w:val="none" w:sz="0" w:space="0" w:color="auto"/>
        <w:right w:val="none" w:sz="0" w:space="0" w:color="auto"/>
      </w:divBdr>
    </w:div>
    <w:div w:id="2060664631">
      <w:bodyDiv w:val="1"/>
      <w:marLeft w:val="0"/>
      <w:marRight w:val="0"/>
      <w:marTop w:val="0"/>
      <w:marBottom w:val="0"/>
      <w:divBdr>
        <w:top w:val="none" w:sz="0" w:space="0" w:color="auto"/>
        <w:left w:val="none" w:sz="0" w:space="0" w:color="auto"/>
        <w:bottom w:val="none" w:sz="0" w:space="0" w:color="auto"/>
        <w:right w:val="none" w:sz="0" w:space="0" w:color="auto"/>
      </w:divBdr>
      <w:divsChild>
        <w:div w:id="1809088227">
          <w:marLeft w:val="432"/>
          <w:marRight w:val="0"/>
          <w:marTop w:val="360"/>
          <w:marBottom w:val="0"/>
          <w:divBdr>
            <w:top w:val="none" w:sz="0" w:space="0" w:color="auto"/>
            <w:left w:val="none" w:sz="0" w:space="0" w:color="auto"/>
            <w:bottom w:val="none" w:sz="0" w:space="0" w:color="auto"/>
            <w:right w:val="none" w:sz="0" w:space="0" w:color="auto"/>
          </w:divBdr>
        </w:div>
      </w:divsChild>
    </w:div>
    <w:div w:id="2101293462">
      <w:bodyDiv w:val="1"/>
      <w:marLeft w:val="0"/>
      <w:marRight w:val="0"/>
      <w:marTop w:val="0"/>
      <w:marBottom w:val="0"/>
      <w:divBdr>
        <w:top w:val="none" w:sz="0" w:space="0" w:color="auto"/>
        <w:left w:val="none" w:sz="0" w:space="0" w:color="auto"/>
        <w:bottom w:val="none" w:sz="0" w:space="0" w:color="auto"/>
        <w:right w:val="none" w:sz="0" w:space="0" w:color="auto"/>
      </w:divBdr>
    </w:div>
    <w:div w:id="2115201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jp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dx.doi.org/10.1016/j.inffus.2013.05.011" TargetMode="External"/><Relationship Id="rId50" Type="http://schemas.openxmlformats.org/officeDocument/2006/relationships/hyperlink" Target="http://dx.doi.org/10.1016/j.eij.2015.06.005" TargetMode="External"/><Relationship Id="rId55" Type="http://schemas.openxmlformats.org/officeDocument/2006/relationships/hyperlink" Target="http://dx.doi.org/10.1016/j.dss.2015.04.004"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1.jpeg"/><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hyperlink" Target="http://dx.doi.org/10.1016/j.amc.2007.12.058" TargetMode="External"/><Relationship Id="rId62" Type="http://schemas.openxmlformats.org/officeDocument/2006/relationships/hyperlink" Target="http://dx.doi.org/10.1016/j.procs.2012.04.14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dx.doi.org/10.1016/j.jss.2004.08.031" TargetMode="External"/><Relationship Id="rId58" Type="http://schemas.openxmlformats.org/officeDocument/2006/relationships/hyperlink" Target="http://dx.doi.org/10.1016/j.knosys.2015.06.015" TargetMode="Externa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dx.doi.org/10.1016/j.knosys.2011.07.007" TargetMode="External"/><Relationship Id="rId57" Type="http://schemas.openxmlformats.org/officeDocument/2006/relationships/hyperlink" Target="http://dx.doi.org/10.1016/j.ins.2014.02.063" TargetMode="External"/><Relationship Id="rId61" Type="http://schemas.openxmlformats.org/officeDocument/2006/relationships/hyperlink" Target="http://dx.doi.org/10.1016/j.ins.2015.03.062" TargetMode="Externa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dx.doi.org/10.1016/j.dss.2007.05.004" TargetMode="External"/><Relationship Id="rId60" Type="http://schemas.openxmlformats.org/officeDocument/2006/relationships/hyperlink" Target="http://www.wikihow.com/Determine-Your-Skin-Type"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www.fashionguide.com.tw/" TargetMode="External"/><Relationship Id="rId56" Type="http://schemas.openxmlformats.org/officeDocument/2006/relationships/hyperlink" Target="http://dx.doi.org/10.1016/j.ins.2015.08.051"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dx.doi.org/10.1016/j.procs.2015.08.222"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6.jpe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dx.doi.org/10.1016/j.ins.2010.07.024" TargetMode="External"/><Relationship Id="rId59" Type="http://schemas.openxmlformats.org/officeDocument/2006/relationships/hyperlink" Target="http://www.urcosme.com/"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1D79C-DA52-4E5B-A9CB-F72D7F25D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63</Pages>
  <Words>17583</Words>
  <Characters>100229</Characters>
  <Application>Microsoft Office Word</Application>
  <DocSecurity>0</DocSecurity>
  <Lines>835</Lines>
  <Paragraphs>235</Paragraphs>
  <ScaleCrop>false</ScaleCrop>
  <Company/>
  <LinksUpToDate>false</LinksUpToDate>
  <CharactersWithSpaces>117577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sunshine</dc:creator>
  <cp:lastModifiedBy>hcwang</cp:lastModifiedBy>
  <cp:revision>2</cp:revision>
  <cp:lastPrinted>2015-12-03T09:39:00Z</cp:lastPrinted>
  <dcterms:created xsi:type="dcterms:W3CDTF">2016-04-23T07:46:00Z</dcterms:created>
  <dcterms:modified xsi:type="dcterms:W3CDTF">2016-04-23T07:46:00Z</dcterms:modified>
</cp:coreProperties>
</file>